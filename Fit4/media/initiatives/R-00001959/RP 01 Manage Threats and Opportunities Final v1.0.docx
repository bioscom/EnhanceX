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56C565" w14:textId="77777777" w:rsidR="00A726F1" w:rsidRDefault="00816E9D">
      <w:pPr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  <w:lang w:val="en-GB" w:eastAsia="en-GB"/>
        </w:rPr>
        <w:drawing>
          <wp:anchor distT="0" distB="0" distL="114300" distR="114300" simplePos="0" relativeHeight="503285072" behindDoc="1" locked="0" layoutInCell="1" allowOverlap="1" wp14:anchorId="21393DE9" wp14:editId="2C08D655">
            <wp:simplePos x="0" y="0"/>
            <wp:positionH relativeFrom="page">
              <wp:posOffset>328930</wp:posOffset>
            </wp:positionH>
            <wp:positionV relativeFrom="page">
              <wp:posOffset>0</wp:posOffset>
            </wp:positionV>
            <wp:extent cx="6892925" cy="10057130"/>
            <wp:effectExtent l="0" t="0" r="0" b="0"/>
            <wp:wrapNone/>
            <wp:docPr id="659" name="Picture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2925" cy="10057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F92B4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E0BC327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44A9F1D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3DC6DD3F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1229F31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841E474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12E62530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222D5D69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416536BF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2F220AA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DC0D72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FCB9A2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636A795B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6BE7B7E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49445AC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741BA77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9B3F0D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51CE84B4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AC5C2F5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FD51B7B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8BF580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D563C10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04B28B9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E66253D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7FAF5B84" w14:textId="77777777" w:rsidR="00A726F1" w:rsidRDefault="00A726F1">
      <w:pPr>
        <w:rPr>
          <w:rFonts w:ascii="Times New Roman" w:eastAsia="Times New Roman" w:hAnsi="Times New Roman" w:cs="Times New Roman"/>
          <w:sz w:val="20"/>
          <w:szCs w:val="20"/>
        </w:rPr>
      </w:pPr>
    </w:p>
    <w:p w14:paraId="0556C64D" w14:textId="77777777" w:rsidR="00A726F1" w:rsidRDefault="00A726F1">
      <w:pPr>
        <w:spacing w:before="4"/>
        <w:rPr>
          <w:rFonts w:ascii="Times New Roman" w:eastAsia="Times New Roman" w:hAnsi="Times New Roman" w:cs="Times New Roman"/>
          <w:sz w:val="26"/>
          <w:szCs w:val="26"/>
        </w:rPr>
      </w:pPr>
    </w:p>
    <w:p w14:paraId="6D022873" w14:textId="77777777" w:rsidR="00A726F1" w:rsidRDefault="0007046C">
      <w:pPr>
        <w:spacing w:line="664" w:lineRule="exact"/>
        <w:ind w:left="1755"/>
        <w:rPr>
          <w:rFonts w:ascii="Lucida Sans Unicode" w:eastAsia="Lucida Sans Unicode" w:hAnsi="Lucida Sans Unicode" w:cs="Lucida Sans Unicode"/>
          <w:sz w:val="49"/>
          <w:szCs w:val="49"/>
        </w:rPr>
      </w:pPr>
      <w:r>
        <w:rPr>
          <w:rFonts w:ascii="Lucida Sans Unicode"/>
          <w:color w:val="585859"/>
          <w:spacing w:val="-1"/>
          <w:sz w:val="49"/>
        </w:rPr>
        <w:t>MTO</w:t>
      </w:r>
      <w:r>
        <w:rPr>
          <w:rFonts w:ascii="Lucida Sans Unicode"/>
          <w:color w:val="585859"/>
          <w:spacing w:val="-15"/>
          <w:sz w:val="49"/>
        </w:rPr>
        <w:t xml:space="preserve"> </w:t>
      </w:r>
      <w:r>
        <w:rPr>
          <w:rFonts w:ascii="Lucida Sans Unicode"/>
          <w:color w:val="585859"/>
          <w:sz w:val="49"/>
        </w:rPr>
        <w:t>-</w:t>
      </w:r>
      <w:r>
        <w:rPr>
          <w:rFonts w:ascii="Lucida Sans Unicode"/>
          <w:color w:val="585859"/>
          <w:spacing w:val="-16"/>
          <w:sz w:val="49"/>
        </w:rPr>
        <w:t xml:space="preserve"> </w:t>
      </w:r>
      <w:r>
        <w:rPr>
          <w:rFonts w:ascii="Lucida Sans Unicode"/>
          <w:color w:val="585859"/>
          <w:spacing w:val="-1"/>
          <w:sz w:val="49"/>
        </w:rPr>
        <w:t>Manage</w:t>
      </w:r>
      <w:r>
        <w:rPr>
          <w:rFonts w:ascii="Lucida Sans Unicode"/>
          <w:color w:val="585859"/>
          <w:spacing w:val="-15"/>
          <w:sz w:val="49"/>
        </w:rPr>
        <w:t xml:space="preserve"> </w:t>
      </w:r>
      <w:r>
        <w:rPr>
          <w:rFonts w:ascii="Lucida Sans Unicode"/>
          <w:color w:val="585859"/>
          <w:spacing w:val="-1"/>
          <w:sz w:val="49"/>
        </w:rPr>
        <w:t>Threats</w:t>
      </w:r>
      <w:r>
        <w:rPr>
          <w:rFonts w:ascii="Lucida Sans Unicode"/>
          <w:color w:val="585859"/>
          <w:spacing w:val="-14"/>
          <w:sz w:val="49"/>
        </w:rPr>
        <w:t xml:space="preserve"> </w:t>
      </w:r>
      <w:r>
        <w:rPr>
          <w:rFonts w:ascii="Lucida Sans Unicode"/>
          <w:color w:val="585859"/>
          <w:spacing w:val="-1"/>
          <w:sz w:val="49"/>
        </w:rPr>
        <w:t>and</w:t>
      </w:r>
    </w:p>
    <w:p w14:paraId="06D6B1A0" w14:textId="77777777" w:rsidR="00A726F1" w:rsidRDefault="0007046C">
      <w:pPr>
        <w:spacing w:line="698" w:lineRule="exact"/>
        <w:ind w:left="1755"/>
        <w:rPr>
          <w:rFonts w:ascii="Lucida Sans Unicode" w:eastAsia="Lucida Sans Unicode" w:hAnsi="Lucida Sans Unicode" w:cs="Lucida Sans Unicode"/>
          <w:sz w:val="49"/>
          <w:szCs w:val="49"/>
        </w:rPr>
      </w:pPr>
      <w:r>
        <w:rPr>
          <w:rFonts w:ascii="Lucida Sans Unicode"/>
          <w:color w:val="585859"/>
          <w:spacing w:val="-1"/>
          <w:sz w:val="49"/>
        </w:rPr>
        <w:t>Opportunities</w:t>
      </w:r>
    </w:p>
    <w:p w14:paraId="756905B0" w14:textId="77777777" w:rsidR="00A726F1" w:rsidRDefault="0007046C">
      <w:pPr>
        <w:spacing w:line="468" w:lineRule="exact"/>
        <w:ind w:left="1755"/>
        <w:rPr>
          <w:rFonts w:ascii="Futura Light" w:eastAsia="Futura Light" w:hAnsi="Futura Light" w:cs="Futura Light"/>
          <w:sz w:val="41"/>
          <w:szCs w:val="41"/>
        </w:rPr>
      </w:pPr>
      <w:r>
        <w:rPr>
          <w:rFonts w:ascii="Futura Light"/>
          <w:color w:val="585859"/>
          <w:sz w:val="41"/>
        </w:rPr>
        <w:t>Recommended</w:t>
      </w:r>
      <w:r>
        <w:rPr>
          <w:rFonts w:ascii="Futura Light"/>
          <w:color w:val="585859"/>
          <w:spacing w:val="-1"/>
          <w:sz w:val="41"/>
        </w:rPr>
        <w:t xml:space="preserve"> Practice</w:t>
      </w:r>
    </w:p>
    <w:p w14:paraId="590C247A" w14:textId="77777777" w:rsidR="00A726F1" w:rsidRDefault="00A726F1">
      <w:pPr>
        <w:rPr>
          <w:rFonts w:ascii="Futura Light" w:eastAsia="Futura Light" w:hAnsi="Futura Light" w:cs="Futura Light"/>
          <w:sz w:val="45"/>
          <w:szCs w:val="45"/>
        </w:rPr>
      </w:pPr>
    </w:p>
    <w:p w14:paraId="41E039C2" w14:textId="77777777" w:rsidR="00A726F1" w:rsidRDefault="0007046C">
      <w:pPr>
        <w:pStyle w:val="BodyText"/>
        <w:spacing w:line="296" w:lineRule="auto"/>
        <w:ind w:left="1755" w:right="5102" w:firstLine="0"/>
      </w:pPr>
      <w:r>
        <w:rPr>
          <w:color w:val="585858"/>
          <w:spacing w:val="-1"/>
        </w:rPr>
        <w:t>Non-Mandatory</w:t>
      </w:r>
      <w:r>
        <w:rPr>
          <w:rFonts w:ascii="Times New Roman"/>
          <w:color w:val="585858"/>
          <w:spacing w:val="22"/>
          <w:w w:val="103"/>
        </w:rPr>
        <w:t xml:space="preserve"> </w:t>
      </w:r>
      <w:r>
        <w:rPr>
          <w:color w:val="585858"/>
          <w:spacing w:val="-1"/>
          <w:w w:val="105"/>
        </w:rPr>
        <w:t>Restricted</w:t>
      </w:r>
    </w:p>
    <w:p w14:paraId="52148E5C" w14:textId="77777777" w:rsidR="00A726F1" w:rsidRDefault="0007046C">
      <w:pPr>
        <w:pStyle w:val="BodyText"/>
        <w:spacing w:before="2" w:line="296" w:lineRule="auto"/>
        <w:ind w:left="1755" w:right="5102" w:hanging="1"/>
      </w:pPr>
      <w:r>
        <w:rPr>
          <w:color w:val="585858"/>
          <w:spacing w:val="-1"/>
          <w:w w:val="105"/>
        </w:rPr>
        <w:t>Version</w:t>
      </w:r>
      <w:r>
        <w:rPr>
          <w:color w:val="585858"/>
          <w:spacing w:val="-33"/>
          <w:w w:val="105"/>
        </w:rPr>
        <w:t xml:space="preserve"> </w:t>
      </w:r>
      <w:r>
        <w:rPr>
          <w:color w:val="585858"/>
          <w:w w:val="105"/>
        </w:rPr>
        <w:t>MTO_RP_01_v1</w:t>
      </w:r>
      <w:r>
        <w:rPr>
          <w:rFonts w:ascii="Times New Roman"/>
          <w:color w:val="585858"/>
          <w:spacing w:val="24"/>
          <w:w w:val="103"/>
        </w:rPr>
        <w:t xml:space="preserve"> </w:t>
      </w:r>
      <w:r>
        <w:rPr>
          <w:color w:val="585858"/>
          <w:w w:val="105"/>
        </w:rPr>
        <w:t>15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June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17</w:t>
      </w:r>
    </w:p>
    <w:p w14:paraId="79A632D0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77F85C21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0DF366E3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4DBEC08C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29ED8989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18C21BF9" w14:textId="77777777" w:rsidR="00A726F1" w:rsidRDefault="00A726F1">
      <w:pPr>
        <w:spacing w:before="7"/>
        <w:rPr>
          <w:rFonts w:ascii="Futura Medium" w:eastAsia="Futura Medium" w:hAnsi="Futura Medium" w:cs="Futura Medium"/>
          <w:sz w:val="23"/>
          <w:szCs w:val="23"/>
        </w:rPr>
      </w:pPr>
    </w:p>
    <w:p w14:paraId="69B7D2B5" w14:textId="77777777" w:rsidR="00A726F1" w:rsidRDefault="0007046C">
      <w:pPr>
        <w:pStyle w:val="Heading2"/>
        <w:ind w:left="1755" w:firstLine="0"/>
        <w:rPr>
          <w:rFonts w:ascii="Futura Light" w:eastAsia="Futura Light" w:hAnsi="Futura Light" w:cs="Futura Light"/>
        </w:rPr>
      </w:pPr>
      <w:r>
        <w:rPr>
          <w:rFonts w:ascii="Futura Light"/>
          <w:color w:val="DD1C20"/>
          <w:spacing w:val="-1"/>
        </w:rPr>
        <w:t>Copyright</w:t>
      </w:r>
      <w:r>
        <w:rPr>
          <w:rFonts w:ascii="Futura Light"/>
          <w:color w:val="DD1C20"/>
          <w:spacing w:val="17"/>
        </w:rPr>
        <w:t xml:space="preserve"> </w:t>
      </w:r>
      <w:r>
        <w:rPr>
          <w:rFonts w:ascii="Futura Light"/>
          <w:color w:val="DD1C20"/>
        </w:rPr>
        <w:t>2017</w:t>
      </w:r>
      <w:r>
        <w:rPr>
          <w:rFonts w:ascii="Futura Light"/>
          <w:color w:val="DD1C20"/>
          <w:spacing w:val="16"/>
        </w:rPr>
        <w:t xml:space="preserve"> </w:t>
      </w:r>
      <w:r>
        <w:rPr>
          <w:rFonts w:ascii="Futura Light"/>
          <w:color w:val="DD1C20"/>
          <w:spacing w:val="-1"/>
        </w:rPr>
        <w:t>SGSI</w:t>
      </w:r>
      <w:r>
        <w:rPr>
          <w:rFonts w:ascii="Futura Light"/>
          <w:color w:val="DD1C20"/>
          <w:spacing w:val="17"/>
        </w:rPr>
        <w:t xml:space="preserve"> </w:t>
      </w:r>
      <w:r>
        <w:rPr>
          <w:rFonts w:ascii="Futura Light"/>
          <w:color w:val="DD1C20"/>
          <w:spacing w:val="-1"/>
        </w:rPr>
        <w:t>B.V.</w:t>
      </w:r>
    </w:p>
    <w:p w14:paraId="4C1B4CE2" w14:textId="77777777" w:rsidR="00A726F1" w:rsidRDefault="00A726F1">
      <w:pPr>
        <w:spacing w:before="11"/>
        <w:rPr>
          <w:rFonts w:ascii="Futura Light" w:eastAsia="Futura Light" w:hAnsi="Futura Light" w:cs="Futura Light"/>
          <w:sz w:val="17"/>
          <w:szCs w:val="17"/>
        </w:rPr>
      </w:pPr>
    </w:p>
    <w:p w14:paraId="4E615FDB" w14:textId="77777777" w:rsidR="00A726F1" w:rsidRDefault="0007046C">
      <w:pPr>
        <w:spacing w:line="274" w:lineRule="auto"/>
        <w:ind w:left="1752" w:right="271"/>
        <w:rPr>
          <w:rFonts w:ascii="Futura Medium" w:eastAsia="Futura Medium" w:hAnsi="Futura Medium" w:cs="Futura Medium"/>
          <w:sz w:val="17"/>
          <w:szCs w:val="17"/>
        </w:rPr>
      </w:pPr>
      <w:r>
        <w:rPr>
          <w:rFonts w:ascii="Futura Medium"/>
          <w:color w:val="585858"/>
          <w:spacing w:val="-1"/>
          <w:sz w:val="17"/>
        </w:rPr>
        <w:t>The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copyright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pacing w:val="-2"/>
          <w:sz w:val="17"/>
        </w:rPr>
        <w:t>of</w:t>
      </w:r>
      <w:r>
        <w:rPr>
          <w:rFonts w:ascii="Futura Medium"/>
          <w:color w:val="585858"/>
          <w:spacing w:val="-4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this</w:t>
      </w:r>
      <w:r>
        <w:rPr>
          <w:rFonts w:ascii="Futura Medium"/>
          <w:color w:val="585858"/>
          <w:spacing w:val="-4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document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z w:val="17"/>
        </w:rPr>
        <w:t>is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z w:val="17"/>
        </w:rPr>
        <w:t>vested</w:t>
      </w:r>
      <w:r>
        <w:rPr>
          <w:rFonts w:ascii="Futura Medium"/>
          <w:color w:val="585858"/>
          <w:spacing w:val="-9"/>
          <w:sz w:val="17"/>
        </w:rPr>
        <w:t xml:space="preserve"> </w:t>
      </w:r>
      <w:r>
        <w:rPr>
          <w:rFonts w:ascii="Futura Medium"/>
          <w:color w:val="585858"/>
          <w:spacing w:val="1"/>
          <w:sz w:val="17"/>
        </w:rPr>
        <w:t>in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Shell</w:t>
      </w:r>
      <w:r>
        <w:rPr>
          <w:rFonts w:ascii="Futura Medium"/>
          <w:color w:val="585858"/>
          <w:spacing w:val="-7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Global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Solutions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International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z w:val="17"/>
        </w:rPr>
        <w:t>B.V.,</w:t>
      </w:r>
      <w:r>
        <w:rPr>
          <w:rFonts w:ascii="Futura Medium"/>
          <w:color w:val="585858"/>
          <w:spacing w:val="-7"/>
          <w:sz w:val="17"/>
        </w:rPr>
        <w:t xml:space="preserve"> </w:t>
      </w:r>
      <w:r>
        <w:rPr>
          <w:rFonts w:ascii="Futura Medium"/>
          <w:color w:val="585858"/>
          <w:sz w:val="17"/>
        </w:rPr>
        <w:t>The</w:t>
      </w:r>
      <w:r>
        <w:rPr>
          <w:rFonts w:ascii="Futura Medium"/>
          <w:color w:val="585858"/>
          <w:spacing w:val="-9"/>
          <w:sz w:val="17"/>
        </w:rPr>
        <w:t xml:space="preserve"> </w:t>
      </w:r>
      <w:r>
        <w:rPr>
          <w:rFonts w:ascii="Futura Medium"/>
          <w:color w:val="585858"/>
          <w:sz w:val="17"/>
        </w:rPr>
        <w:t>Hague,</w:t>
      </w:r>
      <w:r>
        <w:rPr>
          <w:rFonts w:ascii="Times New Roman"/>
          <w:color w:val="585858"/>
          <w:spacing w:val="79"/>
          <w:w w:val="99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The</w:t>
      </w:r>
      <w:r>
        <w:rPr>
          <w:rFonts w:ascii="Futura Medium"/>
          <w:color w:val="585858"/>
          <w:spacing w:val="-4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Netherlands.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z w:val="17"/>
        </w:rPr>
        <w:t>All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rights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reserved.</w:t>
      </w:r>
      <w:r>
        <w:rPr>
          <w:rFonts w:ascii="Futura Medium"/>
          <w:color w:val="585858"/>
          <w:spacing w:val="-7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Neither</w:t>
      </w:r>
      <w:r>
        <w:rPr>
          <w:rFonts w:ascii="Futura Medium"/>
          <w:color w:val="585858"/>
          <w:spacing w:val="-4"/>
          <w:sz w:val="17"/>
        </w:rPr>
        <w:t xml:space="preserve"> </w:t>
      </w:r>
      <w:r>
        <w:rPr>
          <w:rFonts w:ascii="Futura Medium"/>
          <w:color w:val="585858"/>
          <w:sz w:val="17"/>
        </w:rPr>
        <w:t>the</w:t>
      </w:r>
      <w:r>
        <w:rPr>
          <w:rFonts w:ascii="Futura Medium"/>
          <w:color w:val="585858"/>
          <w:spacing w:val="-7"/>
          <w:sz w:val="17"/>
        </w:rPr>
        <w:t xml:space="preserve"> </w:t>
      </w:r>
      <w:r>
        <w:rPr>
          <w:rFonts w:ascii="Futura Medium"/>
          <w:color w:val="585858"/>
          <w:sz w:val="17"/>
        </w:rPr>
        <w:t>whole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nor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any part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z w:val="17"/>
        </w:rPr>
        <w:t>of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this document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 xml:space="preserve">may </w:t>
      </w:r>
      <w:r>
        <w:rPr>
          <w:rFonts w:ascii="Futura Medium"/>
          <w:color w:val="585858"/>
          <w:spacing w:val="-2"/>
          <w:sz w:val="17"/>
        </w:rPr>
        <w:t>be</w:t>
      </w:r>
      <w:r>
        <w:rPr>
          <w:rFonts w:ascii="Times New Roman"/>
          <w:color w:val="585858"/>
          <w:spacing w:val="81"/>
          <w:w w:val="99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reproduced,</w:t>
      </w:r>
      <w:r>
        <w:rPr>
          <w:rFonts w:ascii="Futura Medium"/>
          <w:color w:val="585858"/>
          <w:spacing w:val="-9"/>
          <w:sz w:val="17"/>
        </w:rPr>
        <w:t xml:space="preserve"> </w:t>
      </w:r>
      <w:r>
        <w:rPr>
          <w:rFonts w:ascii="Futura Medium"/>
          <w:color w:val="585858"/>
          <w:sz w:val="17"/>
        </w:rPr>
        <w:t>stored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z w:val="17"/>
        </w:rPr>
        <w:t>in</w:t>
      </w:r>
      <w:r>
        <w:rPr>
          <w:rFonts w:ascii="Futura Medium"/>
          <w:color w:val="585858"/>
          <w:spacing w:val="-1"/>
          <w:sz w:val="17"/>
        </w:rPr>
        <w:t xml:space="preserve"> any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retrieval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z w:val="17"/>
        </w:rPr>
        <w:t>system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z w:val="17"/>
        </w:rPr>
        <w:t>or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transmitted</w:t>
      </w:r>
      <w:r>
        <w:rPr>
          <w:rFonts w:ascii="Futura Medium"/>
          <w:color w:val="585858"/>
          <w:spacing w:val="-8"/>
          <w:sz w:val="17"/>
        </w:rPr>
        <w:t xml:space="preserve"> </w:t>
      </w:r>
      <w:r>
        <w:rPr>
          <w:rFonts w:ascii="Futura Medium"/>
          <w:color w:val="585858"/>
          <w:spacing w:val="1"/>
          <w:sz w:val="17"/>
        </w:rPr>
        <w:t>in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any form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pacing w:val="-2"/>
          <w:sz w:val="17"/>
        </w:rPr>
        <w:t>or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by</w:t>
      </w:r>
      <w:r>
        <w:rPr>
          <w:rFonts w:ascii="Futura Medium"/>
          <w:color w:val="585858"/>
          <w:spacing w:val="-3"/>
          <w:sz w:val="17"/>
        </w:rPr>
        <w:t xml:space="preserve"> </w:t>
      </w:r>
      <w:r>
        <w:rPr>
          <w:rFonts w:ascii="Futura Medium"/>
          <w:color w:val="585858"/>
          <w:spacing w:val="-2"/>
          <w:sz w:val="17"/>
        </w:rPr>
        <w:t>any</w:t>
      </w:r>
      <w:r>
        <w:rPr>
          <w:rFonts w:ascii="Futura Medium"/>
          <w:color w:val="585858"/>
          <w:spacing w:val="-4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means</w:t>
      </w:r>
      <w:r>
        <w:rPr>
          <w:rFonts w:ascii="Times New Roman"/>
          <w:color w:val="585858"/>
          <w:spacing w:val="69"/>
          <w:w w:val="99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(electronic,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mechanical,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reprographic,</w:t>
      </w:r>
      <w:r>
        <w:rPr>
          <w:rFonts w:ascii="Futura Medium"/>
          <w:color w:val="585858"/>
          <w:spacing w:val="-9"/>
          <w:sz w:val="17"/>
        </w:rPr>
        <w:t xml:space="preserve"> </w:t>
      </w:r>
      <w:r>
        <w:rPr>
          <w:rFonts w:ascii="Futura Medium"/>
          <w:color w:val="585858"/>
          <w:sz w:val="17"/>
        </w:rPr>
        <w:t>recording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pacing w:val="-2"/>
          <w:sz w:val="17"/>
        </w:rPr>
        <w:t>or</w:t>
      </w:r>
      <w:r>
        <w:rPr>
          <w:rFonts w:ascii="Futura Medium"/>
          <w:color w:val="585858"/>
          <w:spacing w:val="-7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otherwise)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without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z w:val="17"/>
        </w:rPr>
        <w:t>the</w:t>
      </w:r>
      <w:r>
        <w:rPr>
          <w:rFonts w:ascii="Futura Medium"/>
          <w:color w:val="585858"/>
          <w:spacing w:val="-6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prior</w:t>
      </w:r>
      <w:r>
        <w:rPr>
          <w:rFonts w:ascii="Futura Medium"/>
          <w:color w:val="585858"/>
          <w:spacing w:val="-7"/>
          <w:sz w:val="17"/>
        </w:rPr>
        <w:t xml:space="preserve"> </w:t>
      </w:r>
      <w:r>
        <w:rPr>
          <w:rFonts w:ascii="Futura Medium"/>
          <w:color w:val="585858"/>
          <w:sz w:val="17"/>
        </w:rPr>
        <w:t>written</w:t>
      </w:r>
      <w:r>
        <w:rPr>
          <w:rFonts w:ascii="Futura Medium"/>
          <w:color w:val="585858"/>
          <w:spacing w:val="-7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consent</w:t>
      </w:r>
      <w:r>
        <w:rPr>
          <w:rFonts w:ascii="Times New Roman"/>
          <w:color w:val="585858"/>
          <w:spacing w:val="75"/>
          <w:w w:val="99"/>
          <w:sz w:val="17"/>
        </w:rPr>
        <w:t xml:space="preserve"> </w:t>
      </w:r>
      <w:r>
        <w:rPr>
          <w:rFonts w:ascii="Futura Medium"/>
          <w:color w:val="585858"/>
          <w:spacing w:val="-2"/>
          <w:sz w:val="17"/>
        </w:rPr>
        <w:t>of</w:t>
      </w:r>
      <w:r>
        <w:rPr>
          <w:rFonts w:ascii="Futura Medium"/>
          <w:color w:val="585858"/>
          <w:spacing w:val="-5"/>
          <w:sz w:val="17"/>
        </w:rPr>
        <w:t xml:space="preserve"> </w:t>
      </w:r>
      <w:r>
        <w:rPr>
          <w:rFonts w:ascii="Futura Medium"/>
          <w:color w:val="585858"/>
          <w:sz w:val="17"/>
        </w:rPr>
        <w:t>the</w:t>
      </w:r>
      <w:r>
        <w:rPr>
          <w:rFonts w:ascii="Futura Medium"/>
          <w:color w:val="585858"/>
          <w:spacing w:val="-8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copyright</w:t>
      </w:r>
      <w:r>
        <w:rPr>
          <w:rFonts w:ascii="Futura Medium"/>
          <w:color w:val="585858"/>
          <w:spacing w:val="-4"/>
          <w:sz w:val="17"/>
        </w:rPr>
        <w:t xml:space="preserve"> </w:t>
      </w:r>
      <w:r>
        <w:rPr>
          <w:rFonts w:ascii="Futura Medium"/>
          <w:color w:val="585858"/>
          <w:spacing w:val="-1"/>
          <w:sz w:val="17"/>
        </w:rPr>
        <w:t>owner.</w:t>
      </w:r>
    </w:p>
    <w:p w14:paraId="08A721AA" w14:textId="77777777" w:rsidR="00A726F1" w:rsidRDefault="00A726F1">
      <w:pPr>
        <w:spacing w:line="274" w:lineRule="auto"/>
        <w:rPr>
          <w:rFonts w:ascii="Futura Medium" w:eastAsia="Futura Medium" w:hAnsi="Futura Medium" w:cs="Futura Medium"/>
          <w:sz w:val="17"/>
          <w:szCs w:val="17"/>
        </w:rPr>
        <w:sectPr w:rsidR="00A726F1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0EC326B7" w14:textId="77777777" w:rsidR="00A726F1" w:rsidRDefault="00A726F1">
      <w:pPr>
        <w:spacing w:before="12"/>
        <w:rPr>
          <w:rFonts w:ascii="Futura Medium" w:eastAsia="Futura Medium" w:hAnsi="Futura Medium" w:cs="Futura Medium"/>
          <w:sz w:val="19"/>
          <w:szCs w:val="19"/>
        </w:rPr>
      </w:pPr>
    </w:p>
    <w:p w14:paraId="6FB0F78B" w14:textId="77777777" w:rsidR="00A726F1" w:rsidRDefault="0007046C">
      <w:pPr>
        <w:pStyle w:val="Heading3"/>
        <w:spacing w:before="64"/>
        <w:ind w:left="151" w:right="164"/>
      </w:pPr>
      <w:r>
        <w:rPr>
          <w:spacing w:val="-1"/>
          <w:w w:val="105"/>
        </w:rPr>
        <w:t>Contents</w:t>
      </w:r>
    </w:p>
    <w:sdt>
      <w:sdtPr>
        <w:rPr>
          <w:sz w:val="18"/>
          <w:szCs w:val="18"/>
        </w:rPr>
        <w:id w:val="1213455626"/>
        <w:docPartObj>
          <w:docPartGallery w:val="Table of Contents"/>
          <w:docPartUnique/>
        </w:docPartObj>
      </w:sdtPr>
      <w:sdtEndPr/>
      <w:sdtContent>
        <w:p w14:paraId="7315911F" w14:textId="77777777" w:rsidR="00A726F1" w:rsidRDefault="0043025E">
          <w:pPr>
            <w:pStyle w:val="TOC1"/>
            <w:numPr>
              <w:ilvl w:val="0"/>
              <w:numId w:val="8"/>
            </w:numPr>
            <w:tabs>
              <w:tab w:val="left" w:pos="565"/>
              <w:tab w:val="right" w:leader="dot" w:pos="8627"/>
            </w:tabs>
            <w:spacing w:before="239"/>
            <w:ind w:hanging="412"/>
          </w:pPr>
          <w:hyperlink w:anchor="_TOC_250020" w:history="1">
            <w:r w:rsidR="0007046C">
              <w:rPr>
                <w:color w:val="D42D11"/>
                <w:spacing w:val="-1"/>
              </w:rPr>
              <w:t>Purpose</w:t>
            </w:r>
            <w:r w:rsidR="0007046C">
              <w:rPr>
                <w:color w:val="D42D11"/>
                <w:spacing w:val="1"/>
              </w:rPr>
              <w:t xml:space="preserve"> </w:t>
            </w:r>
            <w:r w:rsidR="0007046C">
              <w:rPr>
                <w:color w:val="D42D11"/>
              </w:rPr>
              <w:t>and</w:t>
            </w:r>
            <w:r w:rsidR="0007046C">
              <w:rPr>
                <w:color w:val="D42D11"/>
                <w:spacing w:val="3"/>
              </w:rPr>
              <w:t xml:space="preserve"> </w:t>
            </w:r>
            <w:r w:rsidR="0007046C">
              <w:rPr>
                <w:color w:val="D42D11"/>
                <w:spacing w:val="-2"/>
              </w:rPr>
              <w:t>Scope</w:t>
            </w:r>
            <w:r w:rsidR="0007046C">
              <w:rPr>
                <w:rFonts w:ascii="Times New Roman"/>
                <w:color w:val="D42D11"/>
                <w:spacing w:val="-2"/>
              </w:rPr>
              <w:tab/>
            </w:r>
            <w:r w:rsidR="0007046C">
              <w:rPr>
                <w:color w:val="D42D11"/>
              </w:rPr>
              <w:t>3</w:t>
            </w:r>
          </w:hyperlink>
        </w:p>
        <w:p w14:paraId="1D6D3565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  <w:spacing w:before="165"/>
          </w:pPr>
          <w:hyperlink w:anchor="_TOC_250019" w:history="1">
            <w:r w:rsidR="0007046C">
              <w:rPr>
                <w:color w:val="585858"/>
                <w:w w:val="105"/>
              </w:rPr>
              <w:t>Purpose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w w:val="105"/>
              </w:rPr>
              <w:t>3</w:t>
            </w:r>
          </w:hyperlink>
        </w:p>
        <w:p w14:paraId="01A62329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  <w:spacing w:before="159"/>
          </w:pPr>
          <w:hyperlink w:anchor="_TOC_250018" w:history="1">
            <w:r w:rsidR="0007046C">
              <w:rPr>
                <w:color w:val="585858"/>
                <w:w w:val="105"/>
              </w:rPr>
              <w:t>Scope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w w:val="105"/>
              </w:rPr>
              <w:t>3</w:t>
            </w:r>
          </w:hyperlink>
        </w:p>
        <w:p w14:paraId="5D9F8999" w14:textId="77777777" w:rsidR="00A726F1" w:rsidRDefault="0043025E">
          <w:pPr>
            <w:pStyle w:val="TOC1"/>
            <w:numPr>
              <w:ilvl w:val="0"/>
              <w:numId w:val="8"/>
            </w:numPr>
            <w:tabs>
              <w:tab w:val="left" w:pos="565"/>
              <w:tab w:val="right" w:leader="dot" w:pos="8627"/>
            </w:tabs>
            <w:spacing w:before="153"/>
            <w:ind w:hanging="412"/>
          </w:pPr>
          <w:hyperlink w:anchor="_TOC_250017" w:history="1">
            <w:r w:rsidR="0007046C">
              <w:rPr>
                <w:color w:val="D42D11"/>
                <w:spacing w:val="-1"/>
              </w:rPr>
              <w:t>Process</w:t>
            </w:r>
            <w:r w:rsidR="0007046C">
              <w:rPr>
                <w:color w:val="D42D11"/>
                <w:spacing w:val="1"/>
              </w:rPr>
              <w:t xml:space="preserve"> </w:t>
            </w:r>
            <w:r w:rsidR="0007046C">
              <w:rPr>
                <w:color w:val="D42D11"/>
                <w:spacing w:val="-1"/>
              </w:rPr>
              <w:t>Activity</w:t>
            </w:r>
            <w:r w:rsidR="0007046C">
              <w:rPr>
                <w:color w:val="D42D11"/>
                <w:spacing w:val="3"/>
              </w:rPr>
              <w:t xml:space="preserve"> </w:t>
            </w:r>
            <w:r w:rsidR="0007046C">
              <w:rPr>
                <w:color w:val="D42D11"/>
                <w:spacing w:val="-1"/>
              </w:rPr>
              <w:t>Description</w:t>
            </w:r>
            <w:r w:rsidR="0007046C">
              <w:rPr>
                <w:rFonts w:ascii="Times New Roman"/>
                <w:color w:val="D42D11"/>
                <w:spacing w:val="-1"/>
              </w:rPr>
              <w:tab/>
            </w:r>
            <w:r w:rsidR="0007046C">
              <w:rPr>
                <w:color w:val="D42D11"/>
              </w:rPr>
              <w:t>5</w:t>
            </w:r>
          </w:hyperlink>
        </w:p>
        <w:p w14:paraId="4C6EAB24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  <w:spacing w:before="165"/>
          </w:pPr>
          <w:hyperlink w:anchor="_TOC_250016" w:history="1">
            <w:r w:rsidR="0007046C">
              <w:rPr>
                <w:color w:val="585858"/>
                <w:spacing w:val="-1"/>
                <w:w w:val="105"/>
              </w:rPr>
              <w:t>Identify</w:t>
            </w:r>
            <w:r w:rsidR="0007046C">
              <w:rPr>
                <w:color w:val="585858"/>
                <w:spacing w:val="-2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>Threats</w:t>
            </w:r>
            <w:r w:rsidR="0007046C">
              <w:rPr>
                <w:color w:val="585858"/>
                <w:spacing w:val="2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>and</w:t>
            </w:r>
            <w:r w:rsidR="0007046C">
              <w:rPr>
                <w:color w:val="585858"/>
                <w:spacing w:val="-4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>Opportunities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w w:val="105"/>
              </w:rPr>
              <w:t>6</w:t>
            </w:r>
          </w:hyperlink>
        </w:p>
        <w:p w14:paraId="4CA87359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</w:pPr>
          <w:hyperlink w:anchor="_TOC_250015" w:history="1">
            <w:proofErr w:type="spellStart"/>
            <w:r w:rsidR="0007046C">
              <w:rPr>
                <w:color w:val="585858"/>
                <w:spacing w:val="-1"/>
                <w:w w:val="105"/>
              </w:rPr>
              <w:t>Prioritise</w:t>
            </w:r>
            <w:proofErr w:type="spellEnd"/>
            <w:r w:rsidR="0007046C">
              <w:rPr>
                <w:color w:val="585858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 xml:space="preserve">and </w:t>
            </w:r>
            <w:r w:rsidR="0007046C">
              <w:rPr>
                <w:color w:val="585858"/>
                <w:w w:val="105"/>
              </w:rPr>
              <w:t>Select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w w:val="105"/>
              </w:rPr>
              <w:t>7</w:t>
            </w:r>
          </w:hyperlink>
        </w:p>
        <w:p w14:paraId="755DED0E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  <w:spacing w:before="160"/>
          </w:pPr>
          <w:hyperlink w:anchor="_TOC_250014" w:history="1">
            <w:r w:rsidR="0007046C">
              <w:rPr>
                <w:color w:val="585858"/>
                <w:spacing w:val="-1"/>
                <w:w w:val="105"/>
              </w:rPr>
              <w:t>Problem</w:t>
            </w:r>
            <w:r w:rsidR="0007046C">
              <w:rPr>
                <w:color w:val="585858"/>
                <w:w w:val="105"/>
              </w:rPr>
              <w:t xml:space="preserve"> Solve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w w:val="105"/>
              </w:rPr>
              <w:t>8</w:t>
            </w:r>
          </w:hyperlink>
        </w:p>
        <w:p w14:paraId="2F5C161E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</w:pPr>
          <w:hyperlink w:anchor="_TOC_250013" w:history="1">
            <w:r w:rsidR="0007046C">
              <w:rPr>
                <w:color w:val="585858"/>
                <w:spacing w:val="-1"/>
                <w:w w:val="105"/>
              </w:rPr>
              <w:t>Opportunity</w:t>
            </w:r>
            <w:r w:rsidR="0007046C">
              <w:rPr>
                <w:color w:val="585858"/>
                <w:spacing w:val="-2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>Framing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w w:val="105"/>
              </w:rPr>
              <w:t>9</w:t>
            </w:r>
          </w:hyperlink>
        </w:p>
        <w:p w14:paraId="7AC94341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  <w:spacing w:before="160"/>
          </w:pPr>
          <w:hyperlink w:anchor="_TOC_250012" w:history="1">
            <w:r w:rsidR="0007046C">
              <w:rPr>
                <w:color w:val="585858"/>
                <w:w w:val="105"/>
              </w:rPr>
              <w:t>Take</w:t>
            </w:r>
            <w:r w:rsidR="0007046C">
              <w:rPr>
                <w:color w:val="585858"/>
                <w:spacing w:val="-3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Action</w:t>
            </w:r>
            <w:r w:rsidR="0007046C">
              <w:rPr>
                <w:rFonts w:ascii="Times New Roman"/>
                <w:color w:val="585858"/>
                <w:spacing w:val="-1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10</w:t>
            </w:r>
          </w:hyperlink>
        </w:p>
        <w:p w14:paraId="162603F6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  <w:spacing w:before="160"/>
          </w:pPr>
          <w:hyperlink w:anchor="_TOC_250011" w:history="1">
            <w:r w:rsidR="0007046C">
              <w:rPr>
                <w:color w:val="585858"/>
                <w:spacing w:val="-1"/>
                <w:w w:val="105"/>
              </w:rPr>
              <w:t>Learn</w:t>
            </w:r>
            <w:r w:rsidR="0007046C">
              <w:rPr>
                <w:color w:val="585858"/>
                <w:w w:val="105"/>
              </w:rPr>
              <w:t xml:space="preserve"> and</w:t>
            </w:r>
            <w:r w:rsidR="0007046C">
              <w:rPr>
                <w:color w:val="585858"/>
                <w:spacing w:val="-1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>Improve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10</w:t>
            </w:r>
          </w:hyperlink>
        </w:p>
        <w:p w14:paraId="4B72A4D8" w14:textId="77777777" w:rsidR="00A726F1" w:rsidRDefault="0043025E">
          <w:pPr>
            <w:pStyle w:val="TOC2"/>
            <w:numPr>
              <w:ilvl w:val="1"/>
              <w:numId w:val="8"/>
            </w:numPr>
            <w:tabs>
              <w:tab w:val="left" w:pos="980"/>
              <w:tab w:val="right" w:leader="dot" w:pos="8626"/>
            </w:tabs>
          </w:pPr>
          <w:hyperlink w:anchor="_TOC_250010" w:history="1">
            <w:r w:rsidR="0007046C">
              <w:rPr>
                <w:color w:val="585858"/>
                <w:spacing w:val="-1"/>
                <w:w w:val="105"/>
              </w:rPr>
              <w:t>Process</w:t>
            </w:r>
            <w:r w:rsidR="0007046C">
              <w:rPr>
                <w:color w:val="585858"/>
                <w:spacing w:val="-3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>Execution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11</w:t>
            </w:r>
          </w:hyperlink>
        </w:p>
        <w:p w14:paraId="082AE051" w14:textId="77777777" w:rsidR="00A726F1" w:rsidRDefault="0043025E">
          <w:pPr>
            <w:pStyle w:val="TOC3"/>
            <w:numPr>
              <w:ilvl w:val="2"/>
              <w:numId w:val="8"/>
            </w:numPr>
            <w:tabs>
              <w:tab w:val="left" w:pos="1187"/>
              <w:tab w:val="right" w:leader="dot" w:pos="8626"/>
            </w:tabs>
          </w:pPr>
          <w:hyperlink w:anchor="_TOC_250009" w:history="1">
            <w:r w:rsidR="0007046C">
              <w:rPr>
                <w:color w:val="585858"/>
                <w:w w:val="105"/>
              </w:rPr>
              <w:t>Short</w:t>
            </w:r>
            <w:r w:rsidR="0007046C">
              <w:rPr>
                <w:color w:val="585858"/>
                <w:spacing w:val="-3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Term</w:t>
            </w:r>
            <w:r w:rsidR="0007046C">
              <w:rPr>
                <w:color w:val="585858"/>
                <w:spacing w:val="-2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 xml:space="preserve">Threat/Opportunity </w:t>
            </w:r>
            <w:r w:rsidR="0007046C">
              <w:rPr>
                <w:color w:val="585858"/>
                <w:spacing w:val="-1"/>
                <w:w w:val="105"/>
              </w:rPr>
              <w:t>Management</w:t>
            </w:r>
            <w:r w:rsidR="0007046C">
              <w:rPr>
                <w:rFonts w:ascii="Times New Roman"/>
                <w:color w:val="585858"/>
                <w:spacing w:val="-1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11</w:t>
            </w:r>
          </w:hyperlink>
        </w:p>
        <w:p w14:paraId="6FEC41D7" w14:textId="77777777" w:rsidR="00A726F1" w:rsidRDefault="0043025E">
          <w:pPr>
            <w:pStyle w:val="TOC3"/>
            <w:numPr>
              <w:ilvl w:val="2"/>
              <w:numId w:val="8"/>
            </w:numPr>
            <w:tabs>
              <w:tab w:val="left" w:pos="1187"/>
              <w:tab w:val="right" w:leader="dot" w:pos="8626"/>
            </w:tabs>
            <w:spacing w:before="45"/>
          </w:pPr>
          <w:hyperlink w:anchor="_TOC_250008" w:history="1">
            <w:r w:rsidR="0007046C">
              <w:rPr>
                <w:color w:val="585858"/>
                <w:spacing w:val="-1"/>
                <w:w w:val="105"/>
              </w:rPr>
              <w:t>Long</w:t>
            </w:r>
            <w:r w:rsidR="0007046C">
              <w:rPr>
                <w:color w:val="585858"/>
                <w:spacing w:val="-2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Term</w:t>
            </w:r>
            <w:r w:rsidR="0007046C">
              <w:rPr>
                <w:color w:val="585858"/>
                <w:spacing w:val="-2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 xml:space="preserve">Threat/Opportunity </w:t>
            </w:r>
            <w:r w:rsidR="0007046C">
              <w:rPr>
                <w:color w:val="585858"/>
                <w:spacing w:val="-1"/>
                <w:w w:val="105"/>
              </w:rPr>
              <w:t>Management</w:t>
            </w:r>
            <w:r w:rsidR="0007046C">
              <w:rPr>
                <w:rFonts w:ascii="Times New Roman"/>
                <w:color w:val="585858"/>
                <w:spacing w:val="-1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11</w:t>
            </w:r>
          </w:hyperlink>
        </w:p>
        <w:p w14:paraId="55A6BAB5" w14:textId="77777777" w:rsidR="00A726F1" w:rsidRDefault="0043025E">
          <w:pPr>
            <w:pStyle w:val="TOC3"/>
            <w:numPr>
              <w:ilvl w:val="2"/>
              <w:numId w:val="8"/>
            </w:numPr>
            <w:tabs>
              <w:tab w:val="left" w:pos="1187"/>
              <w:tab w:val="right" w:leader="dot" w:pos="8626"/>
            </w:tabs>
          </w:pPr>
          <w:hyperlink w:anchor="_TOC_250007" w:history="1">
            <w:r w:rsidR="0007046C">
              <w:rPr>
                <w:color w:val="585858"/>
                <w:spacing w:val="-1"/>
                <w:w w:val="105"/>
              </w:rPr>
              <w:t>Complex</w:t>
            </w:r>
            <w:r w:rsidR="0007046C">
              <w:rPr>
                <w:color w:val="585858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Problem</w:t>
            </w:r>
            <w:r w:rsidR="0007046C">
              <w:rPr>
                <w:color w:val="585858"/>
                <w:w w:val="105"/>
              </w:rPr>
              <w:t xml:space="preserve"> Solving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12</w:t>
            </w:r>
          </w:hyperlink>
        </w:p>
        <w:p w14:paraId="78559747" w14:textId="77777777" w:rsidR="00A726F1" w:rsidRDefault="0043025E">
          <w:pPr>
            <w:pStyle w:val="TOC1"/>
            <w:numPr>
              <w:ilvl w:val="0"/>
              <w:numId w:val="8"/>
            </w:numPr>
            <w:tabs>
              <w:tab w:val="left" w:pos="565"/>
              <w:tab w:val="right" w:leader="dot" w:pos="8627"/>
            </w:tabs>
            <w:spacing w:before="156"/>
            <w:ind w:hanging="412"/>
          </w:pPr>
          <w:hyperlink w:anchor="_TOC_250006" w:history="1">
            <w:r w:rsidR="0007046C">
              <w:rPr>
                <w:color w:val="D42D11"/>
                <w:spacing w:val="-1"/>
              </w:rPr>
              <w:t>Key</w:t>
            </w:r>
            <w:r w:rsidR="0007046C">
              <w:rPr>
                <w:color w:val="D42D11"/>
                <w:spacing w:val="3"/>
              </w:rPr>
              <w:t xml:space="preserve"> </w:t>
            </w:r>
            <w:r w:rsidR="0007046C">
              <w:rPr>
                <w:color w:val="D42D11"/>
                <w:spacing w:val="-1"/>
              </w:rPr>
              <w:t>Work</w:t>
            </w:r>
            <w:r w:rsidR="0007046C">
              <w:rPr>
                <w:color w:val="D42D11"/>
                <w:spacing w:val="3"/>
              </w:rPr>
              <w:t xml:space="preserve"> </w:t>
            </w:r>
            <w:r w:rsidR="0007046C">
              <w:rPr>
                <w:color w:val="D42D11"/>
                <w:spacing w:val="-1"/>
              </w:rPr>
              <w:t>Process</w:t>
            </w:r>
            <w:r w:rsidR="0007046C">
              <w:rPr>
                <w:color w:val="D42D11"/>
                <w:spacing w:val="1"/>
              </w:rPr>
              <w:t xml:space="preserve"> </w:t>
            </w:r>
            <w:r w:rsidR="0007046C">
              <w:rPr>
                <w:color w:val="D42D11"/>
                <w:spacing w:val="-1"/>
              </w:rPr>
              <w:t>Interfaces</w:t>
            </w:r>
            <w:r w:rsidR="0007046C">
              <w:rPr>
                <w:rFonts w:ascii="Times New Roman"/>
                <w:color w:val="D42D11"/>
                <w:spacing w:val="-1"/>
              </w:rPr>
              <w:tab/>
            </w:r>
            <w:r w:rsidR="0007046C">
              <w:rPr>
                <w:color w:val="D42D11"/>
                <w:spacing w:val="-1"/>
              </w:rPr>
              <w:t>15</w:t>
            </w:r>
          </w:hyperlink>
        </w:p>
        <w:p w14:paraId="069983B8" w14:textId="77777777" w:rsidR="00A726F1" w:rsidRDefault="0043025E">
          <w:pPr>
            <w:pStyle w:val="TOC1"/>
            <w:numPr>
              <w:ilvl w:val="0"/>
              <w:numId w:val="8"/>
            </w:numPr>
            <w:tabs>
              <w:tab w:val="left" w:pos="565"/>
              <w:tab w:val="right" w:leader="dot" w:pos="8627"/>
            </w:tabs>
            <w:ind w:hanging="412"/>
          </w:pPr>
          <w:hyperlink w:anchor="_TOC_250005" w:history="1">
            <w:r w:rsidR="0007046C">
              <w:rPr>
                <w:color w:val="D42D11"/>
                <w:spacing w:val="-1"/>
              </w:rPr>
              <w:t>Performance</w:t>
            </w:r>
            <w:r w:rsidR="0007046C">
              <w:rPr>
                <w:color w:val="D42D11"/>
                <w:spacing w:val="3"/>
              </w:rPr>
              <w:t xml:space="preserve"> </w:t>
            </w:r>
            <w:r w:rsidR="0007046C">
              <w:rPr>
                <w:color w:val="D42D11"/>
                <w:spacing w:val="-1"/>
              </w:rPr>
              <w:t>Indicators</w:t>
            </w:r>
            <w:r w:rsidR="0007046C">
              <w:rPr>
                <w:rFonts w:ascii="Times New Roman"/>
                <w:color w:val="D42D11"/>
                <w:spacing w:val="-1"/>
              </w:rPr>
              <w:tab/>
            </w:r>
            <w:r w:rsidR="0007046C">
              <w:rPr>
                <w:color w:val="D42D11"/>
                <w:spacing w:val="-1"/>
              </w:rPr>
              <w:t>16</w:t>
            </w:r>
          </w:hyperlink>
        </w:p>
        <w:p w14:paraId="4A5EE650" w14:textId="77777777" w:rsidR="00A726F1" w:rsidRDefault="0043025E">
          <w:pPr>
            <w:pStyle w:val="TOC1"/>
            <w:numPr>
              <w:ilvl w:val="0"/>
              <w:numId w:val="8"/>
            </w:numPr>
            <w:tabs>
              <w:tab w:val="left" w:pos="565"/>
              <w:tab w:val="right" w:leader="dot" w:pos="8627"/>
            </w:tabs>
            <w:ind w:hanging="412"/>
          </w:pPr>
          <w:hyperlink w:anchor="_TOC_250004" w:history="1">
            <w:r w:rsidR="0007046C">
              <w:rPr>
                <w:color w:val="D42D11"/>
                <w:spacing w:val="-1"/>
              </w:rPr>
              <w:t>Glossary</w:t>
            </w:r>
            <w:r w:rsidR="0007046C">
              <w:rPr>
                <w:rFonts w:ascii="Times New Roman"/>
                <w:color w:val="D42D11"/>
                <w:spacing w:val="-1"/>
              </w:rPr>
              <w:tab/>
            </w:r>
            <w:r w:rsidR="0007046C">
              <w:rPr>
                <w:color w:val="D42D11"/>
                <w:spacing w:val="-1"/>
              </w:rPr>
              <w:t>17</w:t>
            </w:r>
          </w:hyperlink>
        </w:p>
        <w:p w14:paraId="35B654F1" w14:textId="77777777" w:rsidR="00A726F1" w:rsidRDefault="0043025E">
          <w:pPr>
            <w:pStyle w:val="TOC1"/>
            <w:tabs>
              <w:tab w:val="right" w:leader="dot" w:pos="8627"/>
            </w:tabs>
            <w:spacing w:before="161"/>
            <w:ind w:left="151" w:firstLine="0"/>
          </w:pPr>
          <w:hyperlink w:anchor="_TOC_250003" w:history="1">
            <w:r w:rsidR="0007046C">
              <w:rPr>
                <w:color w:val="D42D11"/>
                <w:spacing w:val="-1"/>
              </w:rPr>
              <w:t>Appendices</w:t>
            </w:r>
            <w:r w:rsidR="0007046C">
              <w:rPr>
                <w:rFonts w:ascii="Times New Roman"/>
                <w:color w:val="D42D11"/>
                <w:spacing w:val="-1"/>
              </w:rPr>
              <w:tab/>
            </w:r>
            <w:r w:rsidR="0007046C">
              <w:rPr>
                <w:color w:val="D42D11"/>
                <w:spacing w:val="-1"/>
              </w:rPr>
              <w:t>20</w:t>
            </w:r>
          </w:hyperlink>
        </w:p>
        <w:p w14:paraId="2EE57F23" w14:textId="77777777" w:rsidR="00A726F1" w:rsidRDefault="0043025E">
          <w:pPr>
            <w:pStyle w:val="TOC2"/>
            <w:tabs>
              <w:tab w:val="right" w:leader="dot" w:pos="8626"/>
            </w:tabs>
            <w:spacing w:before="165"/>
            <w:ind w:left="360" w:firstLine="0"/>
          </w:pPr>
          <w:hyperlink w:anchor="_TOC_250002" w:history="1">
            <w:r w:rsidR="0007046C">
              <w:rPr>
                <w:color w:val="585858"/>
                <w:spacing w:val="-1"/>
                <w:w w:val="105"/>
              </w:rPr>
              <w:t>Appendix</w:t>
            </w:r>
            <w:r w:rsidR="0007046C">
              <w:rPr>
                <w:color w:val="585858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1:</w:t>
            </w:r>
            <w:r w:rsidR="0007046C">
              <w:rPr>
                <w:color w:val="585858"/>
                <w:spacing w:val="54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Reference</w:t>
            </w:r>
            <w:r w:rsidR="0007046C">
              <w:rPr>
                <w:color w:val="585858"/>
                <w:w w:val="105"/>
              </w:rPr>
              <w:t xml:space="preserve"> Material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20</w:t>
            </w:r>
          </w:hyperlink>
        </w:p>
        <w:p w14:paraId="354B3689" w14:textId="77777777" w:rsidR="00A726F1" w:rsidRDefault="0043025E">
          <w:pPr>
            <w:pStyle w:val="TOC2"/>
            <w:tabs>
              <w:tab w:val="right" w:leader="dot" w:pos="8626"/>
            </w:tabs>
            <w:spacing w:before="159"/>
            <w:ind w:left="360" w:firstLine="0"/>
          </w:pPr>
          <w:hyperlink w:anchor="_TOC_250001" w:history="1">
            <w:r w:rsidR="0007046C">
              <w:rPr>
                <w:color w:val="585858"/>
                <w:spacing w:val="-1"/>
                <w:w w:val="105"/>
              </w:rPr>
              <w:t>Appendix</w:t>
            </w:r>
            <w:r w:rsidR="0007046C">
              <w:rPr>
                <w:color w:val="585858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2:</w:t>
            </w:r>
            <w:r w:rsidR="0007046C">
              <w:rPr>
                <w:color w:val="585858"/>
                <w:spacing w:val="54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Problem</w:t>
            </w:r>
            <w:r w:rsidR="0007046C">
              <w:rPr>
                <w:color w:val="585858"/>
                <w:w w:val="105"/>
              </w:rPr>
              <w:t xml:space="preserve"> Solving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21</w:t>
            </w:r>
          </w:hyperlink>
        </w:p>
        <w:p w14:paraId="2177F0ED" w14:textId="77777777" w:rsidR="00A726F1" w:rsidRDefault="0043025E">
          <w:pPr>
            <w:pStyle w:val="TOC2"/>
            <w:tabs>
              <w:tab w:val="right" w:leader="dot" w:pos="8626"/>
            </w:tabs>
            <w:spacing w:before="159"/>
            <w:ind w:left="360" w:firstLine="0"/>
          </w:pPr>
          <w:hyperlink w:anchor="_TOC_250000" w:history="1">
            <w:r w:rsidR="0007046C">
              <w:rPr>
                <w:color w:val="585858"/>
                <w:spacing w:val="-1"/>
                <w:w w:val="105"/>
              </w:rPr>
              <w:t>Appendix</w:t>
            </w:r>
            <w:r w:rsidR="0007046C">
              <w:rPr>
                <w:color w:val="585858"/>
                <w:w w:val="105"/>
              </w:rPr>
              <w:t xml:space="preserve"> </w:t>
            </w:r>
            <w:r w:rsidR="0007046C">
              <w:rPr>
                <w:color w:val="585858"/>
                <w:spacing w:val="-1"/>
                <w:w w:val="105"/>
              </w:rPr>
              <w:t>3:</w:t>
            </w:r>
            <w:r w:rsidR="0007046C">
              <w:rPr>
                <w:color w:val="585858"/>
                <w:spacing w:val="54"/>
                <w:w w:val="105"/>
              </w:rPr>
              <w:t xml:space="preserve"> </w:t>
            </w:r>
            <w:r w:rsidR="0007046C">
              <w:rPr>
                <w:color w:val="585858"/>
                <w:w w:val="105"/>
              </w:rPr>
              <w:t>Reasoning</w:t>
            </w:r>
            <w:r w:rsidR="0007046C">
              <w:rPr>
                <w:rFonts w:ascii="Times New Roman"/>
                <w:color w:val="585858"/>
                <w:w w:val="105"/>
              </w:rPr>
              <w:tab/>
            </w:r>
            <w:r w:rsidR="0007046C">
              <w:rPr>
                <w:color w:val="585858"/>
                <w:spacing w:val="-1"/>
                <w:w w:val="105"/>
              </w:rPr>
              <w:t>24</w:t>
            </w:r>
          </w:hyperlink>
        </w:p>
      </w:sdtContent>
    </w:sdt>
    <w:p w14:paraId="11626EB2" w14:textId="77777777" w:rsidR="00A726F1" w:rsidRDefault="00A726F1">
      <w:pPr>
        <w:sectPr w:rsidR="00A726F1">
          <w:headerReference w:type="default" r:id="rId9"/>
          <w:footerReference w:type="default" r:id="rId10"/>
          <w:pgSz w:w="12240" w:h="15840"/>
          <w:pgMar w:top="1280" w:right="1720" w:bottom="1060" w:left="1720" w:header="832" w:footer="862" w:gutter="0"/>
          <w:pgNumType w:start="2"/>
          <w:cols w:space="720"/>
        </w:sectPr>
      </w:pPr>
    </w:p>
    <w:p w14:paraId="083D57CB" w14:textId="77777777" w:rsidR="00A726F1" w:rsidRDefault="00A726F1">
      <w:pPr>
        <w:spacing w:before="3"/>
        <w:rPr>
          <w:rFonts w:ascii="Futura Medium" w:eastAsia="Futura Medium" w:hAnsi="Futura Medium" w:cs="Futura Medium"/>
          <w:sz w:val="25"/>
          <w:szCs w:val="25"/>
        </w:rPr>
      </w:pPr>
    </w:p>
    <w:p w14:paraId="345DB1E8" w14:textId="77777777" w:rsidR="00A726F1" w:rsidRDefault="0007046C">
      <w:pPr>
        <w:pStyle w:val="Heading1"/>
        <w:numPr>
          <w:ilvl w:val="0"/>
          <w:numId w:val="7"/>
        </w:numPr>
        <w:tabs>
          <w:tab w:val="left" w:pos="685"/>
        </w:tabs>
        <w:spacing w:before="0"/>
        <w:ind w:hanging="532"/>
        <w:jc w:val="both"/>
      </w:pPr>
      <w:bookmarkStart w:id="0" w:name="_TOC_250020"/>
      <w:r>
        <w:rPr>
          <w:color w:val="D42D11"/>
          <w:spacing w:val="6"/>
        </w:rPr>
        <w:t>Purpose</w:t>
      </w:r>
      <w:r>
        <w:rPr>
          <w:color w:val="D42D11"/>
          <w:spacing w:val="38"/>
        </w:rPr>
        <w:t xml:space="preserve"> </w:t>
      </w:r>
      <w:r>
        <w:rPr>
          <w:color w:val="D42D11"/>
          <w:spacing w:val="5"/>
        </w:rPr>
        <w:t>and</w:t>
      </w:r>
      <w:r>
        <w:rPr>
          <w:color w:val="D42D11"/>
          <w:spacing w:val="37"/>
        </w:rPr>
        <w:t xml:space="preserve"> </w:t>
      </w:r>
      <w:r>
        <w:rPr>
          <w:color w:val="D42D11"/>
          <w:spacing w:val="5"/>
        </w:rPr>
        <w:t>Scope</w:t>
      </w:r>
      <w:bookmarkEnd w:id="0"/>
    </w:p>
    <w:p w14:paraId="097EDCBD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spacing w:before="221"/>
        <w:ind w:hanging="542"/>
        <w:jc w:val="both"/>
      </w:pPr>
      <w:bookmarkStart w:id="1" w:name="_TOC_250019"/>
      <w:r>
        <w:rPr>
          <w:color w:val="585858"/>
          <w:spacing w:val="-1"/>
        </w:rPr>
        <w:t>Purpose</w:t>
      </w:r>
      <w:bookmarkEnd w:id="1"/>
    </w:p>
    <w:p w14:paraId="62E6EEC3" w14:textId="77777777" w:rsidR="00A726F1" w:rsidRDefault="0007046C">
      <w:pPr>
        <w:pStyle w:val="BodyText"/>
        <w:spacing w:before="121" w:line="288" w:lineRule="auto"/>
        <w:ind w:left="151" w:right="160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purpose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Manage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(MTO)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RP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supplement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Management</w:t>
      </w:r>
      <w:r>
        <w:rPr>
          <w:rFonts w:ascii="Times New Roman" w:eastAsia="Times New Roman" w:hAnsi="Times New Roman" w:cs="Times New Roman"/>
          <w:color w:val="585858"/>
          <w:spacing w:val="75"/>
          <w:w w:val="104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(AMS)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w w:val="105"/>
        </w:rPr>
        <w:t>Standard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Manual.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It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outlines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practical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steps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process,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keys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rFonts w:ascii="Times New Roman" w:eastAsia="Times New Roman" w:hAnsi="Times New Roman" w:cs="Times New Roman"/>
          <w:color w:val="585858"/>
          <w:spacing w:val="52"/>
          <w:w w:val="104"/>
        </w:rPr>
        <w:t xml:space="preserve"> </w:t>
      </w:r>
      <w:r>
        <w:rPr>
          <w:color w:val="585858"/>
          <w:spacing w:val="-1"/>
          <w:w w:val="105"/>
        </w:rPr>
        <w:t>successful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execution,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defines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terms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gives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examples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“what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good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looks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like”.</w:t>
      </w:r>
    </w:p>
    <w:p w14:paraId="5062A035" w14:textId="77777777" w:rsidR="00A726F1" w:rsidRDefault="00A726F1">
      <w:pPr>
        <w:spacing w:before="11"/>
        <w:rPr>
          <w:rFonts w:ascii="Futura Medium" w:eastAsia="Futura Medium" w:hAnsi="Futura Medium" w:cs="Futura Medium"/>
          <w:sz w:val="12"/>
          <w:szCs w:val="12"/>
        </w:rPr>
      </w:pPr>
    </w:p>
    <w:p w14:paraId="72A8E446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spacing w:before="0"/>
        <w:ind w:hanging="542"/>
        <w:jc w:val="both"/>
      </w:pPr>
      <w:bookmarkStart w:id="2" w:name="_TOC_250018"/>
      <w:r>
        <w:rPr>
          <w:color w:val="585858"/>
          <w:spacing w:val="-1"/>
        </w:rPr>
        <w:t>Scope</w:t>
      </w:r>
      <w:bookmarkEnd w:id="2"/>
    </w:p>
    <w:p w14:paraId="544A3529" w14:textId="77777777" w:rsidR="00A726F1" w:rsidRDefault="0007046C">
      <w:pPr>
        <w:pStyle w:val="BodyText"/>
        <w:spacing w:before="121" w:line="288" w:lineRule="auto"/>
        <w:ind w:left="151" w:right="164" w:firstLine="0"/>
        <w:jc w:val="both"/>
      </w:pPr>
      <w:r>
        <w:rPr>
          <w:color w:val="585858"/>
          <w:w w:val="105"/>
        </w:rPr>
        <w:t>This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RP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describes</w:t>
      </w:r>
      <w:r>
        <w:rPr>
          <w:color w:val="585858"/>
          <w:spacing w:val="25"/>
          <w:w w:val="105"/>
        </w:rPr>
        <w:t xml:space="preserve"> </w:t>
      </w:r>
      <w:r>
        <w:rPr>
          <w:color w:val="585858"/>
          <w:spacing w:val="-1"/>
          <w:w w:val="105"/>
        </w:rPr>
        <w:t>each</w:t>
      </w:r>
      <w:r>
        <w:rPr>
          <w:color w:val="585858"/>
          <w:spacing w:val="25"/>
          <w:w w:val="105"/>
        </w:rPr>
        <w:t xml:space="preserve"> </w:t>
      </w:r>
      <w:r>
        <w:rPr>
          <w:color w:val="585858"/>
          <w:spacing w:val="-1"/>
          <w:w w:val="105"/>
        </w:rPr>
        <w:t>step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25"/>
          <w:w w:val="105"/>
        </w:rPr>
        <w:t xml:space="preserve"> </w:t>
      </w:r>
      <w:r>
        <w:rPr>
          <w:color w:val="585858"/>
          <w:spacing w:val="-1"/>
          <w:w w:val="105"/>
        </w:rPr>
        <w:t>identifying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w w:val="105"/>
        </w:rPr>
        <w:t>through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rFonts w:ascii="Times New Roman"/>
          <w:color w:val="585858"/>
          <w:spacing w:val="63"/>
          <w:w w:val="104"/>
        </w:rPr>
        <w:t xml:space="preserve"> </w:t>
      </w:r>
      <w:r>
        <w:rPr>
          <w:color w:val="585858"/>
          <w:spacing w:val="-1"/>
          <w:w w:val="105"/>
        </w:rPr>
        <w:t>learning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improving.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It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also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describes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structure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needed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manage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short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long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83"/>
          <w:w w:val="104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effectively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well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complex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ones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require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additional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1"/>
          <w:w w:val="105"/>
        </w:rPr>
        <w:t>and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Enhanced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rFonts w:ascii="Times New Roman"/>
          <w:color w:val="585858"/>
          <w:spacing w:val="65"/>
          <w:w w:val="104"/>
        </w:rPr>
        <w:t xml:space="preserve"> </w:t>
      </w:r>
      <w:r>
        <w:rPr>
          <w:color w:val="585858"/>
          <w:spacing w:val="-1"/>
          <w:w w:val="105"/>
        </w:rPr>
        <w:t>Solving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Teams.</w:t>
      </w:r>
    </w:p>
    <w:p w14:paraId="3DE636BE" w14:textId="77777777" w:rsidR="00A726F1" w:rsidRDefault="0007046C">
      <w:pPr>
        <w:pStyle w:val="BodyText"/>
        <w:spacing w:before="113"/>
        <w:ind w:left="151" w:firstLine="0"/>
        <w:jc w:val="both"/>
      </w:pPr>
      <w:r>
        <w:rPr>
          <w:color w:val="585858"/>
          <w:w w:val="105"/>
        </w:rPr>
        <w:t>MTO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one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enabling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processes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efficient,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reliable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5"/>
          <w:w w:val="105"/>
        </w:rPr>
        <w:t xml:space="preserve"> </w:t>
      </w:r>
      <w:proofErr w:type="spellStart"/>
      <w:r>
        <w:rPr>
          <w:color w:val="585858"/>
          <w:w w:val="105"/>
        </w:rPr>
        <w:t>optimised</w:t>
      </w:r>
      <w:proofErr w:type="spellEnd"/>
      <w:r>
        <w:rPr>
          <w:color w:val="585858"/>
          <w:spacing w:val="-15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shown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Figure</w:t>
      </w:r>
    </w:p>
    <w:p w14:paraId="43CEF07D" w14:textId="77777777" w:rsidR="00A726F1" w:rsidRDefault="0007046C">
      <w:pPr>
        <w:pStyle w:val="BodyText"/>
        <w:numPr>
          <w:ilvl w:val="0"/>
          <w:numId w:val="6"/>
        </w:numPr>
        <w:tabs>
          <w:tab w:val="left" w:pos="383"/>
        </w:tabs>
        <w:spacing w:before="46" w:line="287" w:lineRule="auto"/>
        <w:ind w:right="161" w:firstLine="0"/>
        <w:jc w:val="both"/>
      </w:pPr>
      <w:r>
        <w:rPr>
          <w:color w:val="585858"/>
          <w:spacing w:val="-1"/>
          <w:w w:val="105"/>
        </w:rPr>
        <w:t>Regular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operation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maintenance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through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execution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standard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processes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rFonts w:ascii="Times New Roman"/>
          <w:color w:val="585858"/>
          <w:spacing w:val="76"/>
          <w:w w:val="104"/>
        </w:rPr>
        <w:t xml:space="preserve"> </w:t>
      </w:r>
      <w:r>
        <w:rPr>
          <w:color w:val="585858"/>
          <w:w w:val="105"/>
        </w:rPr>
        <w:t>serve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primary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feed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into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process.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Outputs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processes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inform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improve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rFonts w:ascii="Times New Roman"/>
          <w:color w:val="585858"/>
          <w:spacing w:val="51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operates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future.</w:t>
      </w:r>
    </w:p>
    <w:p w14:paraId="74ECC09A" w14:textId="77777777" w:rsidR="00A726F1" w:rsidRDefault="00A726F1">
      <w:pPr>
        <w:spacing w:before="5"/>
        <w:rPr>
          <w:rFonts w:ascii="Futura Medium" w:eastAsia="Futura Medium" w:hAnsi="Futura Medium" w:cs="Futura Medium"/>
          <w:sz w:val="8"/>
          <w:szCs w:val="8"/>
        </w:rPr>
      </w:pPr>
    </w:p>
    <w:p w14:paraId="39A5C1F1" w14:textId="77777777" w:rsidR="00A726F1" w:rsidRDefault="0007046C">
      <w:pPr>
        <w:spacing w:line="200" w:lineRule="atLeast"/>
        <w:ind w:left="152"/>
        <w:rPr>
          <w:rFonts w:ascii="Futura Medium" w:eastAsia="Futura Medium" w:hAnsi="Futura Medium" w:cs="Futura Medium"/>
          <w:sz w:val="20"/>
          <w:szCs w:val="20"/>
        </w:rPr>
      </w:pPr>
      <w:r>
        <w:rPr>
          <w:rFonts w:ascii="Futura Medium" w:eastAsia="Futura Medium" w:hAnsi="Futura Medium" w:cs="Futura Medium"/>
          <w:noProof/>
          <w:sz w:val="20"/>
          <w:szCs w:val="20"/>
          <w:lang w:val="en-GB" w:eastAsia="en-GB"/>
        </w:rPr>
        <w:drawing>
          <wp:inline distT="0" distB="0" distL="0" distR="0" wp14:anchorId="6A1347AE" wp14:editId="00B1BF06">
            <wp:extent cx="5409999" cy="2910840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999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E06E8" w14:textId="77777777" w:rsidR="00A726F1" w:rsidRDefault="0007046C">
      <w:pPr>
        <w:spacing w:before="20"/>
        <w:ind w:left="151"/>
        <w:jc w:val="both"/>
        <w:rPr>
          <w:rFonts w:ascii="Calibri" w:eastAsia="Calibri" w:hAnsi="Calibri" w:cs="Calibri"/>
          <w:sz w:val="17"/>
          <w:szCs w:val="17"/>
        </w:rPr>
      </w:pPr>
      <w:r>
        <w:rPr>
          <w:rFonts w:ascii="Calibri"/>
          <w:b/>
          <w:color w:val="4E81BD"/>
          <w:sz w:val="17"/>
        </w:rPr>
        <w:t>Figure</w:t>
      </w:r>
      <w:r>
        <w:rPr>
          <w:rFonts w:ascii="Calibri"/>
          <w:b/>
          <w:color w:val="4E81BD"/>
          <w:spacing w:val="-6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1:</w:t>
      </w:r>
      <w:r>
        <w:rPr>
          <w:rFonts w:ascii="Calibri"/>
          <w:b/>
          <w:color w:val="4E81BD"/>
          <w:spacing w:val="-6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MTO</w:t>
      </w:r>
      <w:r>
        <w:rPr>
          <w:rFonts w:ascii="Calibri"/>
          <w:b/>
          <w:color w:val="4E81BD"/>
          <w:spacing w:val="-4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as</w:t>
      </w:r>
      <w:r>
        <w:rPr>
          <w:rFonts w:ascii="Calibri"/>
          <w:b/>
          <w:color w:val="4E81BD"/>
          <w:spacing w:val="-2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an</w:t>
      </w:r>
      <w:r>
        <w:rPr>
          <w:rFonts w:ascii="Calibri"/>
          <w:b/>
          <w:color w:val="4E81BD"/>
          <w:spacing w:val="-4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enabling</w:t>
      </w:r>
      <w:r>
        <w:rPr>
          <w:rFonts w:ascii="Calibri"/>
          <w:b/>
          <w:color w:val="4E81BD"/>
          <w:spacing w:val="-3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process</w:t>
      </w:r>
    </w:p>
    <w:p w14:paraId="602BA947" w14:textId="77777777" w:rsidR="00A726F1" w:rsidRDefault="00A726F1">
      <w:pPr>
        <w:spacing w:before="11"/>
        <w:rPr>
          <w:rFonts w:ascii="Calibri" w:eastAsia="Calibri" w:hAnsi="Calibri" w:cs="Calibri"/>
          <w:b/>
          <w:bCs/>
          <w:sz w:val="21"/>
          <w:szCs w:val="21"/>
        </w:rPr>
      </w:pPr>
    </w:p>
    <w:p w14:paraId="0609EF13" w14:textId="77777777" w:rsidR="00A726F1" w:rsidRDefault="0007046C">
      <w:pPr>
        <w:pStyle w:val="BodyText"/>
        <w:ind w:left="151" w:firstLine="0"/>
        <w:jc w:val="both"/>
      </w:pPr>
      <w:r>
        <w:rPr>
          <w:color w:val="585858"/>
          <w:spacing w:val="-1"/>
          <w:w w:val="105"/>
        </w:rPr>
        <w:t>Keys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Success</w:t>
      </w:r>
    </w:p>
    <w:p w14:paraId="46255D0E" w14:textId="77777777" w:rsidR="00A726F1" w:rsidRDefault="00A726F1">
      <w:pPr>
        <w:spacing w:before="7"/>
        <w:rPr>
          <w:rFonts w:ascii="Futura Medium" w:eastAsia="Futura Medium" w:hAnsi="Futura Medium" w:cs="Futura Medium"/>
          <w:sz w:val="18"/>
          <w:szCs w:val="18"/>
        </w:rPr>
      </w:pPr>
    </w:p>
    <w:p w14:paraId="226FC1EC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line="248" w:lineRule="auto"/>
        <w:ind w:right="159" w:hanging="338"/>
        <w:jc w:val="both"/>
      </w:pPr>
      <w:r>
        <w:rPr>
          <w:color w:val="585858"/>
          <w:w w:val="105"/>
        </w:rPr>
        <w:t>Leadership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w w:val="105"/>
        </w:rPr>
        <w:t>-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spacing w:val="-1"/>
          <w:w w:val="105"/>
        </w:rPr>
        <w:t>leaders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spacing w:val="-1"/>
          <w:w w:val="105"/>
        </w:rPr>
        <w:t>participate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actively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spacing w:val="-1"/>
          <w:w w:val="105"/>
        </w:rPr>
        <w:t>process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ensure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effectiveness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provide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93"/>
          <w:w w:val="104"/>
        </w:rPr>
        <w:t xml:space="preserve"> </w:t>
      </w:r>
      <w:r>
        <w:rPr>
          <w:color w:val="585858"/>
          <w:spacing w:val="-1"/>
          <w:w w:val="105"/>
        </w:rPr>
        <w:t>necessary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governance.</w:t>
      </w:r>
    </w:p>
    <w:p w14:paraId="346F3A6D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before="116" w:line="250" w:lineRule="auto"/>
        <w:ind w:right="160" w:hanging="338"/>
        <w:jc w:val="both"/>
      </w:pPr>
      <w:r>
        <w:rPr>
          <w:color w:val="585858"/>
          <w:w w:val="105"/>
        </w:rPr>
        <w:t>Performance</w:t>
      </w:r>
      <w:r>
        <w:rPr>
          <w:color w:val="585858"/>
          <w:spacing w:val="25"/>
          <w:w w:val="105"/>
        </w:rPr>
        <w:t xml:space="preserve"> </w:t>
      </w:r>
      <w:r>
        <w:rPr>
          <w:color w:val="585858"/>
          <w:spacing w:val="-1"/>
          <w:w w:val="105"/>
        </w:rPr>
        <w:t>Monitoring</w:t>
      </w:r>
      <w:r>
        <w:rPr>
          <w:color w:val="585858"/>
          <w:spacing w:val="28"/>
          <w:w w:val="105"/>
        </w:rPr>
        <w:t xml:space="preserve"> </w:t>
      </w:r>
      <w:r>
        <w:rPr>
          <w:color w:val="585858"/>
          <w:w w:val="105"/>
        </w:rPr>
        <w:t>–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strong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w w:val="105"/>
        </w:rPr>
        <w:t>use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w w:val="105"/>
        </w:rPr>
        <w:t>visual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management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w w:val="105"/>
        </w:rPr>
        <w:t>tools</w:t>
      </w:r>
      <w:r>
        <w:rPr>
          <w:color w:val="585858"/>
          <w:spacing w:val="2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w w:val="105"/>
        </w:rPr>
        <w:t>continuous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w w:val="105"/>
        </w:rPr>
        <w:t>improvement</w:t>
      </w:r>
      <w:r>
        <w:rPr>
          <w:rFonts w:ascii="Times New Roman" w:eastAsia="Times New Roman" w:hAnsi="Times New Roman" w:cs="Times New Roman"/>
          <w:color w:val="585858"/>
          <w:spacing w:val="42"/>
          <w:w w:val="104"/>
        </w:rPr>
        <w:t xml:space="preserve"> </w:t>
      </w:r>
      <w:r>
        <w:rPr>
          <w:color w:val="585858"/>
          <w:spacing w:val="-1"/>
          <w:w w:val="105"/>
        </w:rPr>
        <w:t>methodology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measure,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display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1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analyse</w:t>
      </w:r>
      <w:proofErr w:type="spellEnd"/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(equipment,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rFonts w:ascii="Times New Roman" w:eastAsia="Times New Roman" w:hAnsi="Times New Roman" w:cs="Times New Roman"/>
          <w:color w:val="585858"/>
          <w:spacing w:val="83"/>
          <w:w w:val="104"/>
        </w:rPr>
        <w:t xml:space="preserve"> </w:t>
      </w:r>
      <w:r>
        <w:rPr>
          <w:color w:val="585858"/>
          <w:spacing w:val="-1"/>
          <w:w w:val="105"/>
        </w:rPr>
        <w:t>process).</w:t>
      </w:r>
    </w:p>
    <w:p w14:paraId="2A212A36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before="113" w:line="249" w:lineRule="auto"/>
        <w:ind w:right="159" w:hanging="338"/>
        <w:jc w:val="both"/>
      </w:pPr>
      <w:r>
        <w:rPr>
          <w:color w:val="585858"/>
          <w:w w:val="105"/>
        </w:rPr>
        <w:t>Threat/Opportunity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-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identification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part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standard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work.</w:t>
      </w:r>
      <w:r>
        <w:rPr>
          <w:rFonts w:ascii="Times New Roman"/>
          <w:color w:val="585858"/>
          <w:spacing w:val="59"/>
          <w:w w:val="104"/>
        </w:rPr>
        <w:t xml:space="preserve"> </w:t>
      </w:r>
      <w:r>
        <w:rPr>
          <w:color w:val="585858"/>
          <w:spacing w:val="-1"/>
          <w:w w:val="105"/>
        </w:rPr>
        <w:t xml:space="preserve">There </w:t>
      </w:r>
      <w:r>
        <w:rPr>
          <w:color w:val="585858"/>
          <w:w w:val="105"/>
        </w:rPr>
        <w:t xml:space="preserve">is clear </w:t>
      </w:r>
      <w:r>
        <w:rPr>
          <w:color w:val="585858"/>
          <w:spacing w:val="-1"/>
          <w:w w:val="105"/>
        </w:rPr>
        <w:t>integration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between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outputs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MTO,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threats/opportunities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spacing w:val="-1"/>
          <w:w w:val="105"/>
        </w:rPr>
        <w:t>clearly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defined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ownership.</w:t>
      </w:r>
    </w:p>
    <w:p w14:paraId="555D1F73" w14:textId="77777777" w:rsidR="00A726F1" w:rsidRDefault="00A726F1">
      <w:pPr>
        <w:spacing w:line="249" w:lineRule="auto"/>
        <w:jc w:val="both"/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708C63B4" w14:textId="77777777" w:rsidR="00A726F1" w:rsidRDefault="00A726F1">
      <w:pPr>
        <w:spacing w:before="1"/>
        <w:rPr>
          <w:rFonts w:ascii="Futura Medium" w:eastAsia="Futura Medium" w:hAnsi="Futura Medium" w:cs="Futura Medium"/>
          <w:sz w:val="17"/>
          <w:szCs w:val="17"/>
        </w:rPr>
      </w:pPr>
    </w:p>
    <w:p w14:paraId="54D9E3EE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before="106" w:line="248" w:lineRule="auto"/>
        <w:ind w:right="165" w:hanging="338"/>
      </w:pPr>
      <w:r>
        <w:rPr>
          <w:color w:val="585858"/>
          <w:w w:val="105"/>
        </w:rPr>
        <w:t>Goal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spacing w:val="-1"/>
          <w:w w:val="105"/>
        </w:rPr>
        <w:t>Setting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w w:val="105"/>
        </w:rPr>
        <w:t>-</w:t>
      </w:r>
      <w:r>
        <w:rPr>
          <w:color w:val="585858"/>
          <w:spacing w:val="43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organisational</w:t>
      </w:r>
      <w:proofErr w:type="spellEnd"/>
      <w:r>
        <w:rPr>
          <w:color w:val="585858"/>
          <w:spacing w:val="42"/>
          <w:w w:val="105"/>
        </w:rPr>
        <w:t xml:space="preserve"> </w:t>
      </w:r>
      <w:r>
        <w:rPr>
          <w:color w:val="585858"/>
          <w:spacing w:val="-1"/>
          <w:w w:val="105"/>
        </w:rPr>
        <w:t>leaders</w:t>
      </w:r>
      <w:r>
        <w:rPr>
          <w:color w:val="585858"/>
          <w:spacing w:val="43"/>
          <w:w w:val="105"/>
        </w:rPr>
        <w:t xml:space="preserve"> </w:t>
      </w:r>
      <w:r>
        <w:rPr>
          <w:color w:val="585858"/>
          <w:w w:val="105"/>
        </w:rPr>
        <w:t>set</w:t>
      </w:r>
      <w:r>
        <w:rPr>
          <w:color w:val="585858"/>
          <w:spacing w:val="43"/>
          <w:w w:val="105"/>
        </w:rPr>
        <w:t xml:space="preserve"> </w:t>
      </w:r>
      <w:r>
        <w:rPr>
          <w:color w:val="585858"/>
          <w:w w:val="105"/>
        </w:rPr>
        <w:t>clear</w:t>
      </w:r>
      <w:r>
        <w:rPr>
          <w:color w:val="585858"/>
          <w:spacing w:val="43"/>
          <w:w w:val="105"/>
        </w:rPr>
        <w:t xml:space="preserve"> </w:t>
      </w:r>
      <w:r>
        <w:rPr>
          <w:color w:val="585858"/>
          <w:w w:val="105"/>
        </w:rPr>
        <w:t>objectives</w:t>
      </w:r>
      <w:r>
        <w:rPr>
          <w:color w:val="585858"/>
          <w:spacing w:val="43"/>
          <w:w w:val="105"/>
        </w:rPr>
        <w:t xml:space="preserve"> </w:t>
      </w:r>
      <w:r>
        <w:rPr>
          <w:color w:val="585858"/>
          <w:spacing w:val="-1"/>
          <w:w w:val="105"/>
        </w:rPr>
        <w:t>pertaining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45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43"/>
          <w:w w:val="105"/>
        </w:rPr>
        <w:t xml:space="preserve"> </w:t>
      </w:r>
      <w:r>
        <w:rPr>
          <w:color w:val="585858"/>
          <w:w w:val="105"/>
        </w:rPr>
        <w:t>mitigation</w:t>
      </w:r>
      <w:r>
        <w:rPr>
          <w:color w:val="585858"/>
          <w:spacing w:val="4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-4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-1"/>
          <w:w w:val="105"/>
        </w:rPr>
        <w:t>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many,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who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do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when.</w:t>
      </w:r>
    </w:p>
    <w:p w14:paraId="4609FEE5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before="118" w:line="250" w:lineRule="auto"/>
        <w:ind w:right="165" w:hanging="338"/>
      </w:pPr>
      <w:r>
        <w:rPr>
          <w:color w:val="585858"/>
          <w:w w:val="105"/>
        </w:rPr>
        <w:t>Problem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Solving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-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5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has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strong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capability,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invests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development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89"/>
          <w:w w:val="104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structured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solve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varying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levels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complexity.</w:t>
      </w:r>
    </w:p>
    <w:p w14:paraId="08848471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before="111" w:line="250" w:lineRule="auto"/>
        <w:ind w:right="165" w:hanging="338"/>
      </w:pPr>
      <w:r>
        <w:rPr>
          <w:color w:val="585858"/>
          <w:w w:val="105"/>
        </w:rPr>
        <w:t>Disciplined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Delivery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-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has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strong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execution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capability,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focus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few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67"/>
          <w:w w:val="104"/>
        </w:rPr>
        <w:t xml:space="preserve"> </w:t>
      </w:r>
      <w:r>
        <w:rPr>
          <w:color w:val="585858"/>
          <w:spacing w:val="-1"/>
          <w:w w:val="105"/>
        </w:rPr>
        <w:t>deliver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through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end-to-end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process.</w:t>
      </w:r>
    </w:p>
    <w:p w14:paraId="5ED99015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before="113" w:line="248" w:lineRule="auto"/>
        <w:ind w:right="165" w:hanging="338"/>
      </w:pPr>
      <w:r>
        <w:rPr>
          <w:color w:val="585858"/>
          <w:w w:val="105"/>
        </w:rPr>
        <w:t>Learning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–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understanding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current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role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individuals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play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creating</w:t>
      </w:r>
      <w:r>
        <w:rPr>
          <w:rFonts w:ascii="Times New Roman" w:eastAsia="Times New Roman" w:hAnsi="Times New Roman" w:cs="Times New Roman"/>
          <w:color w:val="585858"/>
          <w:spacing w:val="71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necessary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performance.</w:t>
      </w:r>
    </w:p>
    <w:p w14:paraId="5B7955D6" w14:textId="77777777" w:rsidR="00A726F1" w:rsidRDefault="0007046C">
      <w:pPr>
        <w:pStyle w:val="BodyText"/>
        <w:numPr>
          <w:ilvl w:val="1"/>
          <w:numId w:val="6"/>
        </w:numPr>
        <w:tabs>
          <w:tab w:val="left" w:pos="829"/>
        </w:tabs>
        <w:spacing w:before="118" w:line="250" w:lineRule="auto"/>
        <w:ind w:right="165" w:hanging="338"/>
      </w:pPr>
      <w:r>
        <w:rPr>
          <w:color w:val="585858"/>
          <w:w w:val="105"/>
        </w:rPr>
        <w:t>Collaborative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Dialogue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-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Transparent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reasoning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exchange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ideas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solving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70"/>
          <w:w w:val="104"/>
        </w:rPr>
        <w:t xml:space="preserve"> </w:t>
      </w:r>
      <w:r>
        <w:rPr>
          <w:color w:val="585858"/>
          <w:spacing w:val="-1"/>
          <w:w w:val="105"/>
        </w:rPr>
        <w:t>improved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understanding</w:t>
      </w:r>
    </w:p>
    <w:p w14:paraId="58DED546" w14:textId="77777777" w:rsidR="00A726F1" w:rsidRDefault="00A726F1">
      <w:pPr>
        <w:spacing w:line="250" w:lineRule="auto"/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77A8B2CC" w14:textId="77777777" w:rsidR="00A726F1" w:rsidRDefault="00A726F1">
      <w:pPr>
        <w:spacing w:before="2"/>
        <w:rPr>
          <w:rFonts w:ascii="Futura Medium" w:eastAsia="Futura Medium" w:hAnsi="Futura Medium" w:cs="Futura Medium"/>
          <w:sz w:val="21"/>
          <w:szCs w:val="21"/>
        </w:rPr>
      </w:pPr>
    </w:p>
    <w:p w14:paraId="1DE02A2E" w14:textId="77777777" w:rsidR="00A726F1" w:rsidRDefault="0007046C">
      <w:pPr>
        <w:pStyle w:val="Heading1"/>
        <w:numPr>
          <w:ilvl w:val="0"/>
          <w:numId w:val="7"/>
        </w:numPr>
        <w:tabs>
          <w:tab w:val="left" w:pos="685"/>
        </w:tabs>
        <w:ind w:hanging="532"/>
        <w:jc w:val="both"/>
      </w:pPr>
      <w:bookmarkStart w:id="3" w:name="_TOC_250017"/>
      <w:r>
        <w:rPr>
          <w:color w:val="D42D11"/>
          <w:spacing w:val="6"/>
        </w:rPr>
        <w:t>Process</w:t>
      </w:r>
      <w:r>
        <w:rPr>
          <w:color w:val="D42D11"/>
          <w:spacing w:val="47"/>
        </w:rPr>
        <w:t xml:space="preserve"> </w:t>
      </w:r>
      <w:r>
        <w:rPr>
          <w:color w:val="D42D11"/>
          <w:spacing w:val="6"/>
        </w:rPr>
        <w:t>Activity</w:t>
      </w:r>
      <w:r>
        <w:rPr>
          <w:color w:val="D42D11"/>
          <w:spacing w:val="44"/>
        </w:rPr>
        <w:t xml:space="preserve"> </w:t>
      </w:r>
      <w:r>
        <w:rPr>
          <w:color w:val="D42D11"/>
          <w:spacing w:val="7"/>
        </w:rPr>
        <w:t>Description</w:t>
      </w:r>
      <w:bookmarkEnd w:id="3"/>
    </w:p>
    <w:p w14:paraId="3BBEFA1B" w14:textId="77777777" w:rsidR="00A726F1" w:rsidRDefault="0007046C">
      <w:pPr>
        <w:pStyle w:val="BodyText"/>
        <w:spacing w:before="171" w:line="288" w:lineRule="auto"/>
        <w:ind w:left="151" w:right="160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shown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cycle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Figure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2.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They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provide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framework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enable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rFonts w:ascii="Times New Roman"/>
          <w:color w:val="585858"/>
          <w:spacing w:val="60"/>
          <w:w w:val="104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sustain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through:</w:t>
      </w:r>
    </w:p>
    <w:p w14:paraId="288DBE05" w14:textId="77777777" w:rsidR="00A726F1" w:rsidRDefault="0007046C">
      <w:pPr>
        <w:pStyle w:val="BodyText"/>
        <w:numPr>
          <w:ilvl w:val="0"/>
          <w:numId w:val="5"/>
        </w:numPr>
        <w:tabs>
          <w:tab w:val="left" w:pos="822"/>
        </w:tabs>
        <w:spacing w:before="111"/>
        <w:ind w:hanging="333"/>
      </w:pPr>
      <w:r>
        <w:rPr>
          <w:color w:val="585858"/>
          <w:spacing w:val="-1"/>
          <w:w w:val="105"/>
        </w:rPr>
        <w:t>regular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identification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</w:p>
    <w:p w14:paraId="60BF81FB" w14:textId="77777777" w:rsidR="00A726F1" w:rsidRDefault="0007046C">
      <w:pPr>
        <w:pStyle w:val="BodyText"/>
        <w:numPr>
          <w:ilvl w:val="0"/>
          <w:numId w:val="5"/>
        </w:numPr>
        <w:tabs>
          <w:tab w:val="left" w:pos="822"/>
        </w:tabs>
        <w:spacing w:before="46"/>
        <w:ind w:hanging="333"/>
      </w:pPr>
      <w:del w:id="4" w:author="Ndukwe, Victor C SPDC-UPO/G/PSMR" w:date="2017-08-03T13:35:00Z">
        <w:r w:rsidDel="00B20318">
          <w:rPr>
            <w:color w:val="585858"/>
            <w:spacing w:val="-1"/>
            <w:w w:val="105"/>
          </w:rPr>
          <w:delText>prioritisation</w:delText>
        </w:r>
      </w:del>
      <w:ins w:id="5" w:author="Ndukwe, Victor C SPDC-UPO/G/PSMR" w:date="2017-08-03T13:35:00Z">
        <w:r w:rsidR="00B20318">
          <w:rPr>
            <w:color w:val="585858"/>
            <w:spacing w:val="-1"/>
            <w:w w:val="105"/>
          </w:rPr>
          <w:t>prioritization</w:t>
        </w:r>
      </w:ins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high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risk/high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value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items</w:t>
      </w:r>
    </w:p>
    <w:p w14:paraId="2DEA74EB" w14:textId="77777777" w:rsidR="00A726F1" w:rsidRDefault="0007046C">
      <w:pPr>
        <w:pStyle w:val="BodyText"/>
        <w:numPr>
          <w:ilvl w:val="0"/>
          <w:numId w:val="5"/>
        </w:numPr>
        <w:tabs>
          <w:tab w:val="left" w:pos="822"/>
        </w:tabs>
        <w:spacing w:before="44" w:line="288" w:lineRule="auto"/>
        <w:ind w:right="165" w:hanging="333"/>
      </w:pPr>
      <w:r>
        <w:rPr>
          <w:color w:val="585858"/>
          <w:w w:val="105"/>
        </w:rPr>
        <w:t>rigorous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problem solving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w w:val="105"/>
        </w:rPr>
        <w:t xml:space="preserve"> opportunity </w:t>
      </w:r>
      <w:del w:id="6" w:author="Ndukwe, Victor C SPDC-UPO/G/PSMR" w:date="2017-08-03T13:35:00Z">
        <w:r w:rsidDel="00B20318">
          <w:rPr>
            <w:color w:val="585858"/>
            <w:spacing w:val="-1"/>
            <w:w w:val="105"/>
          </w:rPr>
          <w:delText>realisation</w:delText>
        </w:r>
      </w:del>
      <w:ins w:id="7" w:author="Ndukwe, Victor C SPDC-UPO/G/PSMR" w:date="2017-08-03T13:35:00Z">
        <w:r w:rsidR="00B20318">
          <w:rPr>
            <w:color w:val="585858"/>
            <w:spacing w:val="-1"/>
            <w:w w:val="105"/>
          </w:rPr>
          <w:t>realization</w:t>
        </w:r>
      </w:ins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 xml:space="preserve">robust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developed,</w:t>
      </w:r>
      <w:r>
        <w:rPr>
          <w:rFonts w:ascii="Times New Roman"/>
          <w:color w:val="585858"/>
          <w:spacing w:val="56"/>
          <w:w w:val="104"/>
        </w:rPr>
        <w:t xml:space="preserve"> </w:t>
      </w:r>
      <w:r>
        <w:rPr>
          <w:color w:val="585858"/>
          <w:spacing w:val="-1"/>
          <w:w w:val="105"/>
        </w:rPr>
        <w:t>monitored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executed.</w:t>
      </w:r>
    </w:p>
    <w:p w14:paraId="16942315" w14:textId="77777777" w:rsidR="00A726F1" w:rsidRDefault="00A726F1">
      <w:pPr>
        <w:rPr>
          <w:rFonts w:ascii="Futura Medium" w:eastAsia="Futura Medium" w:hAnsi="Futura Medium" w:cs="Futura Medium"/>
          <w:sz w:val="20"/>
          <w:szCs w:val="20"/>
        </w:rPr>
      </w:pPr>
    </w:p>
    <w:p w14:paraId="4C128996" w14:textId="77777777" w:rsidR="00A726F1" w:rsidRDefault="00A726F1">
      <w:pPr>
        <w:spacing w:before="2"/>
        <w:rPr>
          <w:rFonts w:ascii="Futura Medium" w:eastAsia="Futura Medium" w:hAnsi="Futura Medium" w:cs="Futura Medium"/>
          <w:sz w:val="10"/>
          <w:szCs w:val="10"/>
        </w:rPr>
      </w:pPr>
    </w:p>
    <w:p w14:paraId="7E3518BA" w14:textId="77777777" w:rsidR="00A726F1" w:rsidRDefault="0007046C">
      <w:pPr>
        <w:spacing w:line="200" w:lineRule="atLeast"/>
        <w:ind w:left="1952"/>
        <w:rPr>
          <w:rFonts w:ascii="Futura Medium" w:eastAsia="Futura Medium" w:hAnsi="Futura Medium" w:cs="Futura Medium"/>
          <w:sz w:val="20"/>
          <w:szCs w:val="20"/>
        </w:rPr>
      </w:pPr>
      <w:r>
        <w:rPr>
          <w:rFonts w:ascii="Futura Medium" w:eastAsia="Futura Medium" w:hAnsi="Futura Medium" w:cs="Futura Medium"/>
          <w:noProof/>
          <w:sz w:val="20"/>
          <w:szCs w:val="20"/>
          <w:lang w:val="en-GB" w:eastAsia="en-GB"/>
        </w:rPr>
        <w:drawing>
          <wp:inline distT="0" distB="0" distL="0" distR="0" wp14:anchorId="3DF9F05E" wp14:editId="38871FEA">
            <wp:extent cx="3112619" cy="2522505"/>
            <wp:effectExtent l="0" t="0" r="0" b="0"/>
            <wp:docPr id="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2619" cy="252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2A496" w14:textId="77777777" w:rsidR="00A726F1" w:rsidRDefault="00A726F1">
      <w:pPr>
        <w:spacing w:before="12"/>
        <w:rPr>
          <w:rFonts w:ascii="Futura Medium" w:eastAsia="Futura Medium" w:hAnsi="Futura Medium" w:cs="Futura Medium"/>
          <w:sz w:val="16"/>
          <w:szCs w:val="16"/>
        </w:rPr>
      </w:pPr>
    </w:p>
    <w:p w14:paraId="3E70E2A3" w14:textId="77777777" w:rsidR="00A726F1" w:rsidRDefault="0007046C">
      <w:pPr>
        <w:ind w:left="151"/>
        <w:jc w:val="both"/>
        <w:rPr>
          <w:rFonts w:ascii="Calibri" w:eastAsia="Calibri" w:hAnsi="Calibri" w:cs="Calibri"/>
          <w:sz w:val="17"/>
          <w:szCs w:val="17"/>
        </w:rPr>
      </w:pPr>
      <w:r>
        <w:rPr>
          <w:rFonts w:ascii="Calibri"/>
          <w:b/>
          <w:color w:val="4E81BD"/>
          <w:sz w:val="17"/>
        </w:rPr>
        <w:t>Figure</w:t>
      </w:r>
      <w:r>
        <w:rPr>
          <w:rFonts w:ascii="Calibri"/>
          <w:b/>
          <w:color w:val="4E81BD"/>
          <w:spacing w:val="-7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2:</w:t>
      </w:r>
      <w:r>
        <w:rPr>
          <w:rFonts w:ascii="Calibri"/>
          <w:b/>
          <w:color w:val="4E81BD"/>
          <w:spacing w:val="-7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MTO</w:t>
      </w:r>
      <w:r>
        <w:rPr>
          <w:rFonts w:ascii="Calibri"/>
          <w:b/>
          <w:color w:val="4E81BD"/>
          <w:spacing w:val="-5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process</w:t>
      </w:r>
    </w:p>
    <w:p w14:paraId="0BB36062" w14:textId="77777777" w:rsidR="00A726F1" w:rsidRDefault="00A726F1">
      <w:pPr>
        <w:spacing w:before="7"/>
        <w:rPr>
          <w:rFonts w:ascii="Calibri" w:eastAsia="Calibri" w:hAnsi="Calibri" w:cs="Calibri"/>
          <w:b/>
          <w:bCs/>
          <w:sz w:val="18"/>
          <w:szCs w:val="18"/>
        </w:rPr>
      </w:pPr>
    </w:p>
    <w:p w14:paraId="7B8548EB" w14:textId="77777777" w:rsidR="00A726F1" w:rsidRDefault="0007046C">
      <w:pPr>
        <w:pStyle w:val="BodyText"/>
        <w:ind w:left="151" w:firstLine="0"/>
        <w:jc w:val="both"/>
      </w:pPr>
      <w:r>
        <w:rPr>
          <w:color w:val="585858"/>
          <w:w w:val="105"/>
        </w:rPr>
        <w:t>Meeting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Structure</w:t>
      </w:r>
    </w:p>
    <w:p w14:paraId="434B5DDA" w14:textId="77777777" w:rsidR="00A726F1" w:rsidRDefault="0007046C">
      <w:pPr>
        <w:pStyle w:val="BodyText"/>
        <w:spacing w:before="159" w:line="287" w:lineRule="auto"/>
        <w:ind w:left="151" w:right="160" w:hanging="1"/>
        <w:jc w:val="both"/>
      </w:pPr>
      <w:r>
        <w:rPr>
          <w:color w:val="585858"/>
          <w:w w:val="105"/>
        </w:rPr>
        <w:t>A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consistent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meeting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cadence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enables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involves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levels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2"/>
          <w:w w:val="105"/>
        </w:rPr>
        <w:t xml:space="preserve"> </w:t>
      </w:r>
      <w:del w:id="8" w:author="Ndukwe, Victor C SPDC-UPO/G/PSMR" w:date="2017-08-03T13:35:00Z">
        <w:r w:rsidDel="00B20318">
          <w:rPr>
            <w:color w:val="585858"/>
            <w:spacing w:val="-1"/>
            <w:w w:val="105"/>
          </w:rPr>
          <w:delText>organisation</w:delText>
        </w:r>
      </w:del>
      <w:ins w:id="9" w:author="Ndukwe, Victor C SPDC-UPO/G/PSMR" w:date="2017-08-03T13:35:00Z">
        <w:r w:rsidR="00B20318">
          <w:rPr>
            <w:color w:val="585858"/>
            <w:spacing w:val="-1"/>
            <w:w w:val="105"/>
          </w:rPr>
          <w:t>organization</w:t>
        </w:r>
      </w:ins>
      <w:r>
        <w:rPr>
          <w:color w:val="585858"/>
          <w:spacing w:val="-1"/>
          <w:w w:val="105"/>
        </w:rPr>
        <w:t>.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While</w:t>
      </w:r>
      <w:r>
        <w:rPr>
          <w:rFonts w:ascii="Times New Roman"/>
          <w:color w:val="585858"/>
          <w:spacing w:val="61"/>
          <w:w w:val="104"/>
        </w:rPr>
        <w:t xml:space="preserve"> </w:t>
      </w:r>
      <w:r>
        <w:rPr>
          <w:color w:val="585858"/>
          <w:w w:val="105"/>
        </w:rPr>
        <w:t>many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meetings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needed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discuss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combined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other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scheduled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meetings,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setting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discuss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recurring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basis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allow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rFonts w:ascii="Times New Roman"/>
          <w:color w:val="585858"/>
          <w:spacing w:val="97"/>
          <w:w w:val="104"/>
        </w:rPr>
        <w:t xml:space="preserve"> </w:t>
      </w:r>
      <w:r>
        <w:rPr>
          <w:color w:val="585858"/>
          <w:w w:val="105"/>
        </w:rPr>
        <w:t>robust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process.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Figure</w:t>
      </w:r>
      <w:r>
        <w:rPr>
          <w:color w:val="585858"/>
          <w:w w:val="105"/>
        </w:rPr>
        <w:t xml:space="preserve"> 3 outlines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 xml:space="preserve">the </w:t>
      </w:r>
      <w:r>
        <w:rPr>
          <w:color w:val="585858"/>
          <w:spacing w:val="-1"/>
          <w:w w:val="105"/>
        </w:rPr>
        <w:t>meeting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cadence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levels</w:t>
      </w:r>
      <w:r>
        <w:rPr>
          <w:color w:val="585858"/>
          <w:spacing w:val="1"/>
          <w:w w:val="105"/>
        </w:rPr>
        <w:t xml:space="preserve"> of</w:t>
      </w:r>
      <w:r>
        <w:rPr>
          <w:color w:val="585858"/>
          <w:spacing w:val="-1"/>
          <w:w w:val="105"/>
        </w:rPr>
        <w:t xml:space="preserve"> governance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within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along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rFonts w:ascii="Times New Roman"/>
          <w:color w:val="585858"/>
          <w:spacing w:val="87"/>
          <w:w w:val="104"/>
        </w:rPr>
        <w:t xml:space="preserve"> </w:t>
      </w:r>
      <w:r>
        <w:rPr>
          <w:color w:val="585858"/>
          <w:spacing w:val="-1"/>
          <w:w w:val="105"/>
        </w:rPr>
        <w:t>key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topics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each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meeting.</w:t>
      </w:r>
    </w:p>
    <w:p w14:paraId="3D5C3F0D" w14:textId="77777777" w:rsidR="00A726F1" w:rsidRDefault="0007046C">
      <w:pPr>
        <w:spacing w:before="114" w:line="290" w:lineRule="auto"/>
        <w:ind w:left="151" w:right="162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Note:</w:t>
      </w:r>
      <w:r>
        <w:rPr>
          <w:rFonts w:ascii="Futura Medium"/>
          <w:i/>
          <w:color w:val="585858"/>
          <w:spacing w:val="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Figure</w:t>
      </w:r>
      <w:r>
        <w:rPr>
          <w:rFonts w:ascii="Futura Medium"/>
          <w:i/>
          <w:color w:val="585858"/>
          <w:spacing w:val="-2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3 shows</w:t>
      </w:r>
      <w:r>
        <w:rPr>
          <w:rFonts w:ascii="Futura Medium"/>
          <w:i/>
          <w:color w:val="585858"/>
          <w:spacing w:val="-2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only</w:t>
      </w:r>
      <w:r>
        <w:rPr>
          <w:rFonts w:ascii="Futura Medium"/>
          <w:i/>
          <w:color w:val="585858"/>
          <w:spacing w:val="-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2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core MTO</w:t>
      </w:r>
      <w:r>
        <w:rPr>
          <w:rFonts w:ascii="Futura Medium"/>
          <w:i/>
          <w:color w:val="585858"/>
          <w:spacing w:val="-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 xml:space="preserve">meeting </w:t>
      </w:r>
      <w:r>
        <w:rPr>
          <w:rFonts w:ascii="Futura Medium"/>
          <w:i/>
          <w:color w:val="585858"/>
          <w:spacing w:val="-1"/>
          <w:w w:val="105"/>
          <w:sz w:val="18"/>
        </w:rPr>
        <w:t xml:space="preserve">structure. </w:t>
      </w:r>
      <w:r>
        <w:rPr>
          <w:rFonts w:ascii="Futura Medium"/>
          <w:i/>
          <w:color w:val="585858"/>
          <w:w w:val="105"/>
          <w:sz w:val="18"/>
        </w:rPr>
        <w:t xml:space="preserve">Requirement </w:t>
      </w:r>
      <w:r>
        <w:rPr>
          <w:rFonts w:ascii="Futura Medium"/>
          <w:i/>
          <w:color w:val="585858"/>
          <w:spacing w:val="-1"/>
          <w:w w:val="105"/>
          <w:sz w:val="18"/>
        </w:rPr>
        <w:t>for</w:t>
      </w:r>
      <w:r>
        <w:rPr>
          <w:rFonts w:ascii="Futura Medium"/>
          <w:i/>
          <w:color w:val="585858"/>
          <w:w w:val="105"/>
          <w:sz w:val="18"/>
        </w:rPr>
        <w:t xml:space="preserve"> the </w:t>
      </w:r>
      <w:r>
        <w:rPr>
          <w:rFonts w:ascii="Futura Medium"/>
          <w:i/>
          <w:color w:val="585858"/>
          <w:spacing w:val="-1"/>
          <w:w w:val="105"/>
          <w:sz w:val="18"/>
        </w:rPr>
        <w:t xml:space="preserve">quarterly </w:t>
      </w:r>
      <w:r>
        <w:rPr>
          <w:rFonts w:ascii="Futura Medium"/>
          <w:i/>
          <w:color w:val="585858"/>
          <w:w w:val="105"/>
          <w:sz w:val="18"/>
        </w:rPr>
        <w:t>meeting</w:t>
      </w:r>
      <w:r>
        <w:rPr>
          <w:rFonts w:ascii="Futura Medium"/>
          <w:i/>
          <w:color w:val="585858"/>
          <w:spacing w:val="-3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depends</w:t>
      </w:r>
      <w:r>
        <w:rPr>
          <w:rFonts w:ascii="Times New Roman"/>
          <w:i/>
          <w:color w:val="585858"/>
          <w:spacing w:val="63"/>
          <w:w w:val="104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on</w:t>
      </w:r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del w:id="10" w:author="Ndukwe, Victor C SPDC-UPO/G/PSMR" w:date="2017-08-03T13:35:00Z">
        <w:r w:rsidDel="00B20318">
          <w:rPr>
            <w:rFonts w:ascii="Futura Medium"/>
            <w:i/>
            <w:color w:val="585858"/>
            <w:spacing w:val="-1"/>
            <w:w w:val="105"/>
            <w:sz w:val="18"/>
          </w:rPr>
          <w:delText>organisation</w:delText>
        </w:r>
      </w:del>
      <w:ins w:id="11" w:author="Ndukwe, Victor C SPDC-UPO/G/PSMR" w:date="2017-08-03T13:35:00Z">
        <w:r w:rsidR="00B20318">
          <w:rPr>
            <w:rFonts w:ascii="Futura Medium"/>
            <w:i/>
            <w:color w:val="585858"/>
            <w:spacing w:val="-1"/>
            <w:w w:val="105"/>
            <w:sz w:val="18"/>
          </w:rPr>
          <w:t>organization</w:t>
        </w:r>
      </w:ins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size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(single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Asset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2"/>
          <w:w w:val="105"/>
          <w:sz w:val="18"/>
        </w:rPr>
        <w:t>or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multiple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Assets</w:t>
      </w:r>
      <w:r>
        <w:rPr>
          <w:rFonts w:ascii="Futura Medium"/>
          <w:i/>
          <w:color w:val="585858"/>
          <w:spacing w:val="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/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directorate).</w:t>
      </w:r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Intent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is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to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integrate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MTO</w:t>
      </w:r>
      <w:r>
        <w:rPr>
          <w:rFonts w:ascii="Futura Medium"/>
          <w:i/>
          <w:color w:val="585858"/>
          <w:spacing w:val="7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meetings</w:t>
      </w:r>
      <w:r>
        <w:rPr>
          <w:rFonts w:ascii="Times New Roman"/>
          <w:i/>
          <w:color w:val="585858"/>
          <w:spacing w:val="85"/>
          <w:w w:val="104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into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7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existing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meeting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structure</w:t>
      </w:r>
      <w:r>
        <w:rPr>
          <w:rFonts w:ascii="Futura Medium"/>
          <w:i/>
          <w:color w:val="585858"/>
          <w:spacing w:val="-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as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much</w:t>
      </w:r>
      <w:r>
        <w:rPr>
          <w:rFonts w:ascii="Futura Medium"/>
          <w:i/>
          <w:color w:val="585858"/>
          <w:spacing w:val="-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as</w:t>
      </w:r>
      <w:r>
        <w:rPr>
          <w:rFonts w:ascii="Futura Medium"/>
          <w:i/>
          <w:color w:val="585858"/>
          <w:spacing w:val="-3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possible.</w:t>
      </w:r>
      <w:r>
        <w:rPr>
          <w:rFonts w:ascii="Futura Medium"/>
          <w:i/>
          <w:color w:val="585858"/>
          <w:spacing w:val="-3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In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addition,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supporting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meetings</w:t>
      </w:r>
      <w:r>
        <w:rPr>
          <w:rFonts w:ascii="Futura Medium"/>
          <w:i/>
          <w:color w:val="585858"/>
          <w:spacing w:val="-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may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be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required.</w:t>
      </w:r>
    </w:p>
    <w:p w14:paraId="16EB9ACF" w14:textId="77777777" w:rsidR="00A726F1" w:rsidRDefault="00A726F1">
      <w:pPr>
        <w:spacing w:line="290" w:lineRule="auto"/>
        <w:jc w:val="both"/>
        <w:rPr>
          <w:rFonts w:ascii="Futura Medium" w:eastAsia="Futura Medium" w:hAnsi="Futura Medium" w:cs="Futura Medium"/>
          <w:sz w:val="18"/>
          <w:szCs w:val="18"/>
        </w:r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679EBCCE" w14:textId="77777777" w:rsidR="00A726F1" w:rsidRDefault="00A726F1">
      <w:pPr>
        <w:spacing w:before="10"/>
        <w:rPr>
          <w:rFonts w:ascii="Futura Medium" w:eastAsia="Futura Medium" w:hAnsi="Futura Medium" w:cs="Futura Medium"/>
          <w:i/>
          <w:sz w:val="24"/>
          <w:szCs w:val="24"/>
        </w:rPr>
      </w:pPr>
    </w:p>
    <w:p w14:paraId="4FBE2139" w14:textId="77777777" w:rsidR="00A726F1" w:rsidRDefault="0007046C">
      <w:pPr>
        <w:spacing w:line="200" w:lineRule="atLeast"/>
        <w:ind w:left="152"/>
        <w:rPr>
          <w:rFonts w:ascii="Futura Medium" w:eastAsia="Futura Medium" w:hAnsi="Futura Medium" w:cs="Futura Medium"/>
          <w:sz w:val="20"/>
          <w:szCs w:val="20"/>
        </w:rPr>
      </w:pPr>
      <w:r>
        <w:rPr>
          <w:rFonts w:ascii="Futura Medium" w:eastAsia="Futura Medium" w:hAnsi="Futura Medium" w:cs="Futura Medium"/>
          <w:noProof/>
          <w:sz w:val="20"/>
          <w:szCs w:val="20"/>
          <w:lang w:val="en-GB" w:eastAsia="en-GB"/>
        </w:rPr>
        <w:drawing>
          <wp:inline distT="0" distB="0" distL="0" distR="0" wp14:anchorId="32E02A2D" wp14:editId="5CBED5D7">
            <wp:extent cx="5378880" cy="2422398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880" cy="2422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D613F" w14:textId="77777777" w:rsidR="00A726F1" w:rsidRDefault="00A726F1">
      <w:pPr>
        <w:spacing w:before="1"/>
        <w:rPr>
          <w:rFonts w:ascii="Futura Medium" w:eastAsia="Futura Medium" w:hAnsi="Futura Medium" w:cs="Futura Medium"/>
          <w:i/>
          <w:sz w:val="13"/>
          <w:szCs w:val="13"/>
        </w:rPr>
      </w:pPr>
    </w:p>
    <w:p w14:paraId="38588A0D" w14:textId="77777777" w:rsidR="00A726F1" w:rsidRDefault="0007046C">
      <w:pPr>
        <w:spacing w:before="65"/>
        <w:ind w:left="151"/>
        <w:jc w:val="both"/>
        <w:rPr>
          <w:rFonts w:ascii="Calibri" w:eastAsia="Calibri" w:hAnsi="Calibri" w:cs="Calibri"/>
          <w:sz w:val="17"/>
          <w:szCs w:val="17"/>
        </w:rPr>
      </w:pPr>
      <w:r>
        <w:rPr>
          <w:rFonts w:ascii="Calibri"/>
          <w:b/>
          <w:color w:val="4E81BD"/>
          <w:sz w:val="17"/>
        </w:rPr>
        <w:t>Figure</w:t>
      </w:r>
      <w:r>
        <w:rPr>
          <w:rFonts w:ascii="Calibri"/>
          <w:b/>
          <w:color w:val="4E81BD"/>
          <w:spacing w:val="-8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3:</w:t>
      </w:r>
      <w:r>
        <w:rPr>
          <w:rFonts w:ascii="Calibri"/>
          <w:b/>
          <w:color w:val="4E81BD"/>
          <w:spacing w:val="-7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MTO</w:t>
      </w:r>
      <w:r>
        <w:rPr>
          <w:rFonts w:ascii="Calibri"/>
          <w:b/>
          <w:color w:val="4E81BD"/>
          <w:spacing w:val="-7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meeting</w:t>
      </w:r>
      <w:r>
        <w:rPr>
          <w:rFonts w:ascii="Calibri"/>
          <w:b/>
          <w:color w:val="4E81BD"/>
          <w:spacing w:val="-7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cadence</w:t>
      </w:r>
    </w:p>
    <w:p w14:paraId="37B4D83C" w14:textId="77777777" w:rsidR="00A726F1" w:rsidRDefault="00A726F1">
      <w:pPr>
        <w:spacing w:before="4"/>
        <w:rPr>
          <w:rFonts w:ascii="Calibri" w:eastAsia="Calibri" w:hAnsi="Calibri" w:cs="Calibri"/>
          <w:b/>
          <w:bCs/>
          <w:sz w:val="18"/>
          <w:szCs w:val="18"/>
        </w:rPr>
      </w:pPr>
    </w:p>
    <w:p w14:paraId="2FD84286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spacing w:before="0"/>
        <w:ind w:hanging="542"/>
        <w:jc w:val="both"/>
      </w:pPr>
      <w:bookmarkStart w:id="12" w:name="_TOC_250016"/>
      <w:r>
        <w:rPr>
          <w:color w:val="585858"/>
          <w:spacing w:val="-1"/>
        </w:rPr>
        <w:t>Identify</w:t>
      </w:r>
      <w:r>
        <w:rPr>
          <w:color w:val="585858"/>
          <w:spacing w:val="10"/>
        </w:rPr>
        <w:t xml:space="preserve"> </w:t>
      </w:r>
      <w:r>
        <w:rPr>
          <w:color w:val="585858"/>
          <w:spacing w:val="-1"/>
        </w:rPr>
        <w:t>Threats</w:t>
      </w:r>
      <w:r>
        <w:rPr>
          <w:color w:val="585858"/>
          <w:spacing w:val="9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11"/>
        </w:rPr>
        <w:t xml:space="preserve"> </w:t>
      </w:r>
      <w:r>
        <w:rPr>
          <w:color w:val="585858"/>
          <w:spacing w:val="-1"/>
        </w:rPr>
        <w:t>Opportunities</w:t>
      </w:r>
      <w:bookmarkEnd w:id="12"/>
    </w:p>
    <w:p w14:paraId="167CE886" w14:textId="77777777" w:rsidR="00A726F1" w:rsidRDefault="0007046C">
      <w:pPr>
        <w:pStyle w:val="BodyText"/>
        <w:spacing w:before="121" w:line="287" w:lineRule="auto"/>
        <w:ind w:left="151" w:right="162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objective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outputs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enabling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identification</w:t>
      </w:r>
      <w:r>
        <w:rPr>
          <w:rFonts w:ascii="Times New Roman"/>
          <w:color w:val="585858"/>
          <w:spacing w:val="56"/>
          <w:w w:val="104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plan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strategy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identification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1"/>
          <w:w w:val="105"/>
        </w:rPr>
        <w:t>any</w:t>
      </w:r>
      <w:r>
        <w:rPr>
          <w:rFonts w:ascii="Times New Roman"/>
          <w:color w:val="585858"/>
          <w:spacing w:val="96"/>
          <w:w w:val="104"/>
        </w:rPr>
        <w:t xml:space="preserve"> </w:t>
      </w:r>
      <w:r>
        <w:rPr>
          <w:color w:val="585858"/>
          <w:spacing w:val="-1"/>
          <w:w w:val="105"/>
        </w:rPr>
        <w:t>aspect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performance.</w:t>
      </w:r>
    </w:p>
    <w:p w14:paraId="50F107FD" w14:textId="77777777" w:rsidR="00A726F1" w:rsidRDefault="0007046C">
      <w:pPr>
        <w:pStyle w:val="BodyText"/>
        <w:spacing w:before="114" w:line="288" w:lineRule="auto"/>
        <w:ind w:left="151" w:right="160" w:firstLine="0"/>
        <w:jc w:val="both"/>
      </w:pPr>
      <w:r>
        <w:rPr>
          <w:color w:val="585858"/>
          <w:spacing w:val="-1"/>
          <w:w w:val="105"/>
        </w:rPr>
        <w:t>Threats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w w:val="105"/>
        </w:rPr>
        <w:t>come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any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source.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most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w w:val="105"/>
        </w:rPr>
        <w:t>common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sources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reviews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28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rFonts w:ascii="Times New Roman"/>
          <w:color w:val="585858"/>
          <w:spacing w:val="77"/>
          <w:w w:val="104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metrics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standard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outputs.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include:</w:t>
      </w:r>
    </w:p>
    <w:p w14:paraId="49CC4E4D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11"/>
        <w:ind w:hanging="333"/>
      </w:pPr>
      <w:r>
        <w:rPr>
          <w:color w:val="585858"/>
          <w:w w:val="105"/>
        </w:rPr>
        <w:t>HSSE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</w:p>
    <w:p w14:paraId="3DE4AE33" w14:textId="77777777" w:rsidR="00A726F1" w:rsidRDefault="0007046C">
      <w:pPr>
        <w:pStyle w:val="BodyText"/>
        <w:spacing w:before="46" w:line="250" w:lineRule="auto"/>
        <w:ind w:left="1085" w:right="165" w:firstLine="0"/>
      </w:pPr>
      <w:r>
        <w:rPr>
          <w:color w:val="585858"/>
          <w:spacing w:val="-1"/>
          <w:w w:val="105"/>
        </w:rPr>
        <w:t>Note: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through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assessment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1"/>
          <w:w w:val="105"/>
        </w:rPr>
        <w:t xml:space="preserve">of </w:t>
      </w:r>
      <w:r>
        <w:rPr>
          <w:color w:val="585858"/>
          <w:w w:val="105"/>
        </w:rPr>
        <w:t>HSSE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data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captured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Process</w:t>
      </w:r>
    </w:p>
    <w:p w14:paraId="08FBA649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ind w:hanging="333"/>
      </w:pPr>
      <w:r>
        <w:rPr>
          <w:color w:val="585858"/>
          <w:spacing w:val="-1"/>
          <w:w w:val="105"/>
        </w:rPr>
        <w:t>Hazards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Effects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Process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(HEMP),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identified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critical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barriers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</w:p>
    <w:p w14:paraId="3926E422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2" w:line="289" w:lineRule="auto"/>
        <w:ind w:right="161" w:hanging="333"/>
        <w:jc w:val="both"/>
      </w:pPr>
      <w:r>
        <w:rPr>
          <w:color w:val="585858"/>
          <w:spacing w:val="-1"/>
          <w:w w:val="105"/>
        </w:rPr>
        <w:t>Wells,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Reservoir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Facilities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(WRFM)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Practice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Table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Process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–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any</w:t>
      </w:r>
      <w:r>
        <w:rPr>
          <w:rFonts w:ascii="Times New Roman" w:eastAsia="Times New Roman" w:hAnsi="Times New Roman" w:cs="Times New Roman"/>
          <w:color w:val="585858"/>
          <w:spacing w:val="85"/>
          <w:w w:val="104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result from</w:t>
      </w:r>
      <w:r>
        <w:rPr>
          <w:color w:val="585858"/>
          <w:w w:val="105"/>
        </w:rPr>
        <w:t xml:space="preserve"> the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structured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review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1"/>
          <w:w w:val="105"/>
        </w:rPr>
        <w:t xml:space="preserve"> Wells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Facilities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through the</w:t>
      </w:r>
      <w:r>
        <w:rPr>
          <w:rFonts w:ascii="Times New Roman" w:eastAsia="Times New Roman" w:hAnsi="Times New Roman" w:cs="Times New Roman"/>
          <w:color w:val="585858"/>
          <w:spacing w:val="89"/>
          <w:w w:val="104"/>
        </w:rPr>
        <w:t xml:space="preserve"> </w:t>
      </w:r>
      <w:r>
        <w:rPr>
          <w:color w:val="585858"/>
          <w:w w:val="105"/>
        </w:rPr>
        <w:t>WRFM</w:t>
      </w:r>
      <w:r>
        <w:rPr>
          <w:color w:val="585858"/>
          <w:spacing w:val="48"/>
          <w:w w:val="105"/>
        </w:rPr>
        <w:t xml:space="preserve"> </w:t>
      </w:r>
      <w:r>
        <w:rPr>
          <w:color w:val="585858"/>
          <w:w w:val="105"/>
        </w:rPr>
        <w:t>practice</w:t>
      </w:r>
      <w:r>
        <w:rPr>
          <w:color w:val="585858"/>
          <w:spacing w:val="46"/>
          <w:w w:val="105"/>
        </w:rPr>
        <w:t xml:space="preserve"> </w:t>
      </w:r>
      <w:r>
        <w:rPr>
          <w:color w:val="585858"/>
          <w:w w:val="105"/>
        </w:rPr>
        <w:t>table,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48"/>
          <w:w w:val="105"/>
        </w:rPr>
        <w:t xml:space="preserve"> </w:t>
      </w:r>
      <w:r>
        <w:rPr>
          <w:color w:val="585858"/>
          <w:w w:val="105"/>
        </w:rPr>
        <w:t>System</w:t>
      </w:r>
      <w:r>
        <w:rPr>
          <w:color w:val="585858"/>
          <w:spacing w:val="48"/>
          <w:w w:val="105"/>
        </w:rPr>
        <w:t xml:space="preserve"> </w:t>
      </w:r>
      <w:proofErr w:type="spellStart"/>
      <w:r>
        <w:rPr>
          <w:color w:val="585858"/>
          <w:w w:val="105"/>
        </w:rPr>
        <w:t>Optimisation</w:t>
      </w:r>
      <w:proofErr w:type="spellEnd"/>
      <w:r>
        <w:rPr>
          <w:color w:val="585858"/>
          <w:w w:val="105"/>
        </w:rPr>
        <w:t>,</w:t>
      </w:r>
      <w:r>
        <w:rPr>
          <w:color w:val="585858"/>
          <w:spacing w:val="48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spacing w:val="-1"/>
          <w:w w:val="105"/>
        </w:rPr>
        <w:t>Facility</w:t>
      </w:r>
      <w:r>
        <w:rPr>
          <w:color w:val="585858"/>
          <w:spacing w:val="48"/>
          <w:w w:val="105"/>
        </w:rPr>
        <w:t xml:space="preserve"> </w:t>
      </w:r>
      <w:r>
        <w:rPr>
          <w:color w:val="585858"/>
          <w:w w:val="105"/>
        </w:rPr>
        <w:t>Review,</w:t>
      </w:r>
      <w:r>
        <w:rPr>
          <w:color w:val="585858"/>
          <w:spacing w:val="46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rFonts w:ascii="Times New Roman" w:eastAsia="Times New Roman" w:hAnsi="Times New Roman" w:cs="Times New Roman"/>
          <w:color w:val="585858"/>
          <w:spacing w:val="60"/>
          <w:w w:val="104"/>
        </w:rPr>
        <w:t xml:space="preserve"> </w:t>
      </w:r>
      <w:r>
        <w:rPr>
          <w:color w:val="585858"/>
          <w:spacing w:val="-1"/>
          <w:w w:val="105"/>
        </w:rPr>
        <w:t>Reservoir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</w:p>
    <w:p w14:paraId="240ACD3C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90" w:lineRule="auto"/>
        <w:ind w:right="162" w:hanging="333"/>
        <w:jc w:val="both"/>
      </w:pPr>
      <w:r>
        <w:rPr>
          <w:color w:val="585858"/>
          <w:w w:val="105"/>
        </w:rPr>
        <w:t>Ensure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Safe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(ESP)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–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shift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handovers,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shift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reports,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start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shift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orientation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results,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shift</w:t>
      </w:r>
      <w:r>
        <w:rPr>
          <w:rFonts w:ascii="Times New Roman" w:eastAsia="Times New Roman" w:hAnsi="Times New Roman" w:cs="Times New Roman"/>
          <w:color w:val="585858"/>
          <w:spacing w:val="71"/>
          <w:w w:val="104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plans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results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proactive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shift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technical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monitoring</w:t>
      </w:r>
    </w:p>
    <w:p w14:paraId="4D704B51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88" w:lineRule="auto"/>
        <w:ind w:right="163" w:hanging="333"/>
        <w:jc w:val="both"/>
      </w:pPr>
      <w:r>
        <w:rPr>
          <w:color w:val="585858"/>
          <w:w w:val="105"/>
        </w:rPr>
        <w:t>Actual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vs.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Operating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Plans,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throughput,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flaring,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quality,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1"/>
          <w:w w:val="105"/>
        </w:rPr>
        <w:t>gas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water</w:t>
      </w:r>
      <w:r>
        <w:rPr>
          <w:rFonts w:ascii="Times New Roman"/>
          <w:color w:val="585858"/>
          <w:spacing w:val="61"/>
          <w:w w:val="104"/>
        </w:rPr>
        <w:t xml:space="preserve"> </w:t>
      </w:r>
      <w:r>
        <w:rPr>
          <w:color w:val="585858"/>
          <w:spacing w:val="-1"/>
          <w:w w:val="105"/>
        </w:rPr>
        <w:t>injection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quality,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yields,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energy,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etc.</w:t>
      </w:r>
    </w:p>
    <w:p w14:paraId="68063811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88" w:lineRule="auto"/>
        <w:ind w:right="162" w:hanging="333"/>
        <w:jc w:val="both"/>
      </w:pPr>
      <w:r>
        <w:rPr>
          <w:color w:val="585858"/>
          <w:w w:val="105"/>
        </w:rPr>
        <w:t>Actual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Vs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Standards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Requirements,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pumps,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piping,</w:t>
      </w:r>
      <w:r>
        <w:rPr>
          <w:rFonts w:ascii="Times New Roman"/>
          <w:color w:val="585858"/>
          <w:spacing w:val="83"/>
          <w:w w:val="104"/>
        </w:rPr>
        <w:t xml:space="preserve"> </w:t>
      </w:r>
      <w:r>
        <w:rPr>
          <w:color w:val="585858"/>
          <w:spacing w:val="-1"/>
          <w:w w:val="105"/>
        </w:rPr>
        <w:t>instrumentation,</w:t>
      </w:r>
      <w:r>
        <w:rPr>
          <w:color w:val="585858"/>
          <w:spacing w:val="52"/>
          <w:w w:val="105"/>
        </w:rPr>
        <w:t xml:space="preserve"> </w:t>
      </w:r>
      <w:r>
        <w:rPr>
          <w:color w:val="585858"/>
          <w:w w:val="105"/>
        </w:rPr>
        <w:t>exchangers,</w:t>
      </w:r>
      <w:r>
        <w:rPr>
          <w:color w:val="585858"/>
          <w:spacing w:val="52"/>
          <w:w w:val="105"/>
        </w:rPr>
        <w:t xml:space="preserve"> </w:t>
      </w:r>
      <w:r>
        <w:rPr>
          <w:color w:val="585858"/>
          <w:w w:val="105"/>
        </w:rPr>
        <w:t>systems,</w:t>
      </w:r>
      <w:r>
        <w:rPr>
          <w:color w:val="585858"/>
          <w:spacing w:val="53"/>
          <w:w w:val="105"/>
        </w:rPr>
        <w:t xml:space="preserve"> </w:t>
      </w:r>
      <w:r>
        <w:rPr>
          <w:color w:val="585858"/>
          <w:spacing w:val="-2"/>
          <w:w w:val="105"/>
        </w:rPr>
        <w:t>etc.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w w:val="105"/>
        </w:rPr>
        <w:t xml:space="preserve"> frequently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>has a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>negative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w w:val="105"/>
        </w:rPr>
        <w:t>influence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53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rFonts w:ascii="Times New Roman"/>
          <w:color w:val="585858"/>
          <w:spacing w:val="59"/>
          <w:w w:val="104"/>
        </w:rPr>
        <w:t xml:space="preserve"> </w:t>
      </w:r>
      <w:r>
        <w:rPr>
          <w:color w:val="585858"/>
          <w:spacing w:val="-1"/>
          <w:w w:val="105"/>
        </w:rPr>
        <w:t>reliability,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safety,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environmental,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reputation,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cost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performance;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may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also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cause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significant</w:t>
      </w:r>
      <w:r>
        <w:rPr>
          <w:rFonts w:ascii="Times New Roman"/>
          <w:color w:val="585858"/>
          <w:spacing w:val="101"/>
          <w:w w:val="104"/>
        </w:rPr>
        <w:t xml:space="preserve"> </w:t>
      </w:r>
      <w:proofErr w:type="spellStart"/>
      <w:r>
        <w:rPr>
          <w:color w:val="585858"/>
          <w:w w:val="105"/>
        </w:rPr>
        <w:t>organisational</w:t>
      </w:r>
      <w:proofErr w:type="spellEnd"/>
      <w:r>
        <w:rPr>
          <w:color w:val="585858"/>
          <w:spacing w:val="-20"/>
          <w:w w:val="105"/>
        </w:rPr>
        <w:t xml:space="preserve"> </w:t>
      </w:r>
      <w:r>
        <w:rPr>
          <w:color w:val="585858"/>
          <w:spacing w:val="-1"/>
          <w:w w:val="105"/>
        </w:rPr>
        <w:t>distraction</w:t>
      </w:r>
    </w:p>
    <w:p w14:paraId="51A1D59E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90" w:lineRule="auto"/>
        <w:ind w:right="164"/>
        <w:jc w:val="both"/>
      </w:pPr>
      <w:r>
        <w:rPr>
          <w:color w:val="585858"/>
          <w:spacing w:val="-1"/>
          <w:w w:val="105"/>
        </w:rPr>
        <w:t>Threats/opportunities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other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spacing w:val="-1"/>
          <w:w w:val="105"/>
        </w:rPr>
        <w:t>processes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–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see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Key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Work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Process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Interface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(Section</w:t>
      </w:r>
      <w:r>
        <w:rPr>
          <w:rFonts w:ascii="Times New Roman" w:eastAsia="Times New Roman" w:hAnsi="Times New Roman" w:cs="Times New Roman"/>
          <w:color w:val="585858"/>
          <w:spacing w:val="127"/>
          <w:w w:val="104"/>
        </w:rPr>
        <w:t xml:space="preserve"> </w:t>
      </w:r>
      <w:r>
        <w:rPr>
          <w:color w:val="585858"/>
          <w:spacing w:val="-1"/>
          <w:w w:val="105"/>
        </w:rPr>
        <w:t>3)</w:t>
      </w:r>
    </w:p>
    <w:p w14:paraId="488CE863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90" w:lineRule="auto"/>
        <w:ind w:right="161"/>
        <w:jc w:val="both"/>
      </w:pPr>
      <w:r>
        <w:rPr>
          <w:color w:val="585858"/>
          <w:w w:val="105"/>
        </w:rPr>
        <w:t>Proactive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Identification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Engagement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(PTIE)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Infrastructure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Assessment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(AIA).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See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w w:val="105"/>
        </w:rPr>
        <w:t>Appendix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1.</w:t>
      </w:r>
    </w:p>
    <w:p w14:paraId="60BBFD92" w14:textId="77777777" w:rsidR="00A726F1" w:rsidRDefault="0007046C">
      <w:pPr>
        <w:pStyle w:val="BodyText"/>
        <w:spacing w:before="111"/>
        <w:ind w:left="15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points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success.</w:t>
      </w:r>
    </w:p>
    <w:p w14:paraId="26FBC18D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/>
      </w:pPr>
      <w:r>
        <w:rPr>
          <w:color w:val="585858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monitors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constantly.</w:t>
      </w:r>
    </w:p>
    <w:p w14:paraId="233D0D33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</w:pPr>
      <w:r>
        <w:rPr>
          <w:color w:val="585858"/>
          <w:w w:val="105"/>
        </w:rPr>
        <w:t>The</w:t>
      </w:r>
      <w:r>
        <w:rPr>
          <w:color w:val="585858"/>
          <w:spacing w:val="-10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measures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evaluates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equipment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constantly.</w:t>
      </w:r>
    </w:p>
    <w:p w14:paraId="7830223C" w14:textId="77777777" w:rsidR="00A726F1" w:rsidRDefault="00A726F1">
      <w:p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699E474A" w14:textId="77777777" w:rsidR="00A726F1" w:rsidRDefault="00A726F1">
      <w:pPr>
        <w:spacing w:before="11"/>
        <w:rPr>
          <w:rFonts w:ascii="Futura Medium" w:eastAsia="Futura Medium" w:hAnsi="Futura Medium" w:cs="Futura Medium"/>
          <w:sz w:val="16"/>
          <w:szCs w:val="16"/>
        </w:rPr>
      </w:pPr>
    </w:p>
    <w:p w14:paraId="7821C682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06"/>
        <w:ind w:hanging="333"/>
      </w:pP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data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expectations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visible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understood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all.</w:t>
      </w:r>
    </w:p>
    <w:p w14:paraId="42C96742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w w:val="105"/>
        </w:rPr>
        <w:t>All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levels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identify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actively.</w:t>
      </w:r>
    </w:p>
    <w:p w14:paraId="438B1688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promotes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proactive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identification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activities.</w:t>
      </w:r>
    </w:p>
    <w:p w14:paraId="49EC4B27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supported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data.</w:t>
      </w:r>
    </w:p>
    <w:p w14:paraId="090BF8A7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Tool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used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single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repository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long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threats 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opportunities.</w:t>
      </w:r>
    </w:p>
    <w:p w14:paraId="2B4EDE35" w14:textId="77777777" w:rsidR="00A726F1" w:rsidRDefault="00A726F1">
      <w:pPr>
        <w:spacing w:before="12"/>
        <w:rPr>
          <w:rFonts w:ascii="Futura Medium" w:eastAsia="Futura Medium" w:hAnsi="Futura Medium" w:cs="Futura Medium"/>
          <w:sz w:val="16"/>
          <w:szCs w:val="16"/>
        </w:rPr>
      </w:pPr>
    </w:p>
    <w:p w14:paraId="0BAF724C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spacing w:before="0"/>
        <w:ind w:hanging="542"/>
      </w:pPr>
      <w:bookmarkStart w:id="13" w:name="_TOC_250015"/>
      <w:proofErr w:type="spellStart"/>
      <w:r>
        <w:rPr>
          <w:color w:val="585858"/>
          <w:spacing w:val="-1"/>
        </w:rPr>
        <w:t>Prioritise</w:t>
      </w:r>
      <w:proofErr w:type="spellEnd"/>
      <w:r>
        <w:rPr>
          <w:color w:val="585858"/>
          <w:spacing w:val="9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9"/>
        </w:rPr>
        <w:t xml:space="preserve"> </w:t>
      </w:r>
      <w:r>
        <w:rPr>
          <w:color w:val="585858"/>
          <w:spacing w:val="-1"/>
        </w:rPr>
        <w:t>Select</w:t>
      </w:r>
      <w:bookmarkEnd w:id="13"/>
    </w:p>
    <w:p w14:paraId="64C07552" w14:textId="77777777" w:rsidR="00A726F1" w:rsidRDefault="0007046C">
      <w:pPr>
        <w:pStyle w:val="BodyText"/>
        <w:spacing w:before="121"/>
        <w:ind w:left="151" w:right="164" w:firstLine="0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objective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activity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is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select:</w:t>
      </w:r>
    </w:p>
    <w:p w14:paraId="4661AEF8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 w:line="288" w:lineRule="auto"/>
        <w:ind w:right="162" w:hanging="333"/>
        <w:jc w:val="both"/>
      </w:pPr>
      <w:r>
        <w:rPr>
          <w:color w:val="585858"/>
          <w:w w:val="105"/>
        </w:rPr>
        <w:t>short</w:t>
      </w:r>
      <w:r>
        <w:rPr>
          <w:color w:val="585858"/>
          <w:spacing w:val="-1"/>
          <w:w w:val="105"/>
        </w:rPr>
        <w:t xml:space="preserve"> term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 xml:space="preserve">and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w w:val="105"/>
        </w:rPr>
        <w:t xml:space="preserve"> resolution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 xml:space="preserve">based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assessment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within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its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capability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resolve.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 xml:space="preserve">are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2"/>
          <w:w w:val="105"/>
        </w:rPr>
        <w:t>or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that,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typically,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1"/>
          <w:w w:val="105"/>
        </w:rPr>
        <w:t>take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less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than</w:t>
      </w:r>
      <w:r>
        <w:rPr>
          <w:rFonts w:ascii="Times New Roman"/>
          <w:color w:val="585858"/>
          <w:spacing w:val="62"/>
          <w:w w:val="104"/>
        </w:rPr>
        <w:t xml:space="preserve"> </w:t>
      </w:r>
      <w:r>
        <w:rPr>
          <w:color w:val="585858"/>
          <w:spacing w:val="-1"/>
          <w:w w:val="105"/>
        </w:rPr>
        <w:t>30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days 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manage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typically,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do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not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have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score.</w:t>
      </w:r>
    </w:p>
    <w:p w14:paraId="2C823451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88" w:lineRule="auto"/>
        <w:ind w:right="163" w:hanging="333"/>
        <w:jc w:val="both"/>
      </w:pPr>
      <w:r>
        <w:rPr>
          <w:color w:val="585858"/>
          <w:w w:val="105"/>
        </w:rPr>
        <w:t>long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resolution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aligned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and/or</w:t>
      </w:r>
      <w:r>
        <w:rPr>
          <w:rFonts w:ascii="Times New Roman"/>
          <w:color w:val="585858"/>
          <w:spacing w:val="69"/>
          <w:w w:val="104"/>
        </w:rPr>
        <w:t xml:space="preserve"> </w:t>
      </w:r>
      <w:r>
        <w:rPr>
          <w:color w:val="585858"/>
          <w:spacing w:val="-1"/>
          <w:w w:val="105"/>
        </w:rPr>
        <w:t>broader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strategy.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that,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typically,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take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greater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than</w:t>
      </w:r>
      <w:r>
        <w:rPr>
          <w:color w:val="585858"/>
          <w:spacing w:val="-1"/>
          <w:w w:val="105"/>
        </w:rPr>
        <w:t xml:space="preserve"> 30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days</w:t>
      </w:r>
      <w:r>
        <w:rPr>
          <w:rFonts w:ascii="Times New Roman"/>
          <w:color w:val="585858"/>
          <w:spacing w:val="95"/>
          <w:w w:val="104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manage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have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score.</w:t>
      </w:r>
    </w:p>
    <w:p w14:paraId="1A1DC133" w14:textId="77777777" w:rsidR="00A726F1" w:rsidRDefault="0007046C">
      <w:pPr>
        <w:pStyle w:val="BodyText"/>
        <w:spacing w:before="113"/>
        <w:ind w:left="151" w:right="164" w:firstLine="0"/>
      </w:pP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objective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carried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out.</w:t>
      </w:r>
    </w:p>
    <w:p w14:paraId="028976BB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/>
        <w:ind w:hanging="333"/>
      </w:pPr>
      <w:r>
        <w:rPr>
          <w:color w:val="585858"/>
          <w:w w:val="105"/>
        </w:rPr>
        <w:t>Capture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short-term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along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“whiteboard”.</w:t>
      </w:r>
    </w:p>
    <w:p w14:paraId="6E9C960F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w w:val="105"/>
        </w:rPr>
        <w:t>Enter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all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long-term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into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MTO tool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complete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MTO scoring.</w:t>
      </w:r>
    </w:p>
    <w:p w14:paraId="0835AB26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48" w:line="246" w:lineRule="auto"/>
        <w:ind w:right="164"/>
        <w:jc w:val="both"/>
      </w:pPr>
      <w:r>
        <w:rPr>
          <w:color w:val="585858"/>
          <w:spacing w:val="-1"/>
          <w:w w:val="105"/>
        </w:rPr>
        <w:t>Select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8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-1"/>
          <w:w w:val="105"/>
        </w:rPr>
        <w:t>resolution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28"/>
          <w:w w:val="105"/>
        </w:rPr>
        <w:t xml:space="preserve"> </w:t>
      </w:r>
      <w:r>
        <w:rPr>
          <w:color w:val="585858"/>
          <w:w w:val="105"/>
        </w:rPr>
        <w:t>score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8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rFonts w:ascii="Times New Roman"/>
          <w:color w:val="585858"/>
          <w:spacing w:val="53"/>
          <w:w w:val="104"/>
        </w:rPr>
        <w:t xml:space="preserve"> </w:t>
      </w:r>
      <w:r>
        <w:rPr>
          <w:color w:val="585858"/>
          <w:spacing w:val="-1"/>
          <w:w w:val="105"/>
        </w:rPr>
        <w:t>objectives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48"/>
          <w:w w:val="105"/>
        </w:rPr>
        <w:t xml:space="preserve"> </w:t>
      </w:r>
      <w:r>
        <w:rPr>
          <w:color w:val="585858"/>
          <w:w w:val="105"/>
        </w:rPr>
        <w:t>broader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w w:val="105"/>
        </w:rPr>
        <w:t>strategy.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46"/>
          <w:w w:val="105"/>
        </w:rPr>
        <w:t xml:space="preserve"> </w:t>
      </w:r>
      <w:r>
        <w:rPr>
          <w:color w:val="585858"/>
          <w:w w:val="105"/>
        </w:rPr>
        <w:t>can,</w:t>
      </w:r>
      <w:r>
        <w:rPr>
          <w:color w:val="585858"/>
          <w:spacing w:val="48"/>
          <w:w w:val="105"/>
        </w:rPr>
        <w:t xml:space="preserve"> </w:t>
      </w:r>
      <w:r>
        <w:rPr>
          <w:color w:val="585858"/>
          <w:spacing w:val="-1"/>
          <w:w w:val="105"/>
        </w:rPr>
        <w:t>typically,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w w:val="105"/>
        </w:rPr>
        <w:t>done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w w:val="105"/>
        </w:rPr>
        <w:t>long</w:t>
      </w:r>
      <w:r>
        <w:rPr>
          <w:color w:val="585858"/>
          <w:spacing w:val="48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rFonts w:ascii="Times New Roman"/>
          <w:color w:val="585858"/>
          <w:spacing w:val="54"/>
          <w:w w:val="104"/>
        </w:rPr>
        <w:t xml:space="preserve"> </w:t>
      </w:r>
      <w:r>
        <w:rPr>
          <w:color w:val="585858"/>
          <w:spacing w:val="-1"/>
          <w:w w:val="105"/>
        </w:rPr>
        <w:t>threats/opportunities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weekly/monthly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meetings.</w:t>
      </w:r>
    </w:p>
    <w:p w14:paraId="0DF3985D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"/>
        <w:ind w:hanging="333"/>
      </w:pPr>
      <w:r>
        <w:rPr>
          <w:color w:val="585858"/>
          <w:spacing w:val="-1"/>
          <w:w w:val="105"/>
        </w:rPr>
        <w:t>Review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scores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consistency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regular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basis.</w:t>
      </w:r>
    </w:p>
    <w:p w14:paraId="5528ED2B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Agree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prioritised</w:t>
      </w:r>
      <w:proofErr w:type="spellEnd"/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list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unit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area.</w:t>
      </w:r>
    </w:p>
    <w:p w14:paraId="1E1F6C1B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2" w:line="290" w:lineRule="auto"/>
        <w:ind w:right="165" w:hanging="333"/>
      </w:pPr>
      <w:r>
        <w:rPr>
          <w:color w:val="585858"/>
          <w:w w:val="105"/>
        </w:rPr>
        <w:t>Assign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each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single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owner,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typically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member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rFonts w:ascii="Times New Roman"/>
          <w:color w:val="585858"/>
          <w:spacing w:val="46"/>
          <w:w w:val="104"/>
        </w:rPr>
        <w:t xml:space="preserve"> </w:t>
      </w:r>
      <w:r>
        <w:rPr>
          <w:color w:val="585858"/>
          <w:spacing w:val="-1"/>
          <w:w w:val="105"/>
        </w:rPr>
        <w:t>Team.</w:t>
      </w:r>
    </w:p>
    <w:p w14:paraId="36830759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5" w:lineRule="exact"/>
        <w:ind w:hanging="333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analysis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needed,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assessment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required?</w:t>
      </w:r>
    </w:p>
    <w:p w14:paraId="5BBDBC5E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 w:line="408" w:lineRule="auto"/>
        <w:ind w:left="152" w:right="2584" w:firstLine="336"/>
      </w:pPr>
      <w:r>
        <w:rPr>
          <w:color w:val="585858"/>
          <w:spacing w:val="-1"/>
          <w:w w:val="105"/>
        </w:rPr>
        <w:t>Agree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proofErr w:type="spellStart"/>
      <w:r>
        <w:rPr>
          <w:color w:val="585858"/>
          <w:w w:val="105"/>
        </w:rPr>
        <w:t>prioritised</w:t>
      </w:r>
      <w:proofErr w:type="spellEnd"/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list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rFonts w:ascii="Times New Roman"/>
          <w:color w:val="585858"/>
          <w:spacing w:val="62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points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success.</w:t>
      </w:r>
    </w:p>
    <w:p w14:paraId="18F05697" w14:textId="77777777" w:rsidR="00A726F1" w:rsidRDefault="0007046C">
      <w:pPr>
        <w:pStyle w:val="BodyText"/>
        <w:spacing w:line="226" w:lineRule="exact"/>
        <w:ind w:left="151" w:right="164" w:firstLine="0"/>
      </w:pPr>
      <w:r>
        <w:rPr>
          <w:color w:val="585858"/>
          <w:w w:val="105"/>
        </w:rPr>
        <w:t>Short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</w:p>
    <w:p w14:paraId="57369CAC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 w:line="288" w:lineRule="auto"/>
        <w:ind w:right="165" w:hanging="333"/>
      </w:pPr>
      <w:proofErr w:type="spellStart"/>
      <w:r>
        <w:rPr>
          <w:color w:val="585858"/>
          <w:spacing w:val="-1"/>
          <w:w w:val="105"/>
        </w:rPr>
        <w:t>Prioritisation</w:t>
      </w:r>
      <w:proofErr w:type="spellEnd"/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selection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assessed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impact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(actual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potential)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near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objectives:</w:t>
      </w:r>
    </w:p>
    <w:p w14:paraId="652546B4" w14:textId="77777777" w:rsidR="00A726F1" w:rsidRDefault="0007046C">
      <w:pPr>
        <w:pStyle w:val="BodyText"/>
        <w:numPr>
          <w:ilvl w:val="3"/>
          <w:numId w:val="7"/>
        </w:numPr>
        <w:tabs>
          <w:tab w:val="left" w:pos="1086"/>
        </w:tabs>
        <w:ind w:left="1085" w:hanging="401"/>
      </w:pP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determine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impact</w:t>
      </w:r>
    </w:p>
    <w:p w14:paraId="62164786" w14:textId="77777777" w:rsidR="00A726F1" w:rsidRDefault="0007046C">
      <w:pPr>
        <w:pStyle w:val="BodyText"/>
        <w:numPr>
          <w:ilvl w:val="3"/>
          <w:numId w:val="7"/>
        </w:numPr>
        <w:tabs>
          <w:tab w:val="left" w:pos="1086"/>
        </w:tabs>
        <w:spacing w:before="4"/>
        <w:ind w:left="1085" w:hanging="401"/>
      </w:pPr>
      <w:r>
        <w:rPr>
          <w:color w:val="585858"/>
          <w:spacing w:val="-1"/>
          <w:w w:val="105"/>
        </w:rPr>
        <w:t>priority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assigned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based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impact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resource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availability.</w:t>
      </w:r>
    </w:p>
    <w:p w14:paraId="0BC2BB3F" w14:textId="77777777" w:rsidR="00A726F1" w:rsidRDefault="0007046C">
      <w:pPr>
        <w:pStyle w:val="BodyText"/>
        <w:spacing w:before="117"/>
        <w:ind w:left="151" w:right="164" w:firstLine="0"/>
      </w:pPr>
      <w:r>
        <w:rPr>
          <w:color w:val="585858"/>
          <w:w w:val="105"/>
        </w:rPr>
        <w:t>Long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</w:p>
    <w:p w14:paraId="48961203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 w:line="290" w:lineRule="auto"/>
        <w:ind w:right="165" w:hanging="333"/>
      </w:pPr>
      <w:proofErr w:type="spellStart"/>
      <w:r>
        <w:rPr>
          <w:color w:val="585858"/>
          <w:spacing w:val="-1"/>
          <w:w w:val="105"/>
        </w:rPr>
        <w:t>Prioritisation</w:t>
      </w:r>
      <w:proofErr w:type="spellEnd"/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selection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assessed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impact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(actual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potential)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rFonts w:ascii="Times New Roman"/>
          <w:color w:val="585858"/>
          <w:spacing w:val="76"/>
          <w:w w:val="104"/>
        </w:rPr>
        <w:t xml:space="preserve"> </w:t>
      </w:r>
      <w:r>
        <w:rPr>
          <w:color w:val="585858"/>
          <w:spacing w:val="-1"/>
          <w:w w:val="105"/>
        </w:rPr>
        <w:t>objectives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and/or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broader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strategy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organisational</w:t>
      </w:r>
      <w:proofErr w:type="spellEnd"/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capacity:</w:t>
      </w:r>
    </w:p>
    <w:p w14:paraId="403DEAC9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line="231" w:lineRule="exact"/>
      </w:pP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Tool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used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determine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impact</w:t>
      </w:r>
    </w:p>
    <w:p w14:paraId="2264F7DD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2"/>
      </w:pPr>
      <w:r>
        <w:rPr>
          <w:color w:val="585858"/>
          <w:w w:val="105"/>
        </w:rPr>
        <w:t>many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not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worked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due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low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priority.</w:t>
      </w:r>
    </w:p>
    <w:p w14:paraId="1685A0C5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2"/>
        <w:ind w:hanging="333"/>
      </w:pPr>
      <w:r>
        <w:rPr>
          <w:color w:val="585858"/>
          <w:w w:val="105"/>
        </w:rPr>
        <w:t>All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assigned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owner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(lead).</w:t>
      </w:r>
    </w:p>
    <w:p w14:paraId="1F7563FC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 w:line="288" w:lineRule="auto"/>
        <w:ind w:right="165"/>
      </w:pPr>
      <w:r>
        <w:rPr>
          <w:color w:val="585858"/>
          <w:spacing w:val="-1"/>
          <w:w w:val="105"/>
        </w:rPr>
        <w:t>There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28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prioritised</w:t>
      </w:r>
      <w:proofErr w:type="spellEnd"/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list</w:t>
      </w:r>
      <w:r>
        <w:rPr>
          <w:color w:val="585858"/>
          <w:spacing w:val="28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-1"/>
          <w:w w:val="105"/>
        </w:rPr>
        <w:t>each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operational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unit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area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rFonts w:ascii="Times New Roman"/>
          <w:color w:val="585858"/>
          <w:spacing w:val="77"/>
          <w:w w:val="104"/>
        </w:rPr>
        <w:t xml:space="preserve"> </w:t>
      </w:r>
      <w:proofErr w:type="spellStart"/>
      <w:r>
        <w:rPr>
          <w:color w:val="585858"/>
          <w:spacing w:val="-1"/>
          <w:w w:val="105"/>
        </w:rPr>
        <w:t>prioritised</w:t>
      </w:r>
      <w:proofErr w:type="spellEnd"/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list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broader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Asset:</w:t>
      </w:r>
    </w:p>
    <w:p w14:paraId="758979C9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</w:pPr>
      <w:r>
        <w:rPr>
          <w:color w:val="585858"/>
          <w:w w:val="105"/>
        </w:rPr>
        <w:t>ensure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priority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aligned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objectives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broader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strategy.</w:t>
      </w:r>
    </w:p>
    <w:p w14:paraId="3611F98C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4" w:line="244" w:lineRule="auto"/>
        <w:ind w:right="162"/>
        <w:jc w:val="both"/>
      </w:pPr>
      <w:r>
        <w:rPr>
          <w:color w:val="585858"/>
          <w:spacing w:val="-1"/>
          <w:w w:val="105"/>
        </w:rPr>
        <w:t xml:space="preserve">There </w:t>
      </w:r>
      <w:r>
        <w:rPr>
          <w:color w:val="585858"/>
          <w:w w:val="105"/>
        </w:rPr>
        <w:t>are</w:t>
      </w:r>
      <w:r>
        <w:rPr>
          <w:color w:val="585858"/>
          <w:spacing w:val="-1"/>
          <w:w w:val="105"/>
        </w:rPr>
        <w:t xml:space="preserve"> clear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objectives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 xml:space="preserve">pertaining </w:t>
      </w:r>
      <w:r>
        <w:rPr>
          <w:color w:val="585858"/>
          <w:spacing w:val="-1"/>
          <w:w w:val="105"/>
        </w:rPr>
        <w:t>to threat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1"/>
          <w:w w:val="105"/>
        </w:rPr>
        <w:t xml:space="preserve"> </w:t>
      </w:r>
      <w:proofErr w:type="spellStart"/>
      <w:r>
        <w:rPr>
          <w:color w:val="585858"/>
          <w:w w:val="105"/>
        </w:rPr>
        <w:t>realisation</w:t>
      </w:r>
      <w:proofErr w:type="spellEnd"/>
      <w:r>
        <w:rPr>
          <w:color w:val="585858"/>
          <w:w w:val="105"/>
        </w:rPr>
        <w:t>,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e.g. </w:t>
      </w:r>
      <w:r>
        <w:rPr>
          <w:color w:val="585858"/>
          <w:w w:val="105"/>
        </w:rPr>
        <w:t>how</w:t>
      </w:r>
      <w:r>
        <w:rPr>
          <w:rFonts w:ascii="Times New Roman"/>
          <w:color w:val="585858"/>
          <w:spacing w:val="53"/>
          <w:w w:val="104"/>
        </w:rPr>
        <w:t xml:space="preserve"> </w:t>
      </w:r>
      <w:r>
        <w:rPr>
          <w:color w:val="585858"/>
          <w:w w:val="105"/>
        </w:rPr>
        <w:t>many,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who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do </w:t>
      </w:r>
      <w:r>
        <w:rPr>
          <w:color w:val="585858"/>
          <w:w w:val="105"/>
        </w:rPr>
        <w:t>it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by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when.</w:t>
      </w:r>
    </w:p>
    <w:p w14:paraId="6A9F4E7E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"/>
      </w:pP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reviewed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regularly.</w:t>
      </w:r>
    </w:p>
    <w:p w14:paraId="7C93216B" w14:textId="77777777" w:rsidR="00A726F1" w:rsidRDefault="00A726F1">
      <w:p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33760A6C" w14:textId="77777777" w:rsidR="00A726F1" w:rsidRDefault="00A726F1">
      <w:pPr>
        <w:spacing w:before="2"/>
        <w:rPr>
          <w:rFonts w:ascii="Futura Medium" w:eastAsia="Futura Medium" w:hAnsi="Futura Medium" w:cs="Futura Medium"/>
          <w:sz w:val="21"/>
          <w:szCs w:val="21"/>
        </w:rPr>
      </w:pPr>
    </w:p>
    <w:p w14:paraId="527A9126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ind w:hanging="542"/>
        <w:jc w:val="both"/>
      </w:pPr>
      <w:bookmarkStart w:id="14" w:name="_TOC_250014"/>
      <w:r>
        <w:rPr>
          <w:color w:val="585858"/>
          <w:spacing w:val="-1"/>
        </w:rPr>
        <w:t>Problem</w:t>
      </w:r>
      <w:r>
        <w:rPr>
          <w:color w:val="585858"/>
          <w:spacing w:val="14"/>
        </w:rPr>
        <w:t xml:space="preserve"> </w:t>
      </w:r>
      <w:r>
        <w:rPr>
          <w:color w:val="585858"/>
          <w:spacing w:val="-1"/>
        </w:rPr>
        <w:t>Solve</w:t>
      </w:r>
      <w:bookmarkEnd w:id="14"/>
    </w:p>
    <w:p w14:paraId="431F3652" w14:textId="77777777" w:rsidR="00A726F1" w:rsidRDefault="0007046C">
      <w:pPr>
        <w:pStyle w:val="BodyText"/>
        <w:spacing w:before="123" w:line="288" w:lineRule="auto"/>
        <w:ind w:left="151" w:right="164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objective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understand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sufficiently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develop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corrective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rFonts w:ascii="Times New Roman"/>
          <w:color w:val="585858"/>
          <w:spacing w:val="105"/>
          <w:w w:val="104"/>
        </w:rPr>
        <w:t xml:space="preserve"> </w:t>
      </w:r>
      <w:r>
        <w:rPr>
          <w:color w:val="585858"/>
          <w:spacing w:val="-1"/>
          <w:w w:val="105"/>
        </w:rPr>
        <w:t>plans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sustainably.</w:t>
      </w:r>
    </w:p>
    <w:p w14:paraId="1F73C7A0" w14:textId="77777777" w:rsidR="00A726F1" w:rsidRDefault="0007046C">
      <w:pPr>
        <w:pStyle w:val="BodyText"/>
        <w:spacing w:before="110" w:line="288" w:lineRule="auto"/>
        <w:ind w:left="151" w:right="162" w:firstLine="0"/>
        <w:jc w:val="both"/>
      </w:pPr>
      <w:r>
        <w:rPr>
          <w:color w:val="585858"/>
          <w:spacing w:val="-1"/>
          <w:w w:val="105"/>
        </w:rPr>
        <w:t>Problem</w:t>
      </w:r>
      <w:r>
        <w:rPr>
          <w:color w:val="585858"/>
          <w:w w:val="105"/>
        </w:rPr>
        <w:t xml:space="preserve"> solving,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improvement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context,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stresses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w w:val="105"/>
        </w:rPr>
        <w:t xml:space="preserve"> an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needs</w:t>
      </w:r>
      <w:r>
        <w:rPr>
          <w:color w:val="585858"/>
          <w:w w:val="105"/>
        </w:rPr>
        <w:t xml:space="preserve"> to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rFonts w:ascii="Times New Roman"/>
          <w:color w:val="585858"/>
          <w:spacing w:val="63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causes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discrete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events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1"/>
          <w:w w:val="105"/>
        </w:rPr>
        <w:t>in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larger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span</w:t>
      </w:r>
      <w:r>
        <w:rPr>
          <w:rFonts w:ascii="Times New Roman"/>
          <w:color w:val="585858"/>
          <w:spacing w:val="48"/>
          <w:w w:val="104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broad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frame,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-6"/>
          <w:w w:val="105"/>
        </w:rPr>
        <w:t xml:space="preserve"> </w:t>
      </w:r>
      <w:proofErr w:type="spellStart"/>
      <w:r>
        <w:rPr>
          <w:color w:val="585858"/>
          <w:w w:val="105"/>
        </w:rPr>
        <w:t>unrealised</w:t>
      </w:r>
      <w:proofErr w:type="spellEnd"/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capacity,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low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reliability,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repeat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failures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etc.</w:t>
      </w:r>
    </w:p>
    <w:p w14:paraId="37BE04D1" w14:textId="77777777" w:rsidR="00A726F1" w:rsidRDefault="0007046C">
      <w:pPr>
        <w:pStyle w:val="BodyText"/>
        <w:spacing w:before="113"/>
        <w:ind w:left="15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problem-solving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cycle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shown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Figure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4.</w:t>
      </w:r>
    </w:p>
    <w:p w14:paraId="0FCB888A" w14:textId="77777777" w:rsidR="00A726F1" w:rsidRDefault="00A726F1">
      <w:pPr>
        <w:rPr>
          <w:rFonts w:ascii="Futura Medium" w:eastAsia="Futura Medium" w:hAnsi="Futura Medium" w:cs="Futura Medium"/>
          <w:sz w:val="20"/>
          <w:szCs w:val="20"/>
        </w:rPr>
      </w:pPr>
    </w:p>
    <w:p w14:paraId="0E41DBF8" w14:textId="77777777" w:rsidR="00A726F1" w:rsidRDefault="00A726F1">
      <w:pPr>
        <w:rPr>
          <w:rFonts w:ascii="Futura Medium" w:eastAsia="Futura Medium" w:hAnsi="Futura Medium" w:cs="Futura Medium"/>
          <w:sz w:val="20"/>
          <w:szCs w:val="20"/>
        </w:rPr>
      </w:pPr>
    </w:p>
    <w:p w14:paraId="0FA077AA" w14:textId="77777777" w:rsidR="00A726F1" w:rsidRDefault="00A726F1">
      <w:pPr>
        <w:spacing w:before="9"/>
        <w:rPr>
          <w:rFonts w:ascii="Futura Medium" w:eastAsia="Futura Medium" w:hAnsi="Futura Medium" w:cs="Futura Medium"/>
          <w:sz w:val="10"/>
          <w:szCs w:val="10"/>
        </w:rPr>
      </w:pPr>
    </w:p>
    <w:p w14:paraId="1A1B5B93" w14:textId="77777777" w:rsidR="00A726F1" w:rsidRDefault="00816E9D">
      <w:pPr>
        <w:pStyle w:val="Heading3"/>
        <w:tabs>
          <w:tab w:val="left" w:pos="4354"/>
          <w:tab w:val="left" w:pos="5549"/>
        </w:tabs>
        <w:spacing w:line="200" w:lineRule="atLeast"/>
        <w:ind w:left="2840"/>
        <w:rPr>
          <w:rFonts w:ascii="Futura Medium" w:eastAsia="Futura Medium" w:hAnsi="Futura Medium" w:cs="Futura Medium"/>
        </w:rPr>
      </w:pPr>
      <w:r>
        <w:rPr>
          <w:rFonts w:ascii="Futura Medium"/>
          <w:noProof/>
          <w:lang w:val="en-GB" w:eastAsia="en-GB"/>
        </w:rPr>
        <mc:AlternateContent>
          <mc:Choice Requires="wpg">
            <w:drawing>
              <wp:inline distT="0" distB="0" distL="0" distR="0" wp14:anchorId="201E7C9D" wp14:editId="4C9F4EE7">
                <wp:extent cx="887095" cy="632460"/>
                <wp:effectExtent l="0" t="8255" r="8255" b="6985"/>
                <wp:docPr id="629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7095" cy="632460"/>
                          <a:chOff x="0" y="0"/>
                          <a:chExt cx="1397" cy="996"/>
                        </a:xfrm>
                      </wpg:grpSpPr>
                      <wpg:grpSp>
                        <wpg:cNvPr id="630" name="Group 643"/>
                        <wpg:cNvGrpSpPr>
                          <a:grpSpLocks/>
                        </wpg:cNvGrpSpPr>
                        <wpg:grpSpPr bwMode="auto">
                          <a:xfrm>
                            <a:off x="19" y="300"/>
                            <a:ext cx="1042" cy="677"/>
                            <a:chOff x="19" y="300"/>
                            <a:chExt cx="1042" cy="677"/>
                          </a:xfrm>
                        </wpg:grpSpPr>
                        <wps:wsp>
                          <wps:cNvPr id="631" name="Freeform 644"/>
                          <wps:cNvSpPr>
                            <a:spLocks/>
                          </wps:cNvSpPr>
                          <wps:spPr bwMode="auto">
                            <a:xfrm>
                              <a:off x="19" y="300"/>
                              <a:ext cx="1042" cy="677"/>
                            </a:xfrm>
                            <a:custGeom>
                              <a:avLst/>
                              <a:gdLst>
                                <a:gd name="T0" fmla="+- 0 948 19"/>
                                <a:gd name="T1" fmla="*/ T0 w 1042"/>
                                <a:gd name="T2" fmla="+- 0 300 300"/>
                                <a:gd name="T3" fmla="*/ 300 h 677"/>
                                <a:gd name="T4" fmla="+- 0 110 19"/>
                                <a:gd name="T5" fmla="*/ T4 w 1042"/>
                                <a:gd name="T6" fmla="+- 0 302 300"/>
                                <a:gd name="T7" fmla="*/ 302 h 677"/>
                                <a:gd name="T8" fmla="+- 0 52 19"/>
                                <a:gd name="T9" fmla="*/ T8 w 1042"/>
                                <a:gd name="T10" fmla="+- 0 333 300"/>
                                <a:gd name="T11" fmla="*/ 333 h 677"/>
                                <a:gd name="T12" fmla="+- 0 22 19"/>
                                <a:gd name="T13" fmla="*/ T12 w 1042"/>
                                <a:gd name="T14" fmla="+- 0 390 300"/>
                                <a:gd name="T15" fmla="*/ 390 h 677"/>
                                <a:gd name="T16" fmla="+- 0 19 19"/>
                                <a:gd name="T17" fmla="*/ T16 w 1042"/>
                                <a:gd name="T18" fmla="+- 0 413 300"/>
                                <a:gd name="T19" fmla="*/ 413 h 677"/>
                                <a:gd name="T20" fmla="+- 0 21 19"/>
                                <a:gd name="T21" fmla="*/ T20 w 1042"/>
                                <a:gd name="T22" fmla="+- 0 886 300"/>
                                <a:gd name="T23" fmla="*/ 886 h 677"/>
                                <a:gd name="T24" fmla="+- 0 52 19"/>
                                <a:gd name="T25" fmla="*/ T24 w 1042"/>
                                <a:gd name="T26" fmla="+- 0 944 300"/>
                                <a:gd name="T27" fmla="*/ 944 h 677"/>
                                <a:gd name="T28" fmla="+- 0 109 19"/>
                                <a:gd name="T29" fmla="*/ T28 w 1042"/>
                                <a:gd name="T30" fmla="+- 0 974 300"/>
                                <a:gd name="T31" fmla="*/ 974 h 677"/>
                                <a:gd name="T32" fmla="+- 0 132 19"/>
                                <a:gd name="T33" fmla="*/ T32 w 1042"/>
                                <a:gd name="T34" fmla="+- 0 977 300"/>
                                <a:gd name="T35" fmla="*/ 977 h 677"/>
                                <a:gd name="T36" fmla="+- 0 970 19"/>
                                <a:gd name="T37" fmla="*/ T36 w 1042"/>
                                <a:gd name="T38" fmla="+- 0 975 300"/>
                                <a:gd name="T39" fmla="*/ 975 h 677"/>
                                <a:gd name="T40" fmla="+- 0 1028 19"/>
                                <a:gd name="T41" fmla="*/ T40 w 1042"/>
                                <a:gd name="T42" fmla="+- 0 944 300"/>
                                <a:gd name="T43" fmla="*/ 944 h 677"/>
                                <a:gd name="T44" fmla="+- 0 1058 19"/>
                                <a:gd name="T45" fmla="*/ T44 w 1042"/>
                                <a:gd name="T46" fmla="+- 0 887 300"/>
                                <a:gd name="T47" fmla="*/ 887 h 677"/>
                                <a:gd name="T48" fmla="+- 0 1061 19"/>
                                <a:gd name="T49" fmla="*/ T48 w 1042"/>
                                <a:gd name="T50" fmla="+- 0 864 300"/>
                                <a:gd name="T51" fmla="*/ 864 h 677"/>
                                <a:gd name="T52" fmla="+- 0 1059 19"/>
                                <a:gd name="T53" fmla="*/ T52 w 1042"/>
                                <a:gd name="T54" fmla="+- 0 390 300"/>
                                <a:gd name="T55" fmla="*/ 390 h 677"/>
                                <a:gd name="T56" fmla="+- 0 1028 19"/>
                                <a:gd name="T57" fmla="*/ T56 w 1042"/>
                                <a:gd name="T58" fmla="+- 0 333 300"/>
                                <a:gd name="T59" fmla="*/ 333 h 677"/>
                                <a:gd name="T60" fmla="+- 0 971 19"/>
                                <a:gd name="T61" fmla="*/ T60 w 1042"/>
                                <a:gd name="T62" fmla="+- 0 302 300"/>
                                <a:gd name="T63" fmla="*/ 302 h 677"/>
                                <a:gd name="T64" fmla="+- 0 948 19"/>
                                <a:gd name="T65" fmla="*/ T64 w 1042"/>
                                <a:gd name="T66" fmla="+- 0 300 300"/>
                                <a:gd name="T67" fmla="*/ 300 h 6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42" h="677">
                                  <a:moveTo>
                                    <a:pt x="929" y="0"/>
                                  </a:moveTo>
                                  <a:lnTo>
                                    <a:pt x="91" y="2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2" y="586"/>
                                  </a:lnTo>
                                  <a:lnTo>
                                    <a:pt x="33" y="644"/>
                                  </a:lnTo>
                                  <a:lnTo>
                                    <a:pt x="90" y="674"/>
                                  </a:lnTo>
                                  <a:lnTo>
                                    <a:pt x="113" y="677"/>
                                  </a:lnTo>
                                  <a:lnTo>
                                    <a:pt x="951" y="675"/>
                                  </a:lnTo>
                                  <a:lnTo>
                                    <a:pt x="1009" y="644"/>
                                  </a:lnTo>
                                  <a:lnTo>
                                    <a:pt x="1039" y="587"/>
                                  </a:lnTo>
                                  <a:lnTo>
                                    <a:pt x="1042" y="564"/>
                                  </a:lnTo>
                                  <a:lnTo>
                                    <a:pt x="1040" y="90"/>
                                  </a:lnTo>
                                  <a:lnTo>
                                    <a:pt x="1009" y="33"/>
                                  </a:lnTo>
                                  <a:lnTo>
                                    <a:pt x="952" y="2"/>
                                  </a:lnTo>
                                  <a:lnTo>
                                    <a:pt x="9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2" name="Group 625"/>
                        <wpg:cNvGrpSpPr>
                          <a:grpSpLocks/>
                        </wpg:cNvGrpSpPr>
                        <wpg:grpSpPr bwMode="auto">
                          <a:xfrm>
                            <a:off x="0" y="281"/>
                            <a:ext cx="1080" cy="716"/>
                            <a:chOff x="0" y="281"/>
                            <a:chExt cx="1080" cy="716"/>
                          </a:xfrm>
                        </wpg:grpSpPr>
                        <wps:wsp>
                          <wps:cNvPr id="633" name="Freeform 642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8 w 1080"/>
                                <a:gd name="T1" fmla="+- 0 929 281"/>
                                <a:gd name="T2" fmla="*/ 929 h 716"/>
                                <a:gd name="T3" fmla="*/ 1001 w 1080"/>
                                <a:gd name="T4" fmla="+- 0 943 281"/>
                                <a:gd name="T5" fmla="*/ 943 h 716"/>
                                <a:gd name="T6" fmla="*/ 1003 w 1080"/>
                                <a:gd name="T7" fmla="+- 0 943 281"/>
                                <a:gd name="T8" fmla="*/ 943 h 716"/>
                                <a:gd name="T9" fmla="*/ 984 w 1080"/>
                                <a:gd name="T10" fmla="+- 0 953 281"/>
                                <a:gd name="T11" fmla="*/ 953 h 716"/>
                                <a:gd name="T12" fmla="*/ 977 w 1080"/>
                                <a:gd name="T13" fmla="+- 0 955 281"/>
                                <a:gd name="T14" fmla="*/ 955 h 716"/>
                                <a:gd name="T15" fmla="*/ 967 w 1080"/>
                                <a:gd name="T16" fmla="+- 0 958 281"/>
                                <a:gd name="T17" fmla="*/ 958 h 716"/>
                                <a:gd name="T18" fmla="*/ 41 w 1080"/>
                                <a:gd name="T19" fmla="+- 0 958 281"/>
                                <a:gd name="T20" fmla="*/ 958 h 716"/>
                                <a:gd name="T21" fmla="*/ 41 w 1080"/>
                                <a:gd name="T22" fmla="+- 0 960 281"/>
                                <a:gd name="T23" fmla="*/ 960 h 716"/>
                                <a:gd name="T24" fmla="*/ 58 w 1080"/>
                                <a:gd name="T25" fmla="+- 0 972 281"/>
                                <a:gd name="T26" fmla="*/ 972 h 716"/>
                                <a:gd name="T27" fmla="*/ 58 w 1080"/>
                                <a:gd name="T28" fmla="+- 0 974 281"/>
                                <a:gd name="T29" fmla="*/ 974 h 716"/>
                                <a:gd name="T30" fmla="*/ 60 w 1080"/>
                                <a:gd name="T31" fmla="+- 0 974 281"/>
                                <a:gd name="T32" fmla="*/ 974 h 716"/>
                                <a:gd name="T33" fmla="*/ 70 w 1080"/>
                                <a:gd name="T34" fmla="+- 0 982 281"/>
                                <a:gd name="T35" fmla="*/ 982 h 716"/>
                                <a:gd name="T36" fmla="*/ 94 w 1080"/>
                                <a:gd name="T37" fmla="+- 0 991 281"/>
                                <a:gd name="T38" fmla="*/ 991 h 716"/>
                                <a:gd name="T39" fmla="*/ 108 w 1080"/>
                                <a:gd name="T40" fmla="+- 0 994 281"/>
                                <a:gd name="T41" fmla="*/ 994 h 716"/>
                                <a:gd name="T42" fmla="*/ 120 w 1080"/>
                                <a:gd name="T43" fmla="+- 0 996 281"/>
                                <a:gd name="T44" fmla="*/ 996 h 716"/>
                                <a:gd name="T45" fmla="*/ 962 w 1080"/>
                                <a:gd name="T46" fmla="+- 0 996 281"/>
                                <a:gd name="T47" fmla="*/ 996 h 716"/>
                                <a:gd name="T48" fmla="*/ 977 w 1080"/>
                                <a:gd name="T49" fmla="+- 0 994 281"/>
                                <a:gd name="T50" fmla="*/ 994 h 716"/>
                                <a:gd name="T51" fmla="*/ 989 w 1080"/>
                                <a:gd name="T52" fmla="+- 0 991 281"/>
                                <a:gd name="T53" fmla="*/ 991 h 716"/>
                                <a:gd name="T54" fmla="*/ 1001 w 1080"/>
                                <a:gd name="T55" fmla="+- 0 986 281"/>
                                <a:gd name="T56" fmla="*/ 986 h 716"/>
                                <a:gd name="T57" fmla="*/ 1013 w 1080"/>
                                <a:gd name="T58" fmla="+- 0 979 281"/>
                                <a:gd name="T59" fmla="*/ 979 h 716"/>
                                <a:gd name="T60" fmla="*/ 1022 w 1080"/>
                                <a:gd name="T61" fmla="+- 0 974 281"/>
                                <a:gd name="T62" fmla="*/ 974 h 716"/>
                                <a:gd name="T63" fmla="*/ 1025 w 1080"/>
                                <a:gd name="T64" fmla="+- 0 972 281"/>
                                <a:gd name="T65" fmla="*/ 972 h 716"/>
                                <a:gd name="T66" fmla="*/ 1042 w 1080"/>
                                <a:gd name="T67" fmla="+- 0 960 281"/>
                                <a:gd name="T68" fmla="*/ 960 h 716"/>
                                <a:gd name="T69" fmla="*/ 1042 w 1080"/>
                                <a:gd name="T70" fmla="+- 0 958 281"/>
                                <a:gd name="T71" fmla="*/ 958 h 716"/>
                                <a:gd name="T72" fmla="*/ 1044 w 1080"/>
                                <a:gd name="T73" fmla="+- 0 955 281"/>
                                <a:gd name="T74" fmla="*/ 955 h 716"/>
                                <a:gd name="T75" fmla="*/ 1056 w 1080"/>
                                <a:gd name="T76" fmla="+- 0 941 281"/>
                                <a:gd name="T77" fmla="*/ 941 h 716"/>
                                <a:gd name="T78" fmla="*/ 1058 w 1080"/>
                                <a:gd name="T79" fmla="+- 0 938 281"/>
                                <a:gd name="T80" fmla="*/ 938 h 716"/>
                                <a:gd name="T81" fmla="*/ 1061 w 1080"/>
                                <a:gd name="T82" fmla="+- 0 934 281"/>
                                <a:gd name="T83" fmla="*/ 934 h 716"/>
                                <a:gd name="T84" fmla="*/ 1015 w 1080"/>
                                <a:gd name="T85" fmla="+- 0 934 281"/>
                                <a:gd name="T86" fmla="*/ 934 h 716"/>
                                <a:gd name="T87" fmla="*/ 1018 w 1080"/>
                                <a:gd name="T88" fmla="+- 0 929 281"/>
                                <a:gd name="T89" fmla="*/ 929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4" y="T26"/>
                                </a:cxn>
                                <a:cxn ang="0">
                                  <a:pos x="T27" y="T29"/>
                                </a:cxn>
                                <a:cxn ang="0">
                                  <a:pos x="T30" y="T32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6" y="T38"/>
                                </a:cxn>
                                <a:cxn ang="0">
                                  <a:pos x="T39" y="T41"/>
                                </a:cxn>
                                <a:cxn ang="0">
                                  <a:pos x="T42" y="T44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8" y="T50"/>
                                </a:cxn>
                                <a:cxn ang="0">
                                  <a:pos x="T51" y="T53"/>
                                </a:cxn>
                                <a:cxn ang="0">
                                  <a:pos x="T54" y="T56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0" y="T62"/>
                                </a:cxn>
                                <a:cxn ang="0">
                                  <a:pos x="T63" y="T65"/>
                                </a:cxn>
                                <a:cxn ang="0">
                                  <a:pos x="T66" y="T68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2" y="T74"/>
                                </a:cxn>
                                <a:cxn ang="0">
                                  <a:pos x="T75" y="T77"/>
                                </a:cxn>
                                <a:cxn ang="0">
                                  <a:pos x="T78" y="T80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4" y="T86"/>
                                </a:cxn>
                                <a:cxn ang="0">
                                  <a:pos x="T87" y="T8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8" y="648"/>
                                  </a:moveTo>
                                  <a:lnTo>
                                    <a:pt x="1001" y="662"/>
                                  </a:lnTo>
                                  <a:lnTo>
                                    <a:pt x="1003" y="662"/>
                                  </a:lnTo>
                                  <a:lnTo>
                                    <a:pt x="984" y="672"/>
                                  </a:lnTo>
                                  <a:lnTo>
                                    <a:pt x="977" y="674"/>
                                  </a:lnTo>
                                  <a:lnTo>
                                    <a:pt x="967" y="677"/>
                                  </a:lnTo>
                                  <a:lnTo>
                                    <a:pt x="41" y="677"/>
                                  </a:lnTo>
                                  <a:lnTo>
                                    <a:pt x="41" y="679"/>
                                  </a:lnTo>
                                  <a:lnTo>
                                    <a:pt x="58" y="691"/>
                                  </a:lnTo>
                                  <a:lnTo>
                                    <a:pt x="58" y="693"/>
                                  </a:lnTo>
                                  <a:lnTo>
                                    <a:pt x="60" y="693"/>
                                  </a:lnTo>
                                  <a:lnTo>
                                    <a:pt x="70" y="701"/>
                                  </a:lnTo>
                                  <a:lnTo>
                                    <a:pt x="94" y="710"/>
                                  </a:lnTo>
                                  <a:lnTo>
                                    <a:pt x="108" y="713"/>
                                  </a:lnTo>
                                  <a:lnTo>
                                    <a:pt x="120" y="715"/>
                                  </a:lnTo>
                                  <a:lnTo>
                                    <a:pt x="962" y="715"/>
                                  </a:lnTo>
                                  <a:lnTo>
                                    <a:pt x="977" y="713"/>
                                  </a:lnTo>
                                  <a:lnTo>
                                    <a:pt x="989" y="710"/>
                                  </a:lnTo>
                                  <a:lnTo>
                                    <a:pt x="1001" y="705"/>
                                  </a:lnTo>
                                  <a:lnTo>
                                    <a:pt x="1013" y="698"/>
                                  </a:lnTo>
                                  <a:lnTo>
                                    <a:pt x="1022" y="693"/>
                                  </a:lnTo>
                                  <a:lnTo>
                                    <a:pt x="1025" y="691"/>
                                  </a:lnTo>
                                  <a:lnTo>
                                    <a:pt x="1042" y="679"/>
                                  </a:lnTo>
                                  <a:lnTo>
                                    <a:pt x="1042" y="677"/>
                                  </a:lnTo>
                                  <a:lnTo>
                                    <a:pt x="1044" y="674"/>
                                  </a:lnTo>
                                  <a:lnTo>
                                    <a:pt x="1056" y="660"/>
                                  </a:lnTo>
                                  <a:lnTo>
                                    <a:pt x="1058" y="657"/>
                                  </a:lnTo>
                                  <a:lnTo>
                                    <a:pt x="1061" y="653"/>
                                  </a:lnTo>
                                  <a:lnTo>
                                    <a:pt x="1015" y="653"/>
                                  </a:lnTo>
                                  <a:lnTo>
                                    <a:pt x="1018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4" name="Freeform 641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25 w 1080"/>
                                <a:gd name="T1" fmla="+- 0 319 281"/>
                                <a:gd name="T2" fmla="*/ 319 h 716"/>
                                <a:gd name="T3" fmla="*/ 38 w 1080"/>
                                <a:gd name="T4" fmla="+- 0 319 281"/>
                                <a:gd name="T5" fmla="*/ 319 h 716"/>
                                <a:gd name="T6" fmla="*/ 38 w 1080"/>
                                <a:gd name="T7" fmla="+- 0 322 281"/>
                                <a:gd name="T8" fmla="*/ 322 h 716"/>
                                <a:gd name="T9" fmla="*/ 24 w 1080"/>
                                <a:gd name="T10" fmla="+- 0 338 281"/>
                                <a:gd name="T11" fmla="*/ 338 h 716"/>
                                <a:gd name="T12" fmla="*/ 24 w 1080"/>
                                <a:gd name="T13" fmla="+- 0 341 281"/>
                                <a:gd name="T14" fmla="*/ 341 h 716"/>
                                <a:gd name="T15" fmla="*/ 17 w 1080"/>
                                <a:gd name="T16" fmla="+- 0 350 281"/>
                                <a:gd name="T17" fmla="*/ 350 h 716"/>
                                <a:gd name="T18" fmla="*/ 2 w 1080"/>
                                <a:gd name="T19" fmla="+- 0 386 281"/>
                                <a:gd name="T20" fmla="*/ 386 h 716"/>
                                <a:gd name="T21" fmla="*/ 2 w 1080"/>
                                <a:gd name="T22" fmla="+- 0 401 281"/>
                                <a:gd name="T23" fmla="*/ 401 h 716"/>
                                <a:gd name="T24" fmla="*/ 0 w 1080"/>
                                <a:gd name="T25" fmla="+- 0 413 281"/>
                                <a:gd name="T26" fmla="*/ 413 h 716"/>
                                <a:gd name="T27" fmla="*/ 0 w 1080"/>
                                <a:gd name="T28" fmla="+- 0 866 281"/>
                                <a:gd name="T29" fmla="*/ 866 h 716"/>
                                <a:gd name="T30" fmla="*/ 2 w 1080"/>
                                <a:gd name="T31" fmla="+- 0 878 281"/>
                                <a:gd name="T32" fmla="*/ 878 h 716"/>
                                <a:gd name="T33" fmla="*/ 5 w 1080"/>
                                <a:gd name="T34" fmla="+- 0 893 281"/>
                                <a:gd name="T35" fmla="*/ 893 h 716"/>
                                <a:gd name="T36" fmla="*/ 7 w 1080"/>
                                <a:gd name="T37" fmla="+- 0 905 281"/>
                                <a:gd name="T38" fmla="*/ 905 h 716"/>
                                <a:gd name="T39" fmla="*/ 17 w 1080"/>
                                <a:gd name="T40" fmla="+- 0 929 281"/>
                                <a:gd name="T41" fmla="*/ 929 h 716"/>
                                <a:gd name="T42" fmla="*/ 24 w 1080"/>
                                <a:gd name="T43" fmla="+- 0 938 281"/>
                                <a:gd name="T44" fmla="*/ 938 h 716"/>
                                <a:gd name="T45" fmla="*/ 24 w 1080"/>
                                <a:gd name="T46" fmla="+- 0 941 281"/>
                                <a:gd name="T47" fmla="*/ 941 h 716"/>
                                <a:gd name="T48" fmla="*/ 38 w 1080"/>
                                <a:gd name="T49" fmla="+- 0 958 281"/>
                                <a:gd name="T50" fmla="*/ 958 h 716"/>
                                <a:gd name="T51" fmla="*/ 113 w 1080"/>
                                <a:gd name="T52" fmla="+- 0 958 281"/>
                                <a:gd name="T53" fmla="*/ 958 h 716"/>
                                <a:gd name="T54" fmla="*/ 103 w 1080"/>
                                <a:gd name="T55" fmla="+- 0 955 281"/>
                                <a:gd name="T56" fmla="*/ 955 h 716"/>
                                <a:gd name="T57" fmla="*/ 96 w 1080"/>
                                <a:gd name="T58" fmla="+- 0 950 281"/>
                                <a:gd name="T59" fmla="*/ 950 h 716"/>
                                <a:gd name="T60" fmla="*/ 86 w 1080"/>
                                <a:gd name="T61" fmla="+- 0 948 281"/>
                                <a:gd name="T62" fmla="*/ 948 h 716"/>
                                <a:gd name="T63" fmla="*/ 79 w 1080"/>
                                <a:gd name="T64" fmla="+- 0 943 281"/>
                                <a:gd name="T65" fmla="*/ 943 h 716"/>
                                <a:gd name="T66" fmla="*/ 82 w 1080"/>
                                <a:gd name="T67" fmla="+- 0 943 281"/>
                                <a:gd name="T68" fmla="*/ 943 h 716"/>
                                <a:gd name="T69" fmla="*/ 70 w 1080"/>
                                <a:gd name="T70" fmla="+- 0 934 281"/>
                                <a:gd name="T71" fmla="*/ 934 h 716"/>
                                <a:gd name="T72" fmla="*/ 67 w 1080"/>
                                <a:gd name="T73" fmla="+- 0 934 281"/>
                                <a:gd name="T74" fmla="*/ 934 h 716"/>
                                <a:gd name="T75" fmla="*/ 53 w 1080"/>
                                <a:gd name="T76" fmla="+- 0 917 281"/>
                                <a:gd name="T77" fmla="*/ 917 h 716"/>
                                <a:gd name="T78" fmla="*/ 54 w 1080"/>
                                <a:gd name="T79" fmla="+- 0 917 281"/>
                                <a:gd name="T80" fmla="*/ 917 h 716"/>
                                <a:gd name="T81" fmla="*/ 46 w 1080"/>
                                <a:gd name="T82" fmla="+- 0 900 281"/>
                                <a:gd name="T83" fmla="*/ 900 h 716"/>
                                <a:gd name="T84" fmla="*/ 43 w 1080"/>
                                <a:gd name="T85" fmla="+- 0 893 281"/>
                                <a:gd name="T86" fmla="*/ 893 h 716"/>
                                <a:gd name="T87" fmla="*/ 38 w 1080"/>
                                <a:gd name="T88" fmla="+- 0 874 281"/>
                                <a:gd name="T89" fmla="*/ 874 h 716"/>
                                <a:gd name="T90" fmla="*/ 38 w 1080"/>
                                <a:gd name="T91" fmla="+- 0 403 281"/>
                                <a:gd name="T92" fmla="*/ 403 h 716"/>
                                <a:gd name="T93" fmla="*/ 46 w 1080"/>
                                <a:gd name="T94" fmla="+- 0 374 281"/>
                                <a:gd name="T95" fmla="*/ 374 h 716"/>
                                <a:gd name="T96" fmla="*/ 54 w 1080"/>
                                <a:gd name="T97" fmla="+- 0 362 281"/>
                                <a:gd name="T98" fmla="*/ 362 h 716"/>
                                <a:gd name="T99" fmla="*/ 53 w 1080"/>
                                <a:gd name="T100" fmla="+- 0 362 281"/>
                                <a:gd name="T101" fmla="*/ 362 h 716"/>
                                <a:gd name="T102" fmla="*/ 65 w 1080"/>
                                <a:gd name="T103" fmla="+- 0 348 281"/>
                                <a:gd name="T104" fmla="*/ 348 h 716"/>
                                <a:gd name="T105" fmla="*/ 65 w 1080"/>
                                <a:gd name="T106" fmla="+- 0 348 281"/>
                                <a:gd name="T107" fmla="*/ 348 h 716"/>
                                <a:gd name="T108" fmla="*/ 67 w 1080"/>
                                <a:gd name="T109" fmla="+- 0 346 281"/>
                                <a:gd name="T110" fmla="*/ 346 h 716"/>
                                <a:gd name="T111" fmla="*/ 68 w 1080"/>
                                <a:gd name="T112" fmla="+- 0 346 281"/>
                                <a:gd name="T113" fmla="*/ 346 h 716"/>
                                <a:gd name="T114" fmla="*/ 82 w 1080"/>
                                <a:gd name="T115" fmla="+- 0 334 281"/>
                                <a:gd name="T116" fmla="*/ 334 h 716"/>
                                <a:gd name="T117" fmla="*/ 82 w 1080"/>
                                <a:gd name="T118" fmla="+- 0 334 281"/>
                                <a:gd name="T119" fmla="*/ 334 h 716"/>
                                <a:gd name="T120" fmla="*/ 89 w 1080"/>
                                <a:gd name="T121" fmla="+- 0 329 281"/>
                                <a:gd name="T122" fmla="*/ 329 h 716"/>
                                <a:gd name="T123" fmla="*/ 96 w 1080"/>
                                <a:gd name="T124" fmla="+- 0 326 281"/>
                                <a:gd name="T125" fmla="*/ 326 h 716"/>
                                <a:gd name="T126" fmla="*/ 125 w 1080"/>
                                <a:gd name="T127" fmla="+- 0 319 281"/>
                                <a:gd name="T128" fmla="*/ 319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4" y="T26"/>
                                </a:cxn>
                                <a:cxn ang="0">
                                  <a:pos x="T27" y="T29"/>
                                </a:cxn>
                                <a:cxn ang="0">
                                  <a:pos x="T30" y="T32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6" y="T38"/>
                                </a:cxn>
                                <a:cxn ang="0">
                                  <a:pos x="T39" y="T41"/>
                                </a:cxn>
                                <a:cxn ang="0">
                                  <a:pos x="T42" y="T44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8" y="T50"/>
                                </a:cxn>
                                <a:cxn ang="0">
                                  <a:pos x="T51" y="T53"/>
                                </a:cxn>
                                <a:cxn ang="0">
                                  <a:pos x="T54" y="T56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0" y="T62"/>
                                </a:cxn>
                                <a:cxn ang="0">
                                  <a:pos x="T63" y="T65"/>
                                </a:cxn>
                                <a:cxn ang="0">
                                  <a:pos x="T66" y="T68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2" y="T74"/>
                                </a:cxn>
                                <a:cxn ang="0">
                                  <a:pos x="T75" y="T77"/>
                                </a:cxn>
                                <a:cxn ang="0">
                                  <a:pos x="T78" y="T80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4" y="T86"/>
                                </a:cxn>
                                <a:cxn ang="0">
                                  <a:pos x="T87" y="T89"/>
                                </a:cxn>
                                <a:cxn ang="0">
                                  <a:pos x="T90" y="T92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6" y="T98"/>
                                </a:cxn>
                                <a:cxn ang="0">
                                  <a:pos x="T99" y="T101"/>
                                </a:cxn>
                                <a:cxn ang="0">
                                  <a:pos x="T102" y="T104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8" y="T110"/>
                                </a:cxn>
                                <a:cxn ang="0">
                                  <a:pos x="T111" y="T113"/>
                                </a:cxn>
                                <a:cxn ang="0">
                                  <a:pos x="T114" y="T116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0" y="T122"/>
                                </a:cxn>
                                <a:cxn ang="0">
                                  <a:pos x="T123" y="T125"/>
                                </a:cxn>
                                <a:cxn ang="0">
                                  <a:pos x="T126" y="T128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25" y="38"/>
                                  </a:moveTo>
                                  <a:lnTo>
                                    <a:pt x="38" y="38"/>
                                  </a:lnTo>
                                  <a:lnTo>
                                    <a:pt x="38" y="41"/>
                                  </a:lnTo>
                                  <a:lnTo>
                                    <a:pt x="24" y="57"/>
                                  </a:lnTo>
                                  <a:lnTo>
                                    <a:pt x="24" y="60"/>
                                  </a:lnTo>
                                  <a:lnTo>
                                    <a:pt x="17" y="69"/>
                                  </a:lnTo>
                                  <a:lnTo>
                                    <a:pt x="2" y="105"/>
                                  </a:lnTo>
                                  <a:lnTo>
                                    <a:pt x="2" y="120"/>
                                  </a:lnTo>
                                  <a:lnTo>
                                    <a:pt x="0" y="132"/>
                                  </a:lnTo>
                                  <a:lnTo>
                                    <a:pt x="0" y="585"/>
                                  </a:lnTo>
                                  <a:lnTo>
                                    <a:pt x="2" y="597"/>
                                  </a:lnTo>
                                  <a:lnTo>
                                    <a:pt x="5" y="612"/>
                                  </a:lnTo>
                                  <a:lnTo>
                                    <a:pt x="7" y="624"/>
                                  </a:lnTo>
                                  <a:lnTo>
                                    <a:pt x="17" y="648"/>
                                  </a:lnTo>
                                  <a:lnTo>
                                    <a:pt x="24" y="657"/>
                                  </a:lnTo>
                                  <a:lnTo>
                                    <a:pt x="24" y="660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113" y="677"/>
                                  </a:lnTo>
                                  <a:lnTo>
                                    <a:pt x="103" y="674"/>
                                  </a:lnTo>
                                  <a:lnTo>
                                    <a:pt x="96" y="669"/>
                                  </a:lnTo>
                                  <a:lnTo>
                                    <a:pt x="86" y="667"/>
                                  </a:lnTo>
                                  <a:lnTo>
                                    <a:pt x="79" y="662"/>
                                  </a:lnTo>
                                  <a:lnTo>
                                    <a:pt x="82" y="662"/>
                                  </a:lnTo>
                                  <a:lnTo>
                                    <a:pt x="70" y="653"/>
                                  </a:lnTo>
                                  <a:lnTo>
                                    <a:pt x="67" y="653"/>
                                  </a:lnTo>
                                  <a:lnTo>
                                    <a:pt x="53" y="636"/>
                                  </a:lnTo>
                                  <a:lnTo>
                                    <a:pt x="54" y="636"/>
                                  </a:lnTo>
                                  <a:lnTo>
                                    <a:pt x="46" y="619"/>
                                  </a:lnTo>
                                  <a:lnTo>
                                    <a:pt x="43" y="612"/>
                                  </a:lnTo>
                                  <a:lnTo>
                                    <a:pt x="38" y="593"/>
                                  </a:lnTo>
                                  <a:lnTo>
                                    <a:pt x="38" y="122"/>
                                  </a:lnTo>
                                  <a:lnTo>
                                    <a:pt x="46" y="93"/>
                                  </a:lnTo>
                                  <a:lnTo>
                                    <a:pt x="54" y="81"/>
                                  </a:lnTo>
                                  <a:lnTo>
                                    <a:pt x="53" y="81"/>
                                  </a:lnTo>
                                  <a:lnTo>
                                    <a:pt x="65" y="67"/>
                                  </a:lnTo>
                                  <a:lnTo>
                                    <a:pt x="67" y="65"/>
                                  </a:lnTo>
                                  <a:lnTo>
                                    <a:pt x="68" y="65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96" y="45"/>
                                  </a:lnTo>
                                  <a:lnTo>
                                    <a:pt x="125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5" name="Freeform 640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+- 0 929 281"/>
                                <a:gd name="T2" fmla="*/ 929 h 716"/>
                                <a:gd name="T3" fmla="*/ 67 w 1080"/>
                                <a:gd name="T4" fmla="+- 0 934 281"/>
                                <a:gd name="T5" fmla="*/ 934 h 716"/>
                                <a:gd name="T6" fmla="*/ 70 w 1080"/>
                                <a:gd name="T7" fmla="+- 0 934 281"/>
                                <a:gd name="T8" fmla="*/ 934 h 716"/>
                                <a:gd name="T9" fmla="*/ 65 w 1080"/>
                                <a:gd name="T10" fmla="+- 0 929 281"/>
                                <a:gd name="T11" fmla="*/ 929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5" y="648"/>
                                  </a:moveTo>
                                  <a:lnTo>
                                    <a:pt x="67" y="653"/>
                                  </a:lnTo>
                                  <a:lnTo>
                                    <a:pt x="70" y="653"/>
                                  </a:lnTo>
                                  <a:lnTo>
                                    <a:pt x="6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6" name="Freeform 639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27 w 1080"/>
                                <a:gd name="T1" fmla="+- 0 917 281"/>
                                <a:gd name="T2" fmla="*/ 917 h 716"/>
                                <a:gd name="T3" fmla="*/ 1015 w 1080"/>
                                <a:gd name="T4" fmla="+- 0 934 281"/>
                                <a:gd name="T5" fmla="*/ 934 h 716"/>
                                <a:gd name="T6" fmla="*/ 1061 w 1080"/>
                                <a:gd name="T7" fmla="+- 0 934 281"/>
                                <a:gd name="T8" fmla="*/ 934 h 716"/>
                                <a:gd name="T9" fmla="*/ 1066 w 1080"/>
                                <a:gd name="T10" fmla="+- 0 926 281"/>
                                <a:gd name="T11" fmla="*/ 926 h 716"/>
                                <a:gd name="T12" fmla="*/ 1068 w 1080"/>
                                <a:gd name="T13" fmla="+- 0 919 281"/>
                                <a:gd name="T14" fmla="*/ 919 h 716"/>
                                <a:gd name="T15" fmla="*/ 1027 w 1080"/>
                                <a:gd name="T16" fmla="+- 0 919 281"/>
                                <a:gd name="T17" fmla="*/ 919 h 716"/>
                                <a:gd name="T18" fmla="*/ 1027 w 1080"/>
                                <a:gd name="T19" fmla="+- 0 917 281"/>
                                <a:gd name="T20" fmla="*/ 917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27" y="636"/>
                                  </a:moveTo>
                                  <a:lnTo>
                                    <a:pt x="1015" y="653"/>
                                  </a:lnTo>
                                  <a:lnTo>
                                    <a:pt x="1061" y="653"/>
                                  </a:lnTo>
                                  <a:lnTo>
                                    <a:pt x="1066" y="645"/>
                                  </a:lnTo>
                                  <a:lnTo>
                                    <a:pt x="1068" y="638"/>
                                  </a:lnTo>
                                  <a:lnTo>
                                    <a:pt x="1027" y="638"/>
                                  </a:lnTo>
                                  <a:lnTo>
                                    <a:pt x="1027" y="6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7" name="Freeform 638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54 w 1080"/>
                                <a:gd name="T1" fmla="+- 0 917 281"/>
                                <a:gd name="T2" fmla="*/ 917 h 716"/>
                                <a:gd name="T3" fmla="*/ 53 w 1080"/>
                                <a:gd name="T4" fmla="+- 0 917 281"/>
                                <a:gd name="T5" fmla="*/ 917 h 716"/>
                                <a:gd name="T6" fmla="*/ 55 w 1080"/>
                                <a:gd name="T7" fmla="+- 0 919 281"/>
                                <a:gd name="T8" fmla="*/ 919 h 716"/>
                                <a:gd name="T9" fmla="*/ 54 w 1080"/>
                                <a:gd name="T10" fmla="+- 0 917 281"/>
                                <a:gd name="T11" fmla="*/ 917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54" y="636"/>
                                  </a:moveTo>
                                  <a:lnTo>
                                    <a:pt x="53" y="636"/>
                                  </a:lnTo>
                                  <a:lnTo>
                                    <a:pt x="55" y="638"/>
                                  </a:lnTo>
                                  <a:lnTo>
                                    <a:pt x="54" y="6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8" name="Freeform 637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70 w 1080"/>
                                <a:gd name="T1" fmla="+- 0 360 281"/>
                                <a:gd name="T2" fmla="*/ 360 h 716"/>
                                <a:gd name="T3" fmla="*/ 1027 w 1080"/>
                                <a:gd name="T4" fmla="+- 0 360 281"/>
                                <a:gd name="T5" fmla="*/ 360 h 716"/>
                                <a:gd name="T6" fmla="*/ 1032 w 1080"/>
                                <a:gd name="T7" fmla="+- 0 370 281"/>
                                <a:gd name="T8" fmla="*/ 370 h 716"/>
                                <a:gd name="T9" fmla="*/ 1037 w 1080"/>
                                <a:gd name="T10" fmla="+- 0 377 281"/>
                                <a:gd name="T11" fmla="*/ 377 h 716"/>
                                <a:gd name="T12" fmla="*/ 1042 w 1080"/>
                                <a:gd name="T13" fmla="+- 0 396 281"/>
                                <a:gd name="T14" fmla="*/ 396 h 716"/>
                                <a:gd name="T15" fmla="*/ 1044 w 1080"/>
                                <a:gd name="T16" fmla="+- 0 403 281"/>
                                <a:gd name="T17" fmla="*/ 403 h 716"/>
                                <a:gd name="T18" fmla="*/ 1044 w 1080"/>
                                <a:gd name="T19" fmla="+- 0 864 281"/>
                                <a:gd name="T20" fmla="*/ 864 h 716"/>
                                <a:gd name="T21" fmla="*/ 1042 w 1080"/>
                                <a:gd name="T22" fmla="+- 0 876 281"/>
                                <a:gd name="T23" fmla="*/ 876 h 716"/>
                                <a:gd name="T24" fmla="*/ 1042 w 1080"/>
                                <a:gd name="T25" fmla="+- 0 886 281"/>
                                <a:gd name="T26" fmla="*/ 886 h 716"/>
                                <a:gd name="T27" fmla="*/ 1039 w 1080"/>
                                <a:gd name="T28" fmla="+- 0 893 281"/>
                                <a:gd name="T29" fmla="*/ 893 h 716"/>
                                <a:gd name="T30" fmla="*/ 1034 w 1080"/>
                                <a:gd name="T31" fmla="+- 0 902 281"/>
                                <a:gd name="T32" fmla="*/ 902 h 716"/>
                                <a:gd name="T33" fmla="*/ 1032 w 1080"/>
                                <a:gd name="T34" fmla="+- 0 910 281"/>
                                <a:gd name="T35" fmla="*/ 910 h 716"/>
                                <a:gd name="T36" fmla="*/ 1027 w 1080"/>
                                <a:gd name="T37" fmla="+- 0 919 281"/>
                                <a:gd name="T38" fmla="*/ 919 h 716"/>
                                <a:gd name="T39" fmla="*/ 1068 w 1080"/>
                                <a:gd name="T40" fmla="+- 0 919 281"/>
                                <a:gd name="T41" fmla="*/ 919 h 716"/>
                                <a:gd name="T42" fmla="*/ 1075 w 1080"/>
                                <a:gd name="T43" fmla="+- 0 902 281"/>
                                <a:gd name="T44" fmla="*/ 902 h 716"/>
                                <a:gd name="T45" fmla="*/ 1078 w 1080"/>
                                <a:gd name="T46" fmla="+- 0 890 281"/>
                                <a:gd name="T47" fmla="*/ 890 h 716"/>
                                <a:gd name="T48" fmla="*/ 1080 w 1080"/>
                                <a:gd name="T49" fmla="+- 0 876 281"/>
                                <a:gd name="T50" fmla="*/ 876 h 716"/>
                                <a:gd name="T51" fmla="*/ 1080 w 1080"/>
                                <a:gd name="T52" fmla="+- 0 398 281"/>
                                <a:gd name="T53" fmla="*/ 398 h 716"/>
                                <a:gd name="T54" fmla="*/ 1078 w 1080"/>
                                <a:gd name="T55" fmla="+- 0 386 281"/>
                                <a:gd name="T56" fmla="*/ 386 h 716"/>
                                <a:gd name="T57" fmla="*/ 1075 w 1080"/>
                                <a:gd name="T58" fmla="+- 0 372 281"/>
                                <a:gd name="T59" fmla="*/ 372 h 716"/>
                                <a:gd name="T60" fmla="*/ 1070 w 1080"/>
                                <a:gd name="T61" fmla="+- 0 360 281"/>
                                <a:gd name="T62" fmla="*/ 360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4" y="T26"/>
                                </a:cxn>
                                <a:cxn ang="0">
                                  <a:pos x="T27" y="T29"/>
                                </a:cxn>
                                <a:cxn ang="0">
                                  <a:pos x="T30" y="T32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6" y="T38"/>
                                </a:cxn>
                                <a:cxn ang="0">
                                  <a:pos x="T39" y="T41"/>
                                </a:cxn>
                                <a:cxn ang="0">
                                  <a:pos x="T42" y="T44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8" y="T50"/>
                                </a:cxn>
                                <a:cxn ang="0">
                                  <a:pos x="T51" y="T53"/>
                                </a:cxn>
                                <a:cxn ang="0">
                                  <a:pos x="T54" y="T56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0" y="T62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70" y="79"/>
                                  </a:moveTo>
                                  <a:lnTo>
                                    <a:pt x="1027" y="79"/>
                                  </a:lnTo>
                                  <a:lnTo>
                                    <a:pt x="1032" y="89"/>
                                  </a:lnTo>
                                  <a:lnTo>
                                    <a:pt x="1037" y="96"/>
                                  </a:lnTo>
                                  <a:lnTo>
                                    <a:pt x="1042" y="115"/>
                                  </a:lnTo>
                                  <a:lnTo>
                                    <a:pt x="1044" y="122"/>
                                  </a:lnTo>
                                  <a:lnTo>
                                    <a:pt x="1044" y="583"/>
                                  </a:lnTo>
                                  <a:lnTo>
                                    <a:pt x="1042" y="595"/>
                                  </a:lnTo>
                                  <a:lnTo>
                                    <a:pt x="1042" y="605"/>
                                  </a:lnTo>
                                  <a:lnTo>
                                    <a:pt x="1039" y="612"/>
                                  </a:lnTo>
                                  <a:lnTo>
                                    <a:pt x="1034" y="621"/>
                                  </a:lnTo>
                                  <a:lnTo>
                                    <a:pt x="1032" y="629"/>
                                  </a:lnTo>
                                  <a:lnTo>
                                    <a:pt x="1027" y="638"/>
                                  </a:lnTo>
                                  <a:lnTo>
                                    <a:pt x="1068" y="638"/>
                                  </a:lnTo>
                                  <a:lnTo>
                                    <a:pt x="1075" y="621"/>
                                  </a:lnTo>
                                  <a:lnTo>
                                    <a:pt x="1078" y="609"/>
                                  </a:lnTo>
                                  <a:lnTo>
                                    <a:pt x="1080" y="595"/>
                                  </a:lnTo>
                                  <a:lnTo>
                                    <a:pt x="1080" y="117"/>
                                  </a:lnTo>
                                  <a:lnTo>
                                    <a:pt x="1078" y="105"/>
                                  </a:lnTo>
                                  <a:lnTo>
                                    <a:pt x="1075" y="91"/>
                                  </a:lnTo>
                                  <a:lnTo>
                                    <a:pt x="1070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9" name="Freeform 636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55 w 1080"/>
                                <a:gd name="T1" fmla="+- 0 360 281"/>
                                <a:gd name="T2" fmla="*/ 360 h 716"/>
                                <a:gd name="T3" fmla="*/ 53 w 1080"/>
                                <a:gd name="T4" fmla="+- 0 362 281"/>
                                <a:gd name="T5" fmla="*/ 362 h 716"/>
                                <a:gd name="T6" fmla="*/ 54 w 1080"/>
                                <a:gd name="T7" fmla="+- 0 362 281"/>
                                <a:gd name="T8" fmla="*/ 362 h 716"/>
                                <a:gd name="T9" fmla="*/ 55 w 1080"/>
                                <a:gd name="T10" fmla="+- 0 360 281"/>
                                <a:gd name="T11" fmla="*/ 360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55" y="79"/>
                                  </a:moveTo>
                                  <a:lnTo>
                                    <a:pt x="53" y="81"/>
                                  </a:lnTo>
                                  <a:lnTo>
                                    <a:pt x="54" y="81"/>
                                  </a:lnTo>
                                  <a:lnTo>
                                    <a:pt x="55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0" name="Freeform 635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6 w 1080"/>
                                <a:gd name="T1" fmla="+- 0 346 281"/>
                                <a:gd name="T2" fmla="*/ 346 h 716"/>
                                <a:gd name="T3" fmla="*/ 1027 w 1080"/>
                                <a:gd name="T4" fmla="+- 0 362 281"/>
                                <a:gd name="T5" fmla="*/ 362 h 716"/>
                                <a:gd name="T6" fmla="*/ 1027 w 1080"/>
                                <a:gd name="T7" fmla="+- 0 360 281"/>
                                <a:gd name="T8" fmla="*/ 360 h 716"/>
                                <a:gd name="T9" fmla="*/ 1070 w 1080"/>
                                <a:gd name="T10" fmla="+- 0 360 281"/>
                                <a:gd name="T11" fmla="*/ 360 h 716"/>
                                <a:gd name="T12" fmla="*/ 1063 w 1080"/>
                                <a:gd name="T13" fmla="+- 0 350 281"/>
                                <a:gd name="T14" fmla="*/ 350 h 716"/>
                                <a:gd name="T15" fmla="*/ 1062 w 1080"/>
                                <a:gd name="T16" fmla="+- 0 348 281"/>
                                <a:gd name="T17" fmla="*/ 348 h 716"/>
                                <a:gd name="T18" fmla="*/ 1018 w 1080"/>
                                <a:gd name="T19" fmla="+- 0 348 281"/>
                                <a:gd name="T20" fmla="*/ 348 h 716"/>
                                <a:gd name="T21" fmla="*/ 1016 w 1080"/>
                                <a:gd name="T22" fmla="+- 0 346 281"/>
                                <a:gd name="T23" fmla="*/ 346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6" y="65"/>
                                  </a:moveTo>
                                  <a:lnTo>
                                    <a:pt x="1027" y="81"/>
                                  </a:lnTo>
                                  <a:lnTo>
                                    <a:pt x="1027" y="79"/>
                                  </a:lnTo>
                                  <a:lnTo>
                                    <a:pt x="1070" y="79"/>
                                  </a:lnTo>
                                  <a:lnTo>
                                    <a:pt x="1063" y="69"/>
                                  </a:lnTo>
                                  <a:lnTo>
                                    <a:pt x="1062" y="67"/>
                                  </a:lnTo>
                                  <a:lnTo>
                                    <a:pt x="1018" y="67"/>
                                  </a:lnTo>
                                  <a:lnTo>
                                    <a:pt x="1016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1" name="Freeform 634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7 w 1080"/>
                                <a:gd name="T1" fmla="+- 0 346 281"/>
                                <a:gd name="T2" fmla="*/ 346 h 716"/>
                                <a:gd name="T3" fmla="*/ 65 w 1080"/>
                                <a:gd name="T4" fmla="+- 0 348 281"/>
                                <a:gd name="T5" fmla="*/ 348 h 716"/>
                                <a:gd name="T6" fmla="*/ 66 w 1080"/>
                                <a:gd name="T7" fmla="+- 0 347 281"/>
                                <a:gd name="T8" fmla="*/ 347 h 716"/>
                                <a:gd name="T9" fmla="*/ 67 w 1080"/>
                                <a:gd name="T10" fmla="+- 0 346 281"/>
                                <a:gd name="T11" fmla="*/ 346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7" y="65"/>
                                  </a:moveTo>
                                  <a:lnTo>
                                    <a:pt x="65" y="67"/>
                                  </a:lnTo>
                                  <a:lnTo>
                                    <a:pt x="66" y="66"/>
                                  </a:lnTo>
                                  <a:lnTo>
                                    <a:pt x="67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2" name="Freeform 633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+- 0 347 281"/>
                                <a:gd name="T2" fmla="*/ 347 h 716"/>
                                <a:gd name="T3" fmla="*/ 65 w 1080"/>
                                <a:gd name="T4" fmla="+- 0 348 281"/>
                                <a:gd name="T5" fmla="*/ 348 h 716"/>
                                <a:gd name="T6" fmla="*/ 65 w 1080"/>
                                <a:gd name="T7" fmla="+- 0 348 281"/>
                                <a:gd name="T8" fmla="*/ 348 h 716"/>
                                <a:gd name="T9" fmla="*/ 66 w 1080"/>
                                <a:gd name="T10" fmla="+- 0 347 281"/>
                                <a:gd name="T11" fmla="*/ 347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6" y="66"/>
                                  </a:moveTo>
                                  <a:lnTo>
                                    <a:pt x="65" y="67"/>
                                  </a:lnTo>
                                  <a:lnTo>
                                    <a:pt x="66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3" name="Freeform 632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5 w 1080"/>
                                <a:gd name="T1" fmla="+- 0 346 281"/>
                                <a:gd name="T2" fmla="*/ 346 h 716"/>
                                <a:gd name="T3" fmla="*/ 1016 w 1080"/>
                                <a:gd name="T4" fmla="+- 0 346 281"/>
                                <a:gd name="T5" fmla="*/ 346 h 716"/>
                                <a:gd name="T6" fmla="*/ 1018 w 1080"/>
                                <a:gd name="T7" fmla="+- 0 348 281"/>
                                <a:gd name="T8" fmla="*/ 348 h 716"/>
                                <a:gd name="T9" fmla="*/ 1015 w 1080"/>
                                <a:gd name="T10" fmla="+- 0 346 281"/>
                                <a:gd name="T11" fmla="*/ 346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5" y="65"/>
                                  </a:moveTo>
                                  <a:lnTo>
                                    <a:pt x="1016" y="65"/>
                                  </a:lnTo>
                                  <a:lnTo>
                                    <a:pt x="1018" y="67"/>
                                  </a:lnTo>
                                  <a:lnTo>
                                    <a:pt x="1015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4" name="Freeform 631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61 w 1080"/>
                                <a:gd name="T1" fmla="+- 0 346 281"/>
                                <a:gd name="T2" fmla="*/ 346 h 716"/>
                                <a:gd name="T3" fmla="*/ 1015 w 1080"/>
                                <a:gd name="T4" fmla="+- 0 346 281"/>
                                <a:gd name="T5" fmla="*/ 346 h 716"/>
                                <a:gd name="T6" fmla="*/ 1018 w 1080"/>
                                <a:gd name="T7" fmla="+- 0 348 281"/>
                                <a:gd name="T8" fmla="*/ 348 h 716"/>
                                <a:gd name="T9" fmla="*/ 1062 w 1080"/>
                                <a:gd name="T10" fmla="+- 0 348 281"/>
                                <a:gd name="T11" fmla="*/ 348 h 716"/>
                                <a:gd name="T12" fmla="*/ 1061 w 1080"/>
                                <a:gd name="T13" fmla="+- 0 346 281"/>
                                <a:gd name="T14" fmla="*/ 346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61" y="65"/>
                                  </a:moveTo>
                                  <a:lnTo>
                                    <a:pt x="1015" y="65"/>
                                  </a:lnTo>
                                  <a:lnTo>
                                    <a:pt x="1018" y="67"/>
                                  </a:lnTo>
                                  <a:lnTo>
                                    <a:pt x="1062" y="67"/>
                                  </a:lnTo>
                                  <a:lnTo>
                                    <a:pt x="1061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5" name="Freeform 630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8 w 1080"/>
                                <a:gd name="T1" fmla="+- 0 346 281"/>
                                <a:gd name="T2" fmla="*/ 346 h 716"/>
                                <a:gd name="T3" fmla="*/ 67 w 1080"/>
                                <a:gd name="T4" fmla="+- 0 346 281"/>
                                <a:gd name="T5" fmla="*/ 346 h 716"/>
                                <a:gd name="T6" fmla="*/ 66 w 1080"/>
                                <a:gd name="T7" fmla="+- 0 347 281"/>
                                <a:gd name="T8" fmla="*/ 347 h 716"/>
                                <a:gd name="T9" fmla="*/ 68 w 1080"/>
                                <a:gd name="T10" fmla="+- 0 346 281"/>
                                <a:gd name="T11" fmla="*/ 346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8" y="65"/>
                                  </a:moveTo>
                                  <a:lnTo>
                                    <a:pt x="67" y="65"/>
                                  </a:lnTo>
                                  <a:lnTo>
                                    <a:pt x="66" y="66"/>
                                  </a:lnTo>
                                  <a:lnTo>
                                    <a:pt x="68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6" name="Freeform 629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53 w 1080"/>
                                <a:gd name="T1" fmla="+- 0 334 281"/>
                                <a:gd name="T2" fmla="*/ 334 h 716"/>
                                <a:gd name="T3" fmla="*/ 1001 w 1080"/>
                                <a:gd name="T4" fmla="+- 0 334 281"/>
                                <a:gd name="T5" fmla="*/ 334 h 716"/>
                                <a:gd name="T6" fmla="*/ 1016 w 1080"/>
                                <a:gd name="T7" fmla="+- 0 346 281"/>
                                <a:gd name="T8" fmla="*/ 346 h 716"/>
                                <a:gd name="T9" fmla="*/ 1015 w 1080"/>
                                <a:gd name="T10" fmla="+- 0 346 281"/>
                                <a:gd name="T11" fmla="*/ 346 h 716"/>
                                <a:gd name="T12" fmla="*/ 1061 w 1080"/>
                                <a:gd name="T13" fmla="+- 0 346 281"/>
                                <a:gd name="T14" fmla="*/ 346 h 716"/>
                                <a:gd name="T15" fmla="*/ 1058 w 1080"/>
                                <a:gd name="T16" fmla="+- 0 341 281"/>
                                <a:gd name="T17" fmla="*/ 341 h 716"/>
                                <a:gd name="T18" fmla="*/ 1058 w 1080"/>
                                <a:gd name="T19" fmla="+- 0 338 281"/>
                                <a:gd name="T20" fmla="*/ 338 h 716"/>
                                <a:gd name="T21" fmla="*/ 1056 w 1080"/>
                                <a:gd name="T22" fmla="+- 0 338 281"/>
                                <a:gd name="T23" fmla="*/ 338 h 716"/>
                                <a:gd name="T24" fmla="*/ 1053 w 1080"/>
                                <a:gd name="T25" fmla="+- 0 334 281"/>
                                <a:gd name="T26" fmla="*/ 334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4" y="T26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53" y="53"/>
                                  </a:moveTo>
                                  <a:lnTo>
                                    <a:pt x="1001" y="53"/>
                                  </a:lnTo>
                                  <a:lnTo>
                                    <a:pt x="1016" y="65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61" y="65"/>
                                  </a:lnTo>
                                  <a:lnTo>
                                    <a:pt x="1058" y="60"/>
                                  </a:lnTo>
                                  <a:lnTo>
                                    <a:pt x="1058" y="57"/>
                                  </a:lnTo>
                                  <a:lnTo>
                                    <a:pt x="1056" y="57"/>
                                  </a:lnTo>
                                  <a:lnTo>
                                    <a:pt x="1053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7" name="Freeform 628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82 w 1080"/>
                                <a:gd name="T1" fmla="+- 0 334 281"/>
                                <a:gd name="T2" fmla="*/ 334 h 716"/>
                                <a:gd name="T3" fmla="*/ 82 w 1080"/>
                                <a:gd name="T4" fmla="+- 0 334 281"/>
                                <a:gd name="T5" fmla="*/ 334 h 716"/>
                                <a:gd name="T6" fmla="*/ 79 w 1080"/>
                                <a:gd name="T7" fmla="+- 0 336 281"/>
                                <a:gd name="T8" fmla="*/ 336 h 716"/>
                                <a:gd name="T9" fmla="*/ 82 w 1080"/>
                                <a:gd name="T10" fmla="+- 0 334 281"/>
                                <a:gd name="T11" fmla="*/ 334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82" y="53"/>
                                  </a:moveTo>
                                  <a:lnTo>
                                    <a:pt x="82" y="53"/>
                                  </a:lnTo>
                                  <a:lnTo>
                                    <a:pt x="79" y="55"/>
                                  </a:lnTo>
                                  <a:lnTo>
                                    <a:pt x="82" y="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8" name="Freeform 627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25 w 1080"/>
                                <a:gd name="T1" fmla="+- 0 305 281"/>
                                <a:gd name="T2" fmla="*/ 305 h 716"/>
                                <a:gd name="T3" fmla="*/ 58 w 1080"/>
                                <a:gd name="T4" fmla="+- 0 305 281"/>
                                <a:gd name="T5" fmla="*/ 305 h 716"/>
                                <a:gd name="T6" fmla="*/ 41 w 1080"/>
                                <a:gd name="T7" fmla="+- 0 319 281"/>
                                <a:gd name="T8" fmla="*/ 319 h 716"/>
                                <a:gd name="T9" fmla="*/ 960 w 1080"/>
                                <a:gd name="T10" fmla="+- 0 319 281"/>
                                <a:gd name="T11" fmla="*/ 319 h 716"/>
                                <a:gd name="T12" fmla="*/ 979 w 1080"/>
                                <a:gd name="T13" fmla="+- 0 324 281"/>
                                <a:gd name="T14" fmla="*/ 324 h 716"/>
                                <a:gd name="T15" fmla="*/ 986 w 1080"/>
                                <a:gd name="T16" fmla="+- 0 326 281"/>
                                <a:gd name="T17" fmla="*/ 326 h 716"/>
                                <a:gd name="T18" fmla="*/ 994 w 1080"/>
                                <a:gd name="T19" fmla="+- 0 331 281"/>
                                <a:gd name="T20" fmla="*/ 331 h 716"/>
                                <a:gd name="T21" fmla="*/ 1003 w 1080"/>
                                <a:gd name="T22" fmla="+- 0 336 281"/>
                                <a:gd name="T23" fmla="*/ 336 h 716"/>
                                <a:gd name="T24" fmla="*/ 1001 w 1080"/>
                                <a:gd name="T25" fmla="+- 0 334 281"/>
                                <a:gd name="T26" fmla="*/ 334 h 716"/>
                                <a:gd name="T27" fmla="*/ 1053 w 1080"/>
                                <a:gd name="T28" fmla="+- 0 334 281"/>
                                <a:gd name="T29" fmla="*/ 334 h 716"/>
                                <a:gd name="T30" fmla="*/ 1044 w 1080"/>
                                <a:gd name="T31" fmla="+- 0 322 281"/>
                                <a:gd name="T32" fmla="*/ 322 h 716"/>
                                <a:gd name="T33" fmla="*/ 1042 w 1080"/>
                                <a:gd name="T34" fmla="+- 0 319 281"/>
                                <a:gd name="T35" fmla="*/ 319 h 716"/>
                                <a:gd name="T36" fmla="*/ 1025 w 1080"/>
                                <a:gd name="T37" fmla="+- 0 305 281"/>
                                <a:gd name="T38" fmla="*/ 305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4" y="T26"/>
                                </a:cxn>
                                <a:cxn ang="0">
                                  <a:pos x="T27" y="T29"/>
                                </a:cxn>
                                <a:cxn ang="0">
                                  <a:pos x="T30" y="T32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6" y="T38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25" y="24"/>
                                  </a:moveTo>
                                  <a:lnTo>
                                    <a:pt x="58" y="24"/>
                                  </a:lnTo>
                                  <a:lnTo>
                                    <a:pt x="41" y="38"/>
                                  </a:lnTo>
                                  <a:lnTo>
                                    <a:pt x="960" y="38"/>
                                  </a:lnTo>
                                  <a:lnTo>
                                    <a:pt x="979" y="43"/>
                                  </a:lnTo>
                                  <a:lnTo>
                                    <a:pt x="986" y="45"/>
                                  </a:lnTo>
                                  <a:lnTo>
                                    <a:pt x="994" y="50"/>
                                  </a:lnTo>
                                  <a:lnTo>
                                    <a:pt x="1003" y="55"/>
                                  </a:lnTo>
                                  <a:lnTo>
                                    <a:pt x="1001" y="53"/>
                                  </a:lnTo>
                                  <a:lnTo>
                                    <a:pt x="1053" y="53"/>
                                  </a:lnTo>
                                  <a:lnTo>
                                    <a:pt x="1044" y="41"/>
                                  </a:lnTo>
                                  <a:lnTo>
                                    <a:pt x="1042" y="38"/>
                                  </a:lnTo>
                                  <a:lnTo>
                                    <a:pt x="1025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49" name="Freeform 626"/>
                          <wps:cNvSpPr>
                            <a:spLocks/>
                          </wps:cNvSpPr>
                          <wps:spPr bwMode="auto">
                            <a:xfrm>
                              <a:off x="0" y="281"/>
                              <a:ext cx="1080" cy="716"/>
                            </a:xfrm>
                            <a:custGeom>
                              <a:avLst/>
                              <a:gdLst>
                                <a:gd name="T0" fmla="*/ 962 w 1080"/>
                                <a:gd name="T1" fmla="+- 0 281 281"/>
                                <a:gd name="T2" fmla="*/ 281 h 716"/>
                                <a:gd name="T3" fmla="*/ 132 w 1080"/>
                                <a:gd name="T4" fmla="+- 0 281 281"/>
                                <a:gd name="T5" fmla="*/ 281 h 716"/>
                                <a:gd name="T6" fmla="*/ 118 w 1080"/>
                                <a:gd name="T7" fmla="+- 0 283 281"/>
                                <a:gd name="T8" fmla="*/ 283 h 716"/>
                                <a:gd name="T9" fmla="*/ 106 w 1080"/>
                                <a:gd name="T10" fmla="+- 0 283 281"/>
                                <a:gd name="T11" fmla="*/ 283 h 716"/>
                                <a:gd name="T12" fmla="*/ 70 w 1080"/>
                                <a:gd name="T13" fmla="+- 0 298 281"/>
                                <a:gd name="T14" fmla="*/ 298 h 716"/>
                                <a:gd name="T15" fmla="*/ 60 w 1080"/>
                                <a:gd name="T16" fmla="+- 0 302 281"/>
                                <a:gd name="T17" fmla="*/ 302 h 716"/>
                                <a:gd name="T18" fmla="*/ 60 w 1080"/>
                                <a:gd name="T19" fmla="+- 0 305 281"/>
                                <a:gd name="T20" fmla="*/ 305 h 716"/>
                                <a:gd name="T21" fmla="*/ 1022 w 1080"/>
                                <a:gd name="T22" fmla="+- 0 305 281"/>
                                <a:gd name="T23" fmla="*/ 305 h 716"/>
                                <a:gd name="T24" fmla="*/ 1022 w 1080"/>
                                <a:gd name="T25" fmla="+- 0 302 281"/>
                                <a:gd name="T26" fmla="*/ 302 h 716"/>
                                <a:gd name="T27" fmla="*/ 1010 w 1080"/>
                                <a:gd name="T28" fmla="+- 0 298 281"/>
                                <a:gd name="T29" fmla="*/ 298 h 716"/>
                                <a:gd name="T30" fmla="*/ 998 w 1080"/>
                                <a:gd name="T31" fmla="+- 0 290 281"/>
                                <a:gd name="T32" fmla="*/ 290 h 716"/>
                                <a:gd name="T33" fmla="*/ 986 w 1080"/>
                                <a:gd name="T34" fmla="+- 0 288 281"/>
                                <a:gd name="T35" fmla="*/ 288 h 716"/>
                                <a:gd name="T36" fmla="*/ 974 w 1080"/>
                                <a:gd name="T37" fmla="+- 0 283 281"/>
                                <a:gd name="T38" fmla="*/ 283 h 716"/>
                                <a:gd name="T39" fmla="*/ 962 w 1080"/>
                                <a:gd name="T40" fmla="+- 0 281 281"/>
                                <a:gd name="T41" fmla="*/ 281 h 7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  <a:cxn ang="0">
                                  <a:pos x="T15" y="T17"/>
                                </a:cxn>
                                <a:cxn ang="0">
                                  <a:pos x="T18" y="T20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4" y="T26"/>
                                </a:cxn>
                                <a:cxn ang="0">
                                  <a:pos x="T27" y="T29"/>
                                </a:cxn>
                                <a:cxn ang="0">
                                  <a:pos x="T30" y="T32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6" y="T38"/>
                                </a:cxn>
                                <a:cxn ang="0">
                                  <a:pos x="T39" y="T4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962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18" y="2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70" y="17"/>
                                  </a:lnTo>
                                  <a:lnTo>
                                    <a:pt x="60" y="21"/>
                                  </a:lnTo>
                                  <a:lnTo>
                                    <a:pt x="60" y="24"/>
                                  </a:lnTo>
                                  <a:lnTo>
                                    <a:pt x="1022" y="24"/>
                                  </a:lnTo>
                                  <a:lnTo>
                                    <a:pt x="1022" y="21"/>
                                  </a:lnTo>
                                  <a:lnTo>
                                    <a:pt x="1010" y="17"/>
                                  </a:lnTo>
                                  <a:lnTo>
                                    <a:pt x="998" y="9"/>
                                  </a:lnTo>
                                  <a:lnTo>
                                    <a:pt x="986" y="7"/>
                                  </a:lnTo>
                                  <a:lnTo>
                                    <a:pt x="974" y="2"/>
                                  </a:lnTo>
                                  <a:lnTo>
                                    <a:pt x="9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0" name="Group 616"/>
                        <wpg:cNvGrpSpPr>
                          <a:grpSpLocks/>
                        </wpg:cNvGrpSpPr>
                        <wpg:grpSpPr bwMode="auto">
                          <a:xfrm>
                            <a:off x="1003" y="0"/>
                            <a:ext cx="394" cy="224"/>
                            <a:chOff x="1003" y="0"/>
                            <a:chExt cx="394" cy="224"/>
                          </a:xfrm>
                        </wpg:grpSpPr>
                        <wps:wsp>
                          <wps:cNvPr id="651" name="Freeform 624"/>
                          <wps:cNvSpPr>
                            <a:spLocks/>
                          </wps:cNvSpPr>
                          <wps:spPr bwMode="auto">
                            <a:xfrm>
                              <a:off x="1003" y="0"/>
                              <a:ext cx="394" cy="224"/>
                            </a:xfrm>
                            <a:custGeom>
                              <a:avLst/>
                              <a:gdLst>
                                <a:gd name="T0" fmla="+- 0 1360 1003"/>
                                <a:gd name="T1" fmla="*/ T0 w 394"/>
                                <a:gd name="T2" fmla="*/ 32 h 224"/>
                                <a:gd name="T3" fmla="+- 0 1344 1003"/>
                                <a:gd name="T4" fmla="*/ T3 w 394"/>
                                <a:gd name="T5" fmla="*/ 38 h 224"/>
                                <a:gd name="T6" fmla="+- 0 1291 1003"/>
                                <a:gd name="T7" fmla="*/ T6 w 394"/>
                                <a:gd name="T8" fmla="*/ 58 h 224"/>
                                <a:gd name="T9" fmla="+- 0 1243 1003"/>
                                <a:gd name="T10" fmla="*/ T9 w 394"/>
                                <a:gd name="T11" fmla="*/ 82 h 224"/>
                                <a:gd name="T12" fmla="+- 0 1193 1003"/>
                                <a:gd name="T13" fmla="*/ T12 w 394"/>
                                <a:gd name="T14" fmla="*/ 103 h 224"/>
                                <a:gd name="T15" fmla="+- 0 1049 1003"/>
                                <a:gd name="T16" fmla="*/ T15 w 394"/>
                                <a:gd name="T17" fmla="*/ 182 h 224"/>
                                <a:gd name="T18" fmla="+- 0 1003 1003"/>
                                <a:gd name="T19" fmla="*/ T18 w 394"/>
                                <a:gd name="T20" fmla="*/ 211 h 224"/>
                                <a:gd name="T21" fmla="+- 0 1010 1003"/>
                                <a:gd name="T22" fmla="*/ T21 w 394"/>
                                <a:gd name="T23" fmla="*/ 223 h 224"/>
                                <a:gd name="T24" fmla="+- 0 1056 1003"/>
                                <a:gd name="T25" fmla="*/ T24 w 394"/>
                                <a:gd name="T26" fmla="*/ 194 h 224"/>
                                <a:gd name="T27" fmla="+- 0 1152 1003"/>
                                <a:gd name="T28" fmla="*/ T27 w 394"/>
                                <a:gd name="T29" fmla="*/ 142 h 224"/>
                                <a:gd name="T30" fmla="+- 0 1248 1003"/>
                                <a:gd name="T31" fmla="*/ T30 w 394"/>
                                <a:gd name="T32" fmla="*/ 94 h 224"/>
                                <a:gd name="T33" fmla="+- 0 1349 1003"/>
                                <a:gd name="T34" fmla="*/ T33 w 394"/>
                                <a:gd name="T35" fmla="*/ 50 h 224"/>
                                <a:gd name="T36" fmla="+- 0 1363 1003"/>
                                <a:gd name="T37" fmla="*/ T36 w 394"/>
                                <a:gd name="T38" fmla="*/ 45 h 224"/>
                                <a:gd name="T39" fmla="+- 0 1371 1003"/>
                                <a:gd name="T40" fmla="*/ T39 w 394"/>
                                <a:gd name="T41" fmla="*/ 34 h 224"/>
                                <a:gd name="T42" fmla="+- 0 1360 1003"/>
                                <a:gd name="T43" fmla="*/ T42 w 394"/>
                                <a:gd name="T44" fmla="*/ 32 h 22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</a:cxnLst>
                              <a:rect l="0" t="0" r="r" b="b"/>
                              <a:pathLst>
                                <a:path w="394" h="224">
                                  <a:moveTo>
                                    <a:pt x="357" y="32"/>
                                  </a:moveTo>
                                  <a:lnTo>
                                    <a:pt x="341" y="38"/>
                                  </a:lnTo>
                                  <a:lnTo>
                                    <a:pt x="288" y="58"/>
                                  </a:lnTo>
                                  <a:lnTo>
                                    <a:pt x="240" y="82"/>
                                  </a:lnTo>
                                  <a:lnTo>
                                    <a:pt x="190" y="103"/>
                                  </a:lnTo>
                                  <a:lnTo>
                                    <a:pt x="46" y="182"/>
                                  </a:lnTo>
                                  <a:lnTo>
                                    <a:pt x="0" y="211"/>
                                  </a:lnTo>
                                  <a:lnTo>
                                    <a:pt x="7" y="223"/>
                                  </a:lnTo>
                                  <a:lnTo>
                                    <a:pt x="53" y="194"/>
                                  </a:lnTo>
                                  <a:lnTo>
                                    <a:pt x="149" y="142"/>
                                  </a:lnTo>
                                  <a:lnTo>
                                    <a:pt x="245" y="94"/>
                                  </a:lnTo>
                                  <a:lnTo>
                                    <a:pt x="346" y="50"/>
                                  </a:lnTo>
                                  <a:lnTo>
                                    <a:pt x="360" y="45"/>
                                  </a:lnTo>
                                  <a:lnTo>
                                    <a:pt x="368" y="34"/>
                                  </a:lnTo>
                                  <a:lnTo>
                                    <a:pt x="357" y="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2" name="Freeform 623"/>
                          <wps:cNvSpPr>
                            <a:spLocks/>
                          </wps:cNvSpPr>
                          <wps:spPr bwMode="auto">
                            <a:xfrm>
                              <a:off x="1003" y="0"/>
                              <a:ext cx="394" cy="224"/>
                            </a:xfrm>
                            <a:custGeom>
                              <a:avLst/>
                              <a:gdLst>
                                <a:gd name="T0" fmla="+- 0 1383 1003"/>
                                <a:gd name="T1" fmla="*/ T0 w 394"/>
                                <a:gd name="T2" fmla="*/ 24 h 224"/>
                                <a:gd name="T3" fmla="+- 0 1380 1003"/>
                                <a:gd name="T4" fmla="*/ T3 w 394"/>
                                <a:gd name="T5" fmla="*/ 24 h 224"/>
                                <a:gd name="T6" fmla="+- 0 1385 1003"/>
                                <a:gd name="T7" fmla="*/ T6 w 394"/>
                                <a:gd name="T8" fmla="*/ 36 h 224"/>
                                <a:gd name="T9" fmla="+- 0 1363 1003"/>
                                <a:gd name="T10" fmla="*/ T9 w 394"/>
                                <a:gd name="T11" fmla="*/ 45 h 224"/>
                                <a:gd name="T12" fmla="+- 0 1296 1003"/>
                                <a:gd name="T13" fmla="*/ T12 w 394"/>
                                <a:gd name="T14" fmla="*/ 127 h 224"/>
                                <a:gd name="T15" fmla="+- 0 1294 1003"/>
                                <a:gd name="T16" fmla="*/ T15 w 394"/>
                                <a:gd name="T17" fmla="*/ 130 h 224"/>
                                <a:gd name="T18" fmla="+- 0 1294 1003"/>
                                <a:gd name="T19" fmla="*/ T18 w 394"/>
                                <a:gd name="T20" fmla="*/ 134 h 224"/>
                                <a:gd name="T21" fmla="+- 0 1298 1003"/>
                                <a:gd name="T22" fmla="*/ T21 w 394"/>
                                <a:gd name="T23" fmla="*/ 139 h 224"/>
                                <a:gd name="T24" fmla="+- 0 1303 1003"/>
                                <a:gd name="T25" fmla="*/ T24 w 394"/>
                                <a:gd name="T26" fmla="*/ 139 h 224"/>
                                <a:gd name="T27" fmla="+- 0 1306 1003"/>
                                <a:gd name="T28" fmla="*/ T27 w 394"/>
                                <a:gd name="T29" fmla="*/ 137 h 224"/>
                                <a:gd name="T30" fmla="+- 0 1397 1003"/>
                                <a:gd name="T31" fmla="*/ T30 w 394"/>
                                <a:gd name="T32" fmla="*/ 26 h 224"/>
                                <a:gd name="T33" fmla="+- 0 1383 1003"/>
                                <a:gd name="T34" fmla="*/ T33 w 394"/>
                                <a:gd name="T35" fmla="*/ 24 h 22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</a:cxnLst>
                              <a:rect l="0" t="0" r="r" b="b"/>
                              <a:pathLst>
                                <a:path w="394" h="224">
                                  <a:moveTo>
                                    <a:pt x="380" y="24"/>
                                  </a:moveTo>
                                  <a:lnTo>
                                    <a:pt x="377" y="24"/>
                                  </a:lnTo>
                                  <a:lnTo>
                                    <a:pt x="382" y="36"/>
                                  </a:lnTo>
                                  <a:lnTo>
                                    <a:pt x="360" y="45"/>
                                  </a:lnTo>
                                  <a:lnTo>
                                    <a:pt x="293" y="127"/>
                                  </a:lnTo>
                                  <a:lnTo>
                                    <a:pt x="291" y="130"/>
                                  </a:lnTo>
                                  <a:lnTo>
                                    <a:pt x="291" y="134"/>
                                  </a:lnTo>
                                  <a:lnTo>
                                    <a:pt x="295" y="139"/>
                                  </a:lnTo>
                                  <a:lnTo>
                                    <a:pt x="300" y="139"/>
                                  </a:lnTo>
                                  <a:lnTo>
                                    <a:pt x="303" y="137"/>
                                  </a:lnTo>
                                  <a:lnTo>
                                    <a:pt x="394" y="26"/>
                                  </a:lnTo>
                                  <a:lnTo>
                                    <a:pt x="380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3" name="Freeform 622"/>
                          <wps:cNvSpPr>
                            <a:spLocks/>
                          </wps:cNvSpPr>
                          <wps:spPr bwMode="auto">
                            <a:xfrm>
                              <a:off x="1003" y="0"/>
                              <a:ext cx="394" cy="224"/>
                            </a:xfrm>
                            <a:custGeom>
                              <a:avLst/>
                              <a:gdLst>
                                <a:gd name="T0" fmla="+- 0 1371 1003"/>
                                <a:gd name="T1" fmla="*/ T0 w 394"/>
                                <a:gd name="T2" fmla="*/ 34 h 224"/>
                                <a:gd name="T3" fmla="+- 0 1363 1003"/>
                                <a:gd name="T4" fmla="*/ T3 w 394"/>
                                <a:gd name="T5" fmla="*/ 45 h 224"/>
                                <a:gd name="T6" fmla="+- 0 1385 1003"/>
                                <a:gd name="T7" fmla="*/ T6 w 394"/>
                                <a:gd name="T8" fmla="*/ 36 h 224"/>
                                <a:gd name="T9" fmla="+- 0 1382 1003"/>
                                <a:gd name="T10" fmla="*/ T9 w 394"/>
                                <a:gd name="T11" fmla="*/ 36 h 224"/>
                                <a:gd name="T12" fmla="+- 0 1371 1003"/>
                                <a:gd name="T13" fmla="*/ T12 w 394"/>
                                <a:gd name="T14" fmla="*/ 34 h 22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394" h="224">
                                  <a:moveTo>
                                    <a:pt x="368" y="34"/>
                                  </a:moveTo>
                                  <a:lnTo>
                                    <a:pt x="360" y="45"/>
                                  </a:lnTo>
                                  <a:lnTo>
                                    <a:pt x="382" y="36"/>
                                  </a:lnTo>
                                  <a:lnTo>
                                    <a:pt x="379" y="36"/>
                                  </a:lnTo>
                                  <a:lnTo>
                                    <a:pt x="368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4" name="Freeform 621"/>
                          <wps:cNvSpPr>
                            <a:spLocks/>
                          </wps:cNvSpPr>
                          <wps:spPr bwMode="auto">
                            <a:xfrm>
                              <a:off x="1003" y="0"/>
                              <a:ext cx="394" cy="224"/>
                            </a:xfrm>
                            <a:custGeom>
                              <a:avLst/>
                              <a:gdLst>
                                <a:gd name="T0" fmla="+- 0 1378 1003"/>
                                <a:gd name="T1" fmla="*/ T0 w 394"/>
                                <a:gd name="T2" fmla="*/ 26 h 224"/>
                                <a:gd name="T3" fmla="+- 0 1371 1003"/>
                                <a:gd name="T4" fmla="*/ T3 w 394"/>
                                <a:gd name="T5" fmla="*/ 34 h 224"/>
                                <a:gd name="T6" fmla="+- 0 1382 1003"/>
                                <a:gd name="T7" fmla="*/ T6 w 394"/>
                                <a:gd name="T8" fmla="*/ 36 h 224"/>
                                <a:gd name="T9" fmla="+- 0 1378 1003"/>
                                <a:gd name="T10" fmla="*/ T9 w 394"/>
                                <a:gd name="T11" fmla="*/ 26 h 22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94" h="224">
                                  <a:moveTo>
                                    <a:pt x="375" y="26"/>
                                  </a:moveTo>
                                  <a:lnTo>
                                    <a:pt x="368" y="34"/>
                                  </a:lnTo>
                                  <a:lnTo>
                                    <a:pt x="379" y="36"/>
                                  </a:lnTo>
                                  <a:lnTo>
                                    <a:pt x="375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5" name="Freeform 620"/>
                          <wps:cNvSpPr>
                            <a:spLocks/>
                          </wps:cNvSpPr>
                          <wps:spPr bwMode="auto">
                            <a:xfrm>
                              <a:off x="1003" y="0"/>
                              <a:ext cx="394" cy="224"/>
                            </a:xfrm>
                            <a:custGeom>
                              <a:avLst/>
                              <a:gdLst>
                                <a:gd name="T0" fmla="+- 0 1381 1003"/>
                                <a:gd name="T1" fmla="*/ T0 w 394"/>
                                <a:gd name="T2" fmla="*/ 26 h 224"/>
                                <a:gd name="T3" fmla="+- 0 1378 1003"/>
                                <a:gd name="T4" fmla="*/ T3 w 394"/>
                                <a:gd name="T5" fmla="*/ 26 h 224"/>
                                <a:gd name="T6" fmla="+- 0 1382 1003"/>
                                <a:gd name="T7" fmla="*/ T6 w 394"/>
                                <a:gd name="T8" fmla="*/ 36 h 224"/>
                                <a:gd name="T9" fmla="+- 0 1385 1003"/>
                                <a:gd name="T10" fmla="*/ T9 w 394"/>
                                <a:gd name="T11" fmla="*/ 36 h 224"/>
                                <a:gd name="T12" fmla="+- 0 1381 1003"/>
                                <a:gd name="T13" fmla="*/ T12 w 394"/>
                                <a:gd name="T14" fmla="*/ 26 h 22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394" h="224">
                                  <a:moveTo>
                                    <a:pt x="378" y="26"/>
                                  </a:moveTo>
                                  <a:lnTo>
                                    <a:pt x="375" y="26"/>
                                  </a:lnTo>
                                  <a:lnTo>
                                    <a:pt x="379" y="36"/>
                                  </a:lnTo>
                                  <a:lnTo>
                                    <a:pt x="382" y="36"/>
                                  </a:lnTo>
                                  <a:lnTo>
                                    <a:pt x="378" y="2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6" name="Freeform 619"/>
                          <wps:cNvSpPr>
                            <a:spLocks/>
                          </wps:cNvSpPr>
                          <wps:spPr bwMode="auto">
                            <a:xfrm>
                              <a:off x="1003" y="0"/>
                              <a:ext cx="394" cy="224"/>
                            </a:xfrm>
                            <a:custGeom>
                              <a:avLst/>
                              <a:gdLst>
                                <a:gd name="T0" fmla="+- 0 1380 1003"/>
                                <a:gd name="T1" fmla="*/ T0 w 394"/>
                                <a:gd name="T2" fmla="*/ 24 h 224"/>
                                <a:gd name="T3" fmla="+- 0 1360 1003"/>
                                <a:gd name="T4" fmla="*/ T3 w 394"/>
                                <a:gd name="T5" fmla="*/ 32 h 224"/>
                                <a:gd name="T6" fmla="+- 0 1371 1003"/>
                                <a:gd name="T7" fmla="*/ T6 w 394"/>
                                <a:gd name="T8" fmla="*/ 34 h 224"/>
                                <a:gd name="T9" fmla="+- 0 1378 1003"/>
                                <a:gd name="T10" fmla="*/ T9 w 394"/>
                                <a:gd name="T11" fmla="*/ 26 h 224"/>
                                <a:gd name="T12" fmla="+- 0 1381 1003"/>
                                <a:gd name="T13" fmla="*/ T12 w 394"/>
                                <a:gd name="T14" fmla="*/ 26 h 224"/>
                                <a:gd name="T15" fmla="+- 0 1380 1003"/>
                                <a:gd name="T16" fmla="*/ T15 w 394"/>
                                <a:gd name="T17" fmla="*/ 24 h 22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94" h="224">
                                  <a:moveTo>
                                    <a:pt x="377" y="24"/>
                                  </a:moveTo>
                                  <a:lnTo>
                                    <a:pt x="357" y="32"/>
                                  </a:lnTo>
                                  <a:lnTo>
                                    <a:pt x="368" y="34"/>
                                  </a:lnTo>
                                  <a:lnTo>
                                    <a:pt x="375" y="26"/>
                                  </a:lnTo>
                                  <a:lnTo>
                                    <a:pt x="378" y="26"/>
                                  </a:lnTo>
                                  <a:lnTo>
                                    <a:pt x="377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7" name="Freeform 618"/>
                          <wps:cNvSpPr>
                            <a:spLocks/>
                          </wps:cNvSpPr>
                          <wps:spPr bwMode="auto">
                            <a:xfrm>
                              <a:off x="1003" y="0"/>
                              <a:ext cx="394" cy="224"/>
                            </a:xfrm>
                            <a:custGeom>
                              <a:avLst/>
                              <a:gdLst>
                                <a:gd name="T0" fmla="+- 0 1253 1003"/>
                                <a:gd name="T1" fmla="*/ T0 w 394"/>
                                <a:gd name="T2" fmla="*/ 0 h 224"/>
                                <a:gd name="T3" fmla="+- 0 1248 1003"/>
                                <a:gd name="T4" fmla="*/ T3 w 394"/>
                                <a:gd name="T5" fmla="*/ 2 h 224"/>
                                <a:gd name="T6" fmla="+- 0 1248 1003"/>
                                <a:gd name="T7" fmla="*/ T6 w 394"/>
                                <a:gd name="T8" fmla="*/ 12 h 224"/>
                                <a:gd name="T9" fmla="+- 0 1250 1003"/>
                                <a:gd name="T10" fmla="*/ T9 w 394"/>
                                <a:gd name="T11" fmla="*/ 14 h 224"/>
                                <a:gd name="T12" fmla="+- 0 1253 1003"/>
                                <a:gd name="T13" fmla="*/ T12 w 394"/>
                                <a:gd name="T14" fmla="*/ 14 h 224"/>
                                <a:gd name="T15" fmla="+- 0 1360 1003"/>
                                <a:gd name="T16" fmla="*/ T15 w 394"/>
                                <a:gd name="T17" fmla="*/ 32 h 224"/>
                                <a:gd name="T18" fmla="+- 0 1380 1003"/>
                                <a:gd name="T19" fmla="*/ T18 w 394"/>
                                <a:gd name="T20" fmla="*/ 24 h 224"/>
                                <a:gd name="T21" fmla="+- 0 1383 1003"/>
                                <a:gd name="T22" fmla="*/ T21 w 394"/>
                                <a:gd name="T23" fmla="*/ 24 h 224"/>
                                <a:gd name="T24" fmla="+- 0 1255 1003"/>
                                <a:gd name="T25" fmla="*/ T24 w 394"/>
                                <a:gd name="T26" fmla="*/ 2 h 224"/>
                                <a:gd name="T27" fmla="+- 0 1253 1003"/>
                                <a:gd name="T28" fmla="*/ T27 w 394"/>
                                <a:gd name="T29" fmla="*/ 0 h 224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</a:cxnLst>
                              <a:rect l="0" t="0" r="r" b="b"/>
                              <a:pathLst>
                                <a:path w="394" h="224">
                                  <a:moveTo>
                                    <a:pt x="250" y="0"/>
                                  </a:moveTo>
                                  <a:lnTo>
                                    <a:pt x="245" y="2"/>
                                  </a:lnTo>
                                  <a:lnTo>
                                    <a:pt x="245" y="12"/>
                                  </a:lnTo>
                                  <a:lnTo>
                                    <a:pt x="247" y="14"/>
                                  </a:lnTo>
                                  <a:lnTo>
                                    <a:pt x="250" y="14"/>
                                  </a:lnTo>
                                  <a:lnTo>
                                    <a:pt x="357" y="32"/>
                                  </a:lnTo>
                                  <a:lnTo>
                                    <a:pt x="377" y="24"/>
                                  </a:lnTo>
                                  <a:lnTo>
                                    <a:pt x="380" y="24"/>
                                  </a:lnTo>
                                  <a:lnTo>
                                    <a:pt x="252" y="2"/>
                                  </a:lnTo>
                                  <a:lnTo>
                                    <a:pt x="2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8" name="Text Box 6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97" cy="9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F7B7AA" w14:textId="77777777" w:rsidR="003B482B" w:rsidRDefault="003B482B">
                                <w:pPr>
                                  <w:rPr>
                                    <w:rFonts w:ascii="Futura Medium" w:eastAsia="Futura Medium" w:hAnsi="Futura Medium" w:cs="Futura Medium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224DAB28" w14:textId="77777777" w:rsidR="003B482B" w:rsidRDefault="003B482B">
                                <w:pPr>
                                  <w:rPr>
                                    <w:rFonts w:ascii="Futura Medium" w:eastAsia="Futura Medium" w:hAnsi="Futura Medium" w:cs="Futura Medium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18ABF26D" w14:textId="77777777" w:rsidR="003B482B" w:rsidRDefault="003B482B">
                                <w:pPr>
                                  <w:spacing w:before="111" w:line="166" w:lineRule="exact"/>
                                  <w:ind w:left="177" w:right="490" w:firstLine="163"/>
                                  <w:rPr>
                                    <w:rFonts w:ascii="Calibri" w:eastAsia="Calibri" w:hAnsi="Calibri" w:cs="Calibr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Assess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sz w:val="15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Effectivness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01E7C9D" id="Group 615" o:spid="_x0000_s1026" style="width:69.85pt;height:49.8pt;mso-position-horizontal-relative:char;mso-position-vertical-relative:line" coordsize="1397,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">
                <v:group id="Group 643" o:spid="_x0000_s1027" style="position:absolute;left:19;top:300;width:1042;height:677" coordorigin="19,300" coordsize="104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p2E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kyzA9nwhGQmz8AAAD//wMAUEsBAi0AFAAGAAgAAAAhANvh9svuAAAAhQEAABMAAAAAAAAAAAAA&#10;AAAAAAAAAFtDb250ZW50X1R5cGVzXS54bWxQSwECLQAUAAYACAAAACEAWvQsW78AAAAVAQAACwAA&#10;AAAAAAAAAAAAAAAfAQAAX3JlbHMvLnJlbHNQSwECLQAUAAYACAAAACEARQKdhMMAAADcAAAADwAA&#10;AAAAAAAAAAAAAAAHAgAAZHJzL2Rvd25yZXYueG1sUEsFBgAAAAADAAMAtwAAAPcCAAAAAA==&#10;">
                  <v:shape id="Freeform 644" o:spid="_x0000_s1028" style="position:absolute;left:19;top:300;width:1042;height:677;visibility:visible;mso-wrap-style:square;v-text-anchor:top" coordsize="104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" path="m929,l91,2,33,33,3,90,,113,2,586r31,58l90,674r23,3l951,675r58,-31l1039,587r3,-23l1040,90,1009,33,952,2,929,xe" fillcolor="#ffbf00" stroked="f">
                    <v:path arrowok="t" o:connecttype="custom" o:connectlocs="929,300;91,302;33,333;3,390;0,413;2,886;33,944;90,974;113,977;951,975;1009,944;1039,887;1042,864;1040,390;1009,333;952,302;929,300" o:connectangles="0,0,0,0,0,0,0,0,0,0,0,0,0,0,0,0,0"/>
                  </v:shape>
                </v:group>
                <v:group id="Group 625" o:spid="_x0000_s1029" style="position:absolute;top:281;width:1080;height:716" coordorigin=",281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KZo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2WQMzzPhCMjlAwAA//8DAFBLAQItABQABgAIAAAAIQDb4fbL7gAAAIUBAAATAAAAAAAAAAAA&#10;AAAAAAAAAABbQ29udGVudF9UeXBlc10ueG1sUEsBAi0AFAAGAAgAAAAhAFr0LFu/AAAAFQEAAAsA&#10;AAAAAAAAAAAAAAAAHwEAAF9yZWxzLy5yZWxzUEsBAi0AFAAGAAgAAAAhANqcpmjEAAAA3AAAAA8A&#10;AAAAAAAAAAAAAAAABwIAAGRycy9kb3ducmV2LnhtbFBLBQYAAAAAAwADALcAAAD4AgAAAAA=&#10;">
                  <v:shape id="Freeform 642" o:spid="_x0000_s1030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" path="m1018,648r-17,14l1003,662r-19,10l977,674r-10,3l41,677r,2l58,691r,2l60,693r10,8l94,710r14,3l120,715r842,l977,713r12,-3l1001,705r12,-7l1022,693r3,-2l1042,679r,-2l1044,674r12,-14l1058,657r3,-4l1015,653r3,-5xe" stroked="f">
                    <v:path arrowok="t" o:connecttype="custom" o:connectlocs="1018,929;1001,943;1003,943;984,953;977,955;967,958;41,958;41,960;58,972;58,974;60,974;70,982;94,991;108,994;120,996;962,996;977,994;989,991;1001,986;1013,979;1022,974;1025,972;1042,960;1042,958;1044,955;1056,941;1058,938;1061,934;1015,934;1018,929" o:connectangles="0,0,0,0,0,0,0,0,0,0,0,0,0,0,0,0,0,0,0,0,0,0,0,0,0,0,0,0,0,0"/>
                  </v:shape>
                  <v:shape id="Freeform 641" o:spid="_x0000_s1031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" path="m125,38r-87,l38,41,24,57r,3l17,69,2,105r,15l,132,,585r2,12l5,612r2,12l17,648r7,9l24,660r14,17l113,677r-10,-3l96,669,86,667r-7,-5l82,662,70,653r-3,l53,636r1,l46,619r-3,-7l38,593r,-471l46,93,54,81r-1,l65,67r2,-2l68,65,82,53r7,-5l96,45r29,-7xe" stroked="f">
                    <v:path arrowok="t" o:connecttype="custom" o:connectlocs="125,319;38,319;38,322;24,338;24,341;17,350;2,386;2,401;0,413;0,866;2,878;5,893;7,905;17,929;24,938;24,941;38,958;113,958;103,955;96,950;86,948;79,943;82,943;70,934;67,934;53,917;54,917;46,900;43,893;38,874;38,403;46,374;54,362;53,362;65,348;65,348;67,346;68,346;82,334;82,334;89,329;96,326;125,319" o:connectangles="0,0,0,0,0,0,0,0,0,0,0,0,0,0,0,0,0,0,0,0,0,0,0,0,0,0,0,0,0,0,0,0,0,0,0,0,0,0,0,0,0,0,0"/>
                  </v:shape>
                  <v:shape id="Freeform 640" o:spid="_x0000_s1032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" path="m65,648r2,5l70,653r-5,-5xe" stroked="f">
                    <v:path arrowok="t" o:connecttype="custom" o:connectlocs="65,929;67,934;70,934;65,929" o:connectangles="0,0,0,0"/>
                  </v:shape>
                  <v:shape id="Freeform 639" o:spid="_x0000_s1033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" path="m1027,636r-12,17l1061,653r5,-8l1068,638r-41,l1027,636xe" stroked="f">
                    <v:path arrowok="t" o:connecttype="custom" o:connectlocs="1027,917;1015,934;1061,934;1066,926;1068,919;1027,919;1027,917" o:connectangles="0,0,0,0,0,0,0"/>
                  </v:shape>
                  <v:shape id="Freeform 638" o:spid="_x0000_s1034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" path="m54,636r-1,l55,638r-1,-2xe" stroked="f">
                    <v:path arrowok="t" o:connecttype="custom" o:connectlocs="54,917;53,917;55,919;54,917" o:connectangles="0,0,0,0"/>
                  </v:shape>
                  <v:shape id="Freeform 637" o:spid="_x0000_s1035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" path="m1070,79r-43,l1032,89r5,7l1042,115r2,7l1044,583r-2,12l1042,605r-3,7l1034,621r-2,8l1027,638r41,l1075,621r3,-12l1080,595r,-478l1078,105r-3,-14l1070,79xe" stroked="f">
                    <v:path arrowok="t" o:connecttype="custom" o:connectlocs="1070,360;1027,360;1032,370;1037,377;1042,396;1044,403;1044,864;1042,876;1042,886;1039,893;1034,902;1032,910;1027,919;1068,919;1075,902;1078,890;1080,876;1080,398;1078,386;1075,372;1070,360" o:connectangles="0,0,0,0,0,0,0,0,0,0,0,0,0,0,0,0,0,0,0,0,0"/>
                  </v:shape>
                  <v:shape id="Freeform 636" o:spid="_x0000_s1036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" path="m55,79r-2,2l54,81r1,-2xe" stroked="f">
                    <v:path arrowok="t" o:connecttype="custom" o:connectlocs="55,360;53,362;54,362;55,360" o:connectangles="0,0,0,0"/>
                  </v:shape>
                  <v:shape id="Freeform 635" o:spid="_x0000_s1037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" path="m1016,65r11,16l1027,79r43,l1063,69r-1,-2l1018,67r-2,-2xe" stroked="f">
                    <v:path arrowok="t" o:connecttype="custom" o:connectlocs="1016,346;1027,362;1027,360;1070,360;1063,350;1062,348;1018,348;1016,346" o:connectangles="0,0,0,0,0,0,0,0"/>
                  </v:shape>
                  <v:shape id="Freeform 634" o:spid="_x0000_s1038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" path="m67,65r-2,2l66,66r1,-1xe" stroked="f">
                    <v:path arrowok="t" o:connecttype="custom" o:connectlocs="67,346;65,348;66,347;67,346" o:connectangles="0,0,0,0"/>
                  </v:shape>
                  <v:shape id="Freeform 633" o:spid="_x0000_s1039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" path="m66,66r-1,1l66,66xe" stroked="f">
                    <v:path arrowok="t" o:connecttype="custom" o:connectlocs="66,347;65,348;65,348;66,347" o:connectangles="0,0,0,0"/>
                  </v:shape>
                  <v:shape id="Freeform 632" o:spid="_x0000_s1040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" path="m1015,65r1,l1018,67r-3,-2xe" stroked="f">
                    <v:path arrowok="t" o:connecttype="custom" o:connectlocs="1015,346;1016,346;1018,348;1015,346" o:connectangles="0,0,0,0"/>
                  </v:shape>
                  <v:shape id="Freeform 631" o:spid="_x0000_s1041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" path="m1061,65r-46,l1018,67r44,l1061,65xe" stroked="f">
                    <v:path arrowok="t" o:connecttype="custom" o:connectlocs="1061,346;1015,346;1018,348;1062,348;1061,346" o:connectangles="0,0,0,0,0"/>
                  </v:shape>
                  <v:shape id="Freeform 630" o:spid="_x0000_s1042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" path="m68,65r-1,l66,66r2,-1xe" stroked="f">
                    <v:path arrowok="t" o:connecttype="custom" o:connectlocs="68,346;67,346;66,347;68,346" o:connectangles="0,0,0,0"/>
                  </v:shape>
                  <v:shape id="Freeform 629" o:spid="_x0000_s1043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" path="m1053,53r-52,l1016,65r-1,l1061,65r-3,-5l1058,57r-2,l1053,53xe" stroked="f">
                    <v:path arrowok="t" o:connecttype="custom" o:connectlocs="1053,334;1001,334;1016,346;1015,346;1061,346;1058,341;1058,338;1056,338;1053,334" o:connectangles="0,0,0,0,0,0,0,0,0"/>
                  </v:shape>
                  <v:shape id="Freeform 628" o:spid="_x0000_s1044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" path="m82,53r,l79,55r3,-2xe" stroked="f">
                    <v:path arrowok="t" o:connecttype="custom" o:connectlocs="82,334;82,334;79,336;82,334" o:connectangles="0,0,0,0"/>
                  </v:shape>
                  <v:shape id="Freeform 627" o:spid="_x0000_s1045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" path="m1025,24l58,24,41,38r919,l979,43r7,2l994,50r9,5l1001,53r52,l1044,41r-2,-3l1025,24xe" stroked="f">
                    <v:path arrowok="t" o:connecttype="custom" o:connectlocs="1025,305;58,305;41,319;960,319;979,324;986,326;994,331;1003,336;1001,334;1053,334;1044,322;1042,319;1025,305" o:connectangles="0,0,0,0,0,0,0,0,0,0,0,0,0"/>
                  </v:shape>
                  <v:shape id="Freeform 626" o:spid="_x0000_s1046" style="position:absolute;top:281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" path="m962,l132,,118,2r-12,l70,17,60,21r,3l1022,24r,-3l1010,17,998,9,986,7,974,2,962,xe" stroked="f">
                    <v:path arrowok="t" o:connecttype="custom" o:connectlocs="962,281;132,281;118,283;106,283;70,298;60,302;60,305;1022,305;1022,302;1010,298;998,290;986,288;974,283;962,281" o:connectangles="0,0,0,0,0,0,0,0,0,0,0,0,0,0"/>
                  </v:shape>
                </v:group>
                <v:group id="Group 616" o:spid="_x0000_s1047" style="position:absolute;left:1003;width:394;height:224" coordorigin="1003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gk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">
                  <v:shape id="Freeform 624" o:spid="_x0000_s1048" style="position:absolute;left:1003;width:394;height:224;visibility:visible;mso-wrap-style:square;v-text-anchor:top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" path="m357,32r-16,6l288,58,240,82r-50,21l46,182,,211r7,12l53,194r96,-52l245,94,346,50r14,-5l368,34,357,32xe" fillcolor="#4f80bc" stroked="f">
                    <v:path arrowok="t" o:connecttype="custom" o:connectlocs="357,32;341,38;288,58;240,82;190,103;46,182;0,211;7,223;53,194;149,142;245,94;346,50;360,45;368,34;357,32" o:connectangles="0,0,0,0,0,0,0,0,0,0,0,0,0,0,0"/>
                  </v:shape>
                  <v:shape id="Freeform 623" o:spid="_x0000_s1049" style="position:absolute;left:1003;width:394;height:224;visibility:visible;mso-wrap-style:square;v-text-anchor:top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" path="m380,24r-3,l382,36r-22,9l293,127r-2,3l291,134r4,5l300,139r3,-2l394,26,380,24xe" fillcolor="#4f80bc" stroked="f">
                    <v:path arrowok="t" o:connecttype="custom" o:connectlocs="380,24;377,24;382,36;360,45;293,127;291,130;291,134;295,139;300,139;303,137;394,26;380,24" o:connectangles="0,0,0,0,0,0,0,0,0,0,0,0"/>
                  </v:shape>
                  <v:shape id="Freeform 622" o:spid="_x0000_s1050" style="position:absolute;left:1003;width:394;height:224;visibility:visible;mso-wrap-style:square;v-text-anchor:top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" path="m368,34r-8,11l382,36r-3,l368,34xe" fillcolor="#4f80bc" stroked="f">
                    <v:path arrowok="t" o:connecttype="custom" o:connectlocs="368,34;360,45;382,36;379,36;368,34" o:connectangles="0,0,0,0,0"/>
                  </v:shape>
                  <v:shape id="Freeform 621" o:spid="_x0000_s1051" style="position:absolute;left:1003;width:394;height:224;visibility:visible;mso-wrap-style:square;v-text-anchor:top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" path="m375,26r-7,8l379,36,375,26xe" fillcolor="#4f80bc" stroked="f">
                    <v:path arrowok="t" o:connecttype="custom" o:connectlocs="375,26;368,34;379,36;375,26" o:connectangles="0,0,0,0"/>
                  </v:shape>
                  <v:shape id="Freeform 620" o:spid="_x0000_s1052" style="position:absolute;left:1003;width:394;height:224;visibility:visible;mso-wrap-style:square;v-text-anchor:top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" path="m378,26r-3,l379,36r3,l378,26xe" fillcolor="#4f80bc" stroked="f">
                    <v:path arrowok="t" o:connecttype="custom" o:connectlocs="378,26;375,26;379,36;382,36;378,26" o:connectangles="0,0,0,0,0"/>
                  </v:shape>
                  <v:shape id="Freeform 619" o:spid="_x0000_s1053" style="position:absolute;left:1003;width:394;height:224;visibility:visible;mso-wrap-style:square;v-text-anchor:top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" path="m377,24r-20,8l368,34r7,-8l378,26r-1,-2xe" fillcolor="#4f80bc" stroked="f">
                    <v:path arrowok="t" o:connecttype="custom" o:connectlocs="377,24;357,32;368,34;375,26;378,26;377,24" o:connectangles="0,0,0,0,0,0"/>
                  </v:shape>
                  <v:shape id="Freeform 618" o:spid="_x0000_s1054" style="position:absolute;left:1003;width:394;height:224;visibility:visible;mso-wrap-style:square;v-text-anchor:top" coordsize="394,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" path="m250,r-5,2l245,12r2,2l250,14,357,32r20,-8l380,24,252,2,250,xe" fillcolor="#4f80bc" stroked="f">
                    <v:path arrowok="t" o:connecttype="custom" o:connectlocs="250,0;245,2;245,12;247,14;250,14;357,32;377,24;380,24;252,2;250,0" o:connectangles="0,0,0,0,0,0,0,0,0,0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17" o:spid="_x0000_s1055" type="#_x0000_t202" style="position:absolute;width:1397;height:9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" filled="f" stroked="f">
                    <v:textbox inset="0,0,0,0">
                      <w:txbxContent>
                        <w:p w14:paraId="08F7B7AA" w14:textId="77777777" w:rsidR="003B482B" w:rsidRDefault="003B482B">
                          <w:pPr>
                            <w:rPr>
                              <w:rFonts w:ascii="Futura Medium" w:eastAsia="Futura Medium" w:hAnsi="Futura Medium" w:cs="Futura Medium"/>
                              <w:sz w:val="14"/>
                              <w:szCs w:val="14"/>
                            </w:rPr>
                          </w:pPr>
                        </w:p>
                        <w:p w14:paraId="224DAB28" w14:textId="77777777" w:rsidR="003B482B" w:rsidRDefault="003B482B">
                          <w:pPr>
                            <w:rPr>
                              <w:rFonts w:ascii="Futura Medium" w:eastAsia="Futura Medium" w:hAnsi="Futura Medium" w:cs="Futura Medium"/>
                              <w:sz w:val="14"/>
                              <w:szCs w:val="14"/>
                            </w:rPr>
                          </w:pPr>
                        </w:p>
                        <w:p w14:paraId="18ABF26D" w14:textId="77777777" w:rsidR="003B482B" w:rsidRDefault="003B482B">
                          <w:pPr>
                            <w:spacing w:before="111" w:line="166" w:lineRule="exact"/>
                            <w:ind w:left="177" w:right="490" w:firstLine="163"/>
                            <w:rPr>
                              <w:rFonts w:ascii="Calibri" w:eastAsia="Calibri" w:hAnsi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Assess</w:t>
                          </w:r>
                          <w:r>
                            <w:rPr>
                              <w:rFonts w:ascii="Times New Roman"/>
                              <w:spacing w:val="22"/>
                              <w:sz w:val="15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Effectivness</w:t>
                          </w:r>
                          <w:proofErr w:type="spellEnd"/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07046C">
        <w:rPr>
          <w:rFonts w:ascii="Futura Medium"/>
        </w:rPr>
        <w:tab/>
      </w:r>
      <w:r>
        <w:rPr>
          <w:rFonts w:ascii="Futura Medium"/>
          <w:noProof/>
          <w:position w:val="73"/>
          <w:lang w:val="en-GB" w:eastAsia="en-GB"/>
        </w:rPr>
        <mc:AlternateContent>
          <mc:Choice Requires="wpg">
            <w:drawing>
              <wp:inline distT="0" distB="0" distL="0" distR="0" wp14:anchorId="16A2D2C8" wp14:editId="7F7CF47B">
                <wp:extent cx="685800" cy="441960"/>
                <wp:effectExtent l="8890" t="1905" r="635" b="3810"/>
                <wp:docPr id="598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41960"/>
                          <a:chOff x="0" y="0"/>
                          <a:chExt cx="1080" cy="696"/>
                        </a:xfrm>
                      </wpg:grpSpPr>
                      <wpg:grpSp>
                        <wpg:cNvPr id="599" name="Group 613"/>
                        <wpg:cNvGrpSpPr>
                          <a:grpSpLocks/>
                        </wpg:cNvGrpSpPr>
                        <wpg:grpSpPr bwMode="auto">
                          <a:xfrm>
                            <a:off x="19" y="0"/>
                            <a:ext cx="1042" cy="680"/>
                            <a:chOff x="19" y="0"/>
                            <a:chExt cx="1042" cy="680"/>
                          </a:xfrm>
                        </wpg:grpSpPr>
                        <wps:wsp>
                          <wps:cNvPr id="600" name="Freeform 614"/>
                          <wps:cNvSpPr>
                            <a:spLocks/>
                          </wps:cNvSpPr>
                          <wps:spPr bwMode="auto">
                            <a:xfrm>
                              <a:off x="19" y="0"/>
                              <a:ext cx="1042" cy="680"/>
                            </a:xfrm>
                            <a:custGeom>
                              <a:avLst/>
                              <a:gdLst>
                                <a:gd name="T0" fmla="+- 0 948 19"/>
                                <a:gd name="T1" fmla="*/ T0 w 1042"/>
                                <a:gd name="T2" fmla="*/ 0 h 680"/>
                                <a:gd name="T3" fmla="+- 0 110 19"/>
                                <a:gd name="T4" fmla="*/ T3 w 1042"/>
                                <a:gd name="T5" fmla="*/ 2 h 680"/>
                                <a:gd name="T6" fmla="+- 0 52 19"/>
                                <a:gd name="T7" fmla="*/ T6 w 1042"/>
                                <a:gd name="T8" fmla="*/ 33 h 680"/>
                                <a:gd name="T9" fmla="+- 0 22 19"/>
                                <a:gd name="T10" fmla="*/ T9 w 1042"/>
                                <a:gd name="T11" fmla="*/ 90 h 680"/>
                                <a:gd name="T12" fmla="+- 0 19 19"/>
                                <a:gd name="T13" fmla="*/ T12 w 1042"/>
                                <a:gd name="T14" fmla="*/ 113 h 680"/>
                                <a:gd name="T15" fmla="+- 0 21 19"/>
                                <a:gd name="T16" fmla="*/ T15 w 1042"/>
                                <a:gd name="T17" fmla="*/ 589 h 680"/>
                                <a:gd name="T18" fmla="+- 0 52 19"/>
                                <a:gd name="T19" fmla="*/ T18 w 1042"/>
                                <a:gd name="T20" fmla="*/ 646 h 680"/>
                                <a:gd name="T21" fmla="+- 0 109 19"/>
                                <a:gd name="T22" fmla="*/ T21 w 1042"/>
                                <a:gd name="T23" fmla="*/ 677 h 680"/>
                                <a:gd name="T24" fmla="+- 0 132 19"/>
                                <a:gd name="T25" fmla="*/ T24 w 1042"/>
                                <a:gd name="T26" fmla="*/ 679 h 680"/>
                                <a:gd name="T27" fmla="+- 0 970 19"/>
                                <a:gd name="T28" fmla="*/ T27 w 1042"/>
                                <a:gd name="T29" fmla="*/ 677 h 680"/>
                                <a:gd name="T30" fmla="+- 0 1028 19"/>
                                <a:gd name="T31" fmla="*/ T30 w 1042"/>
                                <a:gd name="T32" fmla="*/ 646 h 680"/>
                                <a:gd name="T33" fmla="+- 0 1058 19"/>
                                <a:gd name="T34" fmla="*/ T33 w 1042"/>
                                <a:gd name="T35" fmla="*/ 589 h 680"/>
                                <a:gd name="T36" fmla="+- 0 1061 19"/>
                                <a:gd name="T37" fmla="*/ T36 w 1042"/>
                                <a:gd name="T38" fmla="*/ 566 h 680"/>
                                <a:gd name="T39" fmla="+- 0 1059 19"/>
                                <a:gd name="T40" fmla="*/ T39 w 1042"/>
                                <a:gd name="T41" fmla="*/ 90 h 680"/>
                                <a:gd name="T42" fmla="+- 0 1028 19"/>
                                <a:gd name="T43" fmla="*/ T42 w 1042"/>
                                <a:gd name="T44" fmla="*/ 33 h 680"/>
                                <a:gd name="T45" fmla="+- 0 971 19"/>
                                <a:gd name="T46" fmla="*/ T45 w 1042"/>
                                <a:gd name="T47" fmla="*/ 2 h 680"/>
                                <a:gd name="T48" fmla="+- 0 948 19"/>
                                <a:gd name="T49" fmla="*/ T48 w 1042"/>
                                <a:gd name="T50" fmla="*/ 0 h 68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9" y="T20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5" y="T26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1" y="T32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7" y="T38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3" y="T44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9" y="T50"/>
                                </a:cxn>
                              </a:cxnLst>
                              <a:rect l="0" t="0" r="r" b="b"/>
                              <a:pathLst>
                                <a:path w="1042" h="680">
                                  <a:moveTo>
                                    <a:pt x="929" y="0"/>
                                  </a:moveTo>
                                  <a:lnTo>
                                    <a:pt x="91" y="2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2" y="589"/>
                                  </a:lnTo>
                                  <a:lnTo>
                                    <a:pt x="33" y="646"/>
                                  </a:lnTo>
                                  <a:lnTo>
                                    <a:pt x="90" y="677"/>
                                  </a:lnTo>
                                  <a:lnTo>
                                    <a:pt x="113" y="679"/>
                                  </a:lnTo>
                                  <a:lnTo>
                                    <a:pt x="951" y="677"/>
                                  </a:lnTo>
                                  <a:lnTo>
                                    <a:pt x="1009" y="646"/>
                                  </a:lnTo>
                                  <a:lnTo>
                                    <a:pt x="1039" y="589"/>
                                  </a:lnTo>
                                  <a:lnTo>
                                    <a:pt x="1042" y="566"/>
                                  </a:lnTo>
                                  <a:lnTo>
                                    <a:pt x="1040" y="90"/>
                                  </a:lnTo>
                                  <a:lnTo>
                                    <a:pt x="1009" y="33"/>
                                  </a:lnTo>
                                  <a:lnTo>
                                    <a:pt x="952" y="2"/>
                                  </a:lnTo>
                                  <a:lnTo>
                                    <a:pt x="9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01" name="Group 58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80" cy="696"/>
                            <a:chOff x="0" y="0"/>
                            <a:chExt cx="1080" cy="696"/>
                          </a:xfrm>
                        </wpg:grpSpPr>
                        <wps:wsp>
                          <wps:cNvPr id="602" name="Freeform 61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20 w 1080"/>
                                <a:gd name="T1" fmla="*/ 674 h 696"/>
                                <a:gd name="T2" fmla="*/ 60 w 1080"/>
                                <a:gd name="T3" fmla="*/ 674 h 696"/>
                                <a:gd name="T4" fmla="*/ 70 w 1080"/>
                                <a:gd name="T5" fmla="*/ 682 h 696"/>
                                <a:gd name="T6" fmla="*/ 94 w 1080"/>
                                <a:gd name="T7" fmla="*/ 691 h 696"/>
                                <a:gd name="T8" fmla="*/ 106 w 1080"/>
                                <a:gd name="T9" fmla="*/ 694 h 696"/>
                                <a:gd name="T10" fmla="*/ 120 w 1080"/>
                                <a:gd name="T11" fmla="*/ 696 h 696"/>
                                <a:gd name="T12" fmla="*/ 962 w 1080"/>
                                <a:gd name="T13" fmla="*/ 696 h 696"/>
                                <a:gd name="T14" fmla="*/ 974 w 1080"/>
                                <a:gd name="T15" fmla="*/ 694 h 696"/>
                                <a:gd name="T16" fmla="*/ 989 w 1080"/>
                                <a:gd name="T17" fmla="*/ 691 h 696"/>
                                <a:gd name="T18" fmla="*/ 1001 w 1080"/>
                                <a:gd name="T19" fmla="*/ 686 h 696"/>
                                <a:gd name="T20" fmla="*/ 1010 w 1080"/>
                                <a:gd name="T21" fmla="*/ 682 h 696"/>
                                <a:gd name="T22" fmla="*/ 1020 w 1080"/>
                                <a:gd name="T23" fmla="*/ 674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20" y="674"/>
                                  </a:moveTo>
                                  <a:lnTo>
                                    <a:pt x="60" y="674"/>
                                  </a:lnTo>
                                  <a:lnTo>
                                    <a:pt x="70" y="682"/>
                                  </a:lnTo>
                                  <a:lnTo>
                                    <a:pt x="94" y="691"/>
                                  </a:lnTo>
                                  <a:lnTo>
                                    <a:pt x="106" y="694"/>
                                  </a:lnTo>
                                  <a:lnTo>
                                    <a:pt x="120" y="696"/>
                                  </a:lnTo>
                                  <a:lnTo>
                                    <a:pt x="962" y="696"/>
                                  </a:lnTo>
                                  <a:lnTo>
                                    <a:pt x="974" y="694"/>
                                  </a:lnTo>
                                  <a:lnTo>
                                    <a:pt x="989" y="691"/>
                                  </a:lnTo>
                                  <a:lnTo>
                                    <a:pt x="1001" y="686"/>
                                  </a:lnTo>
                                  <a:lnTo>
                                    <a:pt x="1010" y="682"/>
                                  </a:lnTo>
                                  <a:lnTo>
                                    <a:pt x="1020" y="6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" name="Freeform 61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39 w 1080"/>
                                <a:gd name="T1" fmla="*/ 660 h 696"/>
                                <a:gd name="T2" fmla="*/ 41 w 1080"/>
                                <a:gd name="T3" fmla="*/ 660 h 696"/>
                                <a:gd name="T4" fmla="*/ 58 w 1080"/>
                                <a:gd name="T5" fmla="*/ 674 h 696"/>
                                <a:gd name="T6" fmla="*/ 1022 w 1080"/>
                                <a:gd name="T7" fmla="*/ 674 h 696"/>
                                <a:gd name="T8" fmla="*/ 1039 w 1080"/>
                                <a:gd name="T9" fmla="*/ 660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39" y="660"/>
                                  </a:moveTo>
                                  <a:lnTo>
                                    <a:pt x="41" y="660"/>
                                  </a:lnTo>
                                  <a:lnTo>
                                    <a:pt x="58" y="674"/>
                                  </a:lnTo>
                                  <a:lnTo>
                                    <a:pt x="1022" y="674"/>
                                  </a:lnTo>
                                  <a:lnTo>
                                    <a:pt x="1039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4" name="Freeform 61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22 w 1080"/>
                                <a:gd name="T1" fmla="*/ 19 h 696"/>
                                <a:gd name="T2" fmla="*/ 38 w 1080"/>
                                <a:gd name="T3" fmla="*/ 19 h 696"/>
                                <a:gd name="T4" fmla="*/ 38 w 1080"/>
                                <a:gd name="T5" fmla="*/ 22 h 696"/>
                                <a:gd name="T6" fmla="*/ 24 w 1080"/>
                                <a:gd name="T7" fmla="*/ 38 h 696"/>
                                <a:gd name="T8" fmla="*/ 22 w 1080"/>
                                <a:gd name="T9" fmla="*/ 41 h 696"/>
                                <a:gd name="T10" fmla="*/ 17 w 1080"/>
                                <a:gd name="T11" fmla="*/ 53 h 696"/>
                                <a:gd name="T12" fmla="*/ 10 w 1080"/>
                                <a:gd name="T13" fmla="*/ 62 h 696"/>
                                <a:gd name="T14" fmla="*/ 5 w 1080"/>
                                <a:gd name="T15" fmla="*/ 74 h 696"/>
                                <a:gd name="T16" fmla="*/ 2 w 1080"/>
                                <a:gd name="T17" fmla="*/ 89 h 696"/>
                                <a:gd name="T18" fmla="*/ 0 w 1080"/>
                                <a:gd name="T19" fmla="*/ 101 h 696"/>
                                <a:gd name="T20" fmla="*/ 0 w 1080"/>
                                <a:gd name="T21" fmla="*/ 581 h 696"/>
                                <a:gd name="T22" fmla="*/ 2 w 1080"/>
                                <a:gd name="T23" fmla="*/ 593 h 696"/>
                                <a:gd name="T24" fmla="*/ 17 w 1080"/>
                                <a:gd name="T25" fmla="*/ 629 h 696"/>
                                <a:gd name="T26" fmla="*/ 22 w 1080"/>
                                <a:gd name="T27" fmla="*/ 638 h 696"/>
                                <a:gd name="T28" fmla="*/ 24 w 1080"/>
                                <a:gd name="T29" fmla="*/ 641 h 696"/>
                                <a:gd name="T30" fmla="*/ 38 w 1080"/>
                                <a:gd name="T31" fmla="*/ 658 h 696"/>
                                <a:gd name="T32" fmla="*/ 38 w 1080"/>
                                <a:gd name="T33" fmla="*/ 660 h 696"/>
                                <a:gd name="T34" fmla="*/ 120 w 1080"/>
                                <a:gd name="T35" fmla="*/ 660 h 696"/>
                                <a:gd name="T36" fmla="*/ 113 w 1080"/>
                                <a:gd name="T37" fmla="*/ 658 h 696"/>
                                <a:gd name="T38" fmla="*/ 94 w 1080"/>
                                <a:gd name="T39" fmla="*/ 653 h 696"/>
                                <a:gd name="T40" fmla="*/ 83 w 1080"/>
                                <a:gd name="T41" fmla="*/ 646 h 696"/>
                                <a:gd name="T42" fmla="*/ 82 w 1080"/>
                                <a:gd name="T43" fmla="*/ 646 h 696"/>
                                <a:gd name="T44" fmla="*/ 68 w 1080"/>
                                <a:gd name="T45" fmla="*/ 634 h 696"/>
                                <a:gd name="T46" fmla="*/ 67 w 1080"/>
                                <a:gd name="T47" fmla="*/ 634 h 696"/>
                                <a:gd name="T48" fmla="*/ 65 w 1080"/>
                                <a:gd name="T49" fmla="*/ 631 h 696"/>
                                <a:gd name="T50" fmla="*/ 65 w 1080"/>
                                <a:gd name="T51" fmla="*/ 631 h 696"/>
                                <a:gd name="T52" fmla="*/ 53 w 1080"/>
                                <a:gd name="T53" fmla="*/ 617 h 696"/>
                                <a:gd name="T54" fmla="*/ 53 w 1080"/>
                                <a:gd name="T55" fmla="*/ 617 h 696"/>
                                <a:gd name="T56" fmla="*/ 48 w 1080"/>
                                <a:gd name="T57" fmla="*/ 610 h 696"/>
                                <a:gd name="T58" fmla="*/ 46 w 1080"/>
                                <a:gd name="T59" fmla="*/ 600 h 696"/>
                                <a:gd name="T60" fmla="*/ 41 w 1080"/>
                                <a:gd name="T61" fmla="*/ 593 h 696"/>
                                <a:gd name="T62" fmla="*/ 38 w 1080"/>
                                <a:gd name="T63" fmla="*/ 583 h 696"/>
                                <a:gd name="T64" fmla="*/ 38 w 1080"/>
                                <a:gd name="T65" fmla="*/ 103 h 696"/>
                                <a:gd name="T66" fmla="*/ 43 w 1080"/>
                                <a:gd name="T67" fmla="*/ 84 h 696"/>
                                <a:gd name="T68" fmla="*/ 46 w 1080"/>
                                <a:gd name="T69" fmla="*/ 77 h 696"/>
                                <a:gd name="T70" fmla="*/ 50 w 1080"/>
                                <a:gd name="T71" fmla="*/ 67 h 696"/>
                                <a:gd name="T72" fmla="*/ 54 w 1080"/>
                                <a:gd name="T73" fmla="*/ 62 h 696"/>
                                <a:gd name="T74" fmla="*/ 53 w 1080"/>
                                <a:gd name="T75" fmla="*/ 62 h 696"/>
                                <a:gd name="T76" fmla="*/ 65 w 1080"/>
                                <a:gd name="T77" fmla="*/ 48 h 696"/>
                                <a:gd name="T78" fmla="*/ 65 w 1080"/>
                                <a:gd name="T79" fmla="*/ 48 h 696"/>
                                <a:gd name="T80" fmla="*/ 67 w 1080"/>
                                <a:gd name="T81" fmla="*/ 46 h 696"/>
                                <a:gd name="T82" fmla="*/ 68 w 1080"/>
                                <a:gd name="T83" fmla="*/ 46 h 696"/>
                                <a:gd name="T84" fmla="*/ 82 w 1080"/>
                                <a:gd name="T85" fmla="*/ 34 h 696"/>
                                <a:gd name="T86" fmla="*/ 84 w 1080"/>
                                <a:gd name="T87" fmla="*/ 34 h 696"/>
                                <a:gd name="T88" fmla="*/ 89 w 1080"/>
                                <a:gd name="T89" fmla="*/ 31 h 696"/>
                                <a:gd name="T90" fmla="*/ 96 w 1080"/>
                                <a:gd name="T91" fmla="*/ 26 h 696"/>
                                <a:gd name="T92" fmla="*/ 106 w 1080"/>
                                <a:gd name="T93" fmla="*/ 24 h 696"/>
                                <a:gd name="T94" fmla="*/ 113 w 1080"/>
                                <a:gd name="T95" fmla="*/ 22 h 696"/>
                                <a:gd name="T96" fmla="*/ 122 w 1080"/>
                                <a:gd name="T97" fmla="*/ 19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22" y="19"/>
                                  </a:moveTo>
                                  <a:lnTo>
                                    <a:pt x="38" y="19"/>
                                  </a:lnTo>
                                  <a:lnTo>
                                    <a:pt x="38" y="22"/>
                                  </a:lnTo>
                                  <a:lnTo>
                                    <a:pt x="24" y="38"/>
                                  </a:lnTo>
                                  <a:lnTo>
                                    <a:pt x="22" y="41"/>
                                  </a:lnTo>
                                  <a:lnTo>
                                    <a:pt x="17" y="53"/>
                                  </a:lnTo>
                                  <a:lnTo>
                                    <a:pt x="10" y="62"/>
                                  </a:lnTo>
                                  <a:lnTo>
                                    <a:pt x="5" y="74"/>
                                  </a:lnTo>
                                  <a:lnTo>
                                    <a:pt x="2" y="89"/>
                                  </a:lnTo>
                                  <a:lnTo>
                                    <a:pt x="0" y="101"/>
                                  </a:lnTo>
                                  <a:lnTo>
                                    <a:pt x="0" y="581"/>
                                  </a:lnTo>
                                  <a:lnTo>
                                    <a:pt x="2" y="593"/>
                                  </a:lnTo>
                                  <a:lnTo>
                                    <a:pt x="17" y="629"/>
                                  </a:lnTo>
                                  <a:lnTo>
                                    <a:pt x="22" y="638"/>
                                  </a:lnTo>
                                  <a:lnTo>
                                    <a:pt x="24" y="641"/>
                                  </a:lnTo>
                                  <a:lnTo>
                                    <a:pt x="38" y="658"/>
                                  </a:lnTo>
                                  <a:lnTo>
                                    <a:pt x="38" y="660"/>
                                  </a:lnTo>
                                  <a:lnTo>
                                    <a:pt x="120" y="660"/>
                                  </a:lnTo>
                                  <a:lnTo>
                                    <a:pt x="113" y="658"/>
                                  </a:lnTo>
                                  <a:lnTo>
                                    <a:pt x="94" y="653"/>
                                  </a:lnTo>
                                  <a:lnTo>
                                    <a:pt x="83" y="646"/>
                                  </a:lnTo>
                                  <a:lnTo>
                                    <a:pt x="82" y="646"/>
                                  </a:lnTo>
                                  <a:lnTo>
                                    <a:pt x="68" y="634"/>
                                  </a:lnTo>
                                  <a:lnTo>
                                    <a:pt x="67" y="634"/>
                                  </a:lnTo>
                                  <a:lnTo>
                                    <a:pt x="65" y="631"/>
                                  </a:lnTo>
                                  <a:lnTo>
                                    <a:pt x="53" y="617"/>
                                  </a:lnTo>
                                  <a:lnTo>
                                    <a:pt x="48" y="610"/>
                                  </a:lnTo>
                                  <a:lnTo>
                                    <a:pt x="46" y="600"/>
                                  </a:lnTo>
                                  <a:lnTo>
                                    <a:pt x="41" y="593"/>
                                  </a:lnTo>
                                  <a:lnTo>
                                    <a:pt x="38" y="583"/>
                                  </a:lnTo>
                                  <a:lnTo>
                                    <a:pt x="38" y="103"/>
                                  </a:lnTo>
                                  <a:lnTo>
                                    <a:pt x="43" y="84"/>
                                  </a:lnTo>
                                  <a:lnTo>
                                    <a:pt x="46" y="77"/>
                                  </a:lnTo>
                                  <a:lnTo>
                                    <a:pt x="50" y="67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3" y="62"/>
                                  </a:lnTo>
                                  <a:lnTo>
                                    <a:pt x="65" y="48"/>
                                  </a:lnTo>
                                  <a:lnTo>
                                    <a:pt x="67" y="46"/>
                                  </a:lnTo>
                                  <a:lnTo>
                                    <a:pt x="68" y="46"/>
                                  </a:lnTo>
                                  <a:lnTo>
                                    <a:pt x="82" y="34"/>
                                  </a:lnTo>
                                  <a:lnTo>
                                    <a:pt x="84" y="34"/>
                                  </a:lnTo>
                                  <a:lnTo>
                                    <a:pt x="89" y="31"/>
                                  </a:lnTo>
                                  <a:lnTo>
                                    <a:pt x="96" y="26"/>
                                  </a:lnTo>
                                  <a:lnTo>
                                    <a:pt x="106" y="24"/>
                                  </a:lnTo>
                                  <a:lnTo>
                                    <a:pt x="113" y="22"/>
                                  </a:lnTo>
                                  <a:lnTo>
                                    <a:pt x="122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5" name="Freeform 60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01 w 1080"/>
                                <a:gd name="T1" fmla="*/ 643 h 696"/>
                                <a:gd name="T2" fmla="*/ 991 w 1080"/>
                                <a:gd name="T3" fmla="*/ 648 h 696"/>
                                <a:gd name="T4" fmla="*/ 984 w 1080"/>
                                <a:gd name="T5" fmla="*/ 653 h 696"/>
                                <a:gd name="T6" fmla="*/ 974 w 1080"/>
                                <a:gd name="T7" fmla="*/ 655 h 696"/>
                                <a:gd name="T8" fmla="*/ 967 w 1080"/>
                                <a:gd name="T9" fmla="*/ 658 h 696"/>
                                <a:gd name="T10" fmla="*/ 958 w 1080"/>
                                <a:gd name="T11" fmla="*/ 660 h 696"/>
                                <a:gd name="T12" fmla="*/ 1042 w 1080"/>
                                <a:gd name="T13" fmla="*/ 660 h 696"/>
                                <a:gd name="T14" fmla="*/ 1042 w 1080"/>
                                <a:gd name="T15" fmla="*/ 658 h 696"/>
                                <a:gd name="T16" fmla="*/ 1052 w 1080"/>
                                <a:gd name="T17" fmla="*/ 646 h 696"/>
                                <a:gd name="T18" fmla="*/ 998 w 1080"/>
                                <a:gd name="T19" fmla="*/ 646 h 696"/>
                                <a:gd name="T20" fmla="*/ 1001 w 1080"/>
                                <a:gd name="T21" fmla="*/ 643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01" y="643"/>
                                  </a:moveTo>
                                  <a:lnTo>
                                    <a:pt x="991" y="648"/>
                                  </a:lnTo>
                                  <a:lnTo>
                                    <a:pt x="984" y="653"/>
                                  </a:lnTo>
                                  <a:lnTo>
                                    <a:pt x="974" y="655"/>
                                  </a:lnTo>
                                  <a:lnTo>
                                    <a:pt x="967" y="658"/>
                                  </a:lnTo>
                                  <a:lnTo>
                                    <a:pt x="958" y="660"/>
                                  </a:lnTo>
                                  <a:lnTo>
                                    <a:pt x="1042" y="660"/>
                                  </a:lnTo>
                                  <a:lnTo>
                                    <a:pt x="1042" y="658"/>
                                  </a:lnTo>
                                  <a:lnTo>
                                    <a:pt x="1052" y="646"/>
                                  </a:lnTo>
                                  <a:lnTo>
                                    <a:pt x="998" y="646"/>
                                  </a:lnTo>
                                  <a:lnTo>
                                    <a:pt x="1001" y="6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6" name="Freeform 60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79 w 1080"/>
                                <a:gd name="T1" fmla="*/ 643 h 696"/>
                                <a:gd name="T2" fmla="*/ 82 w 1080"/>
                                <a:gd name="T3" fmla="*/ 646 h 696"/>
                                <a:gd name="T4" fmla="*/ 83 w 1080"/>
                                <a:gd name="T5" fmla="*/ 646 h 696"/>
                                <a:gd name="T6" fmla="*/ 79 w 1080"/>
                                <a:gd name="T7" fmla="*/ 643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79" y="643"/>
                                  </a:moveTo>
                                  <a:lnTo>
                                    <a:pt x="82" y="646"/>
                                  </a:lnTo>
                                  <a:lnTo>
                                    <a:pt x="83" y="646"/>
                                  </a:lnTo>
                                  <a:lnTo>
                                    <a:pt x="79" y="64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7" name="Freeform 60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632 h 696"/>
                                <a:gd name="T2" fmla="*/ 998 w 1080"/>
                                <a:gd name="T3" fmla="*/ 646 h 696"/>
                                <a:gd name="T4" fmla="*/ 1052 w 1080"/>
                                <a:gd name="T5" fmla="*/ 646 h 696"/>
                                <a:gd name="T6" fmla="*/ 1056 w 1080"/>
                                <a:gd name="T7" fmla="*/ 641 h 696"/>
                                <a:gd name="T8" fmla="*/ 1058 w 1080"/>
                                <a:gd name="T9" fmla="*/ 638 h 696"/>
                                <a:gd name="T10" fmla="*/ 1060 w 1080"/>
                                <a:gd name="T11" fmla="*/ 634 h 696"/>
                                <a:gd name="T12" fmla="*/ 1013 w 1080"/>
                                <a:gd name="T13" fmla="*/ 634 h 696"/>
                                <a:gd name="T14" fmla="*/ 1014 w 1080"/>
                                <a:gd name="T15" fmla="*/ 632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14" y="632"/>
                                  </a:moveTo>
                                  <a:lnTo>
                                    <a:pt x="998" y="646"/>
                                  </a:lnTo>
                                  <a:lnTo>
                                    <a:pt x="1052" y="646"/>
                                  </a:lnTo>
                                  <a:lnTo>
                                    <a:pt x="1056" y="641"/>
                                  </a:lnTo>
                                  <a:lnTo>
                                    <a:pt x="1058" y="638"/>
                                  </a:lnTo>
                                  <a:lnTo>
                                    <a:pt x="1060" y="634"/>
                                  </a:lnTo>
                                  <a:lnTo>
                                    <a:pt x="1013" y="634"/>
                                  </a:lnTo>
                                  <a:lnTo>
                                    <a:pt x="1014" y="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8" name="Freeform 60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31 h 696"/>
                                <a:gd name="T2" fmla="*/ 67 w 1080"/>
                                <a:gd name="T3" fmla="*/ 634 h 696"/>
                                <a:gd name="T4" fmla="*/ 66 w 1080"/>
                                <a:gd name="T5" fmla="*/ 632 h 696"/>
                                <a:gd name="T6" fmla="*/ 65 w 1080"/>
                                <a:gd name="T7" fmla="*/ 631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65" y="631"/>
                                  </a:moveTo>
                                  <a:lnTo>
                                    <a:pt x="67" y="634"/>
                                  </a:lnTo>
                                  <a:lnTo>
                                    <a:pt x="66" y="632"/>
                                  </a:lnTo>
                                  <a:lnTo>
                                    <a:pt x="65" y="6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9" name="Freeform 60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632 h 696"/>
                                <a:gd name="T2" fmla="*/ 67 w 1080"/>
                                <a:gd name="T3" fmla="*/ 634 h 696"/>
                                <a:gd name="T4" fmla="*/ 68 w 1080"/>
                                <a:gd name="T5" fmla="*/ 634 h 696"/>
                                <a:gd name="T6" fmla="*/ 66 w 1080"/>
                                <a:gd name="T7" fmla="*/ 632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66" y="632"/>
                                  </a:moveTo>
                                  <a:lnTo>
                                    <a:pt x="67" y="634"/>
                                  </a:lnTo>
                                  <a:lnTo>
                                    <a:pt x="68" y="634"/>
                                  </a:lnTo>
                                  <a:lnTo>
                                    <a:pt x="66" y="63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0" name="Freeform 60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15 w 1080"/>
                                <a:gd name="T1" fmla="*/ 631 h 696"/>
                                <a:gd name="T2" fmla="*/ 1014 w 1080"/>
                                <a:gd name="T3" fmla="*/ 632 h 696"/>
                                <a:gd name="T4" fmla="*/ 1013 w 1080"/>
                                <a:gd name="T5" fmla="*/ 634 h 696"/>
                                <a:gd name="T6" fmla="*/ 1015 w 1080"/>
                                <a:gd name="T7" fmla="*/ 631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15" y="631"/>
                                  </a:moveTo>
                                  <a:lnTo>
                                    <a:pt x="1014" y="632"/>
                                  </a:lnTo>
                                  <a:lnTo>
                                    <a:pt x="1013" y="634"/>
                                  </a:lnTo>
                                  <a:lnTo>
                                    <a:pt x="1015" y="6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1" name="Freeform 60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61 w 1080"/>
                                <a:gd name="T1" fmla="*/ 631 h 696"/>
                                <a:gd name="T2" fmla="*/ 1015 w 1080"/>
                                <a:gd name="T3" fmla="*/ 631 h 696"/>
                                <a:gd name="T4" fmla="*/ 1013 w 1080"/>
                                <a:gd name="T5" fmla="*/ 634 h 696"/>
                                <a:gd name="T6" fmla="*/ 1060 w 1080"/>
                                <a:gd name="T7" fmla="*/ 634 h 696"/>
                                <a:gd name="T8" fmla="*/ 1061 w 1080"/>
                                <a:gd name="T9" fmla="*/ 631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61" y="631"/>
                                  </a:moveTo>
                                  <a:lnTo>
                                    <a:pt x="1015" y="631"/>
                                  </a:lnTo>
                                  <a:lnTo>
                                    <a:pt x="1013" y="634"/>
                                  </a:lnTo>
                                  <a:lnTo>
                                    <a:pt x="1060" y="634"/>
                                  </a:lnTo>
                                  <a:lnTo>
                                    <a:pt x="1061" y="6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2" name="Freeform 60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31 h 696"/>
                                <a:gd name="T2" fmla="*/ 65 w 1080"/>
                                <a:gd name="T3" fmla="*/ 631 h 696"/>
                                <a:gd name="T4" fmla="*/ 66 w 1080"/>
                                <a:gd name="T5" fmla="*/ 632 h 696"/>
                                <a:gd name="T6" fmla="*/ 65 w 1080"/>
                                <a:gd name="T7" fmla="*/ 631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65" y="631"/>
                                  </a:moveTo>
                                  <a:lnTo>
                                    <a:pt x="65" y="631"/>
                                  </a:lnTo>
                                  <a:lnTo>
                                    <a:pt x="66" y="632"/>
                                  </a:lnTo>
                                  <a:lnTo>
                                    <a:pt x="65" y="63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3" name="Freeform 60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70 w 1080"/>
                                <a:gd name="T1" fmla="*/ 617 h 696"/>
                                <a:gd name="T2" fmla="*/ 1027 w 1080"/>
                                <a:gd name="T3" fmla="*/ 617 h 696"/>
                                <a:gd name="T4" fmla="*/ 1014 w 1080"/>
                                <a:gd name="T5" fmla="*/ 632 h 696"/>
                                <a:gd name="T6" fmla="*/ 1015 w 1080"/>
                                <a:gd name="T7" fmla="*/ 631 h 696"/>
                                <a:gd name="T8" fmla="*/ 1061 w 1080"/>
                                <a:gd name="T9" fmla="*/ 631 h 696"/>
                                <a:gd name="T10" fmla="*/ 1063 w 1080"/>
                                <a:gd name="T11" fmla="*/ 626 h 696"/>
                                <a:gd name="T12" fmla="*/ 1070 w 1080"/>
                                <a:gd name="T13" fmla="*/ 617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70" y="617"/>
                                  </a:moveTo>
                                  <a:lnTo>
                                    <a:pt x="1027" y="617"/>
                                  </a:lnTo>
                                  <a:lnTo>
                                    <a:pt x="1014" y="632"/>
                                  </a:lnTo>
                                  <a:lnTo>
                                    <a:pt x="1015" y="631"/>
                                  </a:lnTo>
                                  <a:lnTo>
                                    <a:pt x="1061" y="631"/>
                                  </a:lnTo>
                                  <a:lnTo>
                                    <a:pt x="1063" y="626"/>
                                  </a:lnTo>
                                  <a:lnTo>
                                    <a:pt x="1070" y="6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4" name="Freeform 60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53 w 1080"/>
                                <a:gd name="T1" fmla="*/ 617 h 696"/>
                                <a:gd name="T2" fmla="*/ 53 w 1080"/>
                                <a:gd name="T3" fmla="*/ 617 h 696"/>
                                <a:gd name="T4" fmla="*/ 55 w 1080"/>
                                <a:gd name="T5" fmla="*/ 619 h 696"/>
                                <a:gd name="T6" fmla="*/ 53 w 1080"/>
                                <a:gd name="T7" fmla="*/ 617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53" y="617"/>
                                  </a:moveTo>
                                  <a:lnTo>
                                    <a:pt x="53" y="617"/>
                                  </a:lnTo>
                                  <a:lnTo>
                                    <a:pt x="55" y="619"/>
                                  </a:lnTo>
                                  <a:lnTo>
                                    <a:pt x="53" y="61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5" name="Freeform 59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25 w 1080"/>
                                <a:gd name="T1" fmla="*/ 60 h 696"/>
                                <a:gd name="T2" fmla="*/ 1032 w 1080"/>
                                <a:gd name="T3" fmla="*/ 70 h 696"/>
                                <a:gd name="T4" fmla="*/ 1034 w 1080"/>
                                <a:gd name="T5" fmla="*/ 79 h 696"/>
                                <a:gd name="T6" fmla="*/ 1039 w 1080"/>
                                <a:gd name="T7" fmla="*/ 86 h 696"/>
                                <a:gd name="T8" fmla="*/ 1042 w 1080"/>
                                <a:gd name="T9" fmla="*/ 96 h 696"/>
                                <a:gd name="T10" fmla="*/ 1042 w 1080"/>
                                <a:gd name="T11" fmla="*/ 576 h 696"/>
                                <a:gd name="T12" fmla="*/ 1037 w 1080"/>
                                <a:gd name="T13" fmla="*/ 595 h 696"/>
                                <a:gd name="T14" fmla="*/ 1034 w 1080"/>
                                <a:gd name="T15" fmla="*/ 602 h 696"/>
                                <a:gd name="T16" fmla="*/ 1030 w 1080"/>
                                <a:gd name="T17" fmla="*/ 612 h 696"/>
                                <a:gd name="T18" fmla="*/ 1025 w 1080"/>
                                <a:gd name="T19" fmla="*/ 619 h 696"/>
                                <a:gd name="T20" fmla="*/ 1027 w 1080"/>
                                <a:gd name="T21" fmla="*/ 617 h 696"/>
                                <a:gd name="T22" fmla="*/ 1070 w 1080"/>
                                <a:gd name="T23" fmla="*/ 617 h 696"/>
                                <a:gd name="T24" fmla="*/ 1075 w 1080"/>
                                <a:gd name="T25" fmla="*/ 605 h 696"/>
                                <a:gd name="T26" fmla="*/ 1078 w 1080"/>
                                <a:gd name="T27" fmla="*/ 590 h 696"/>
                                <a:gd name="T28" fmla="*/ 1080 w 1080"/>
                                <a:gd name="T29" fmla="*/ 578 h 696"/>
                                <a:gd name="T30" fmla="*/ 1080 w 1080"/>
                                <a:gd name="T31" fmla="*/ 98 h 696"/>
                                <a:gd name="T32" fmla="*/ 1078 w 1080"/>
                                <a:gd name="T33" fmla="*/ 86 h 696"/>
                                <a:gd name="T34" fmla="*/ 1068 w 1080"/>
                                <a:gd name="T35" fmla="*/ 62 h 696"/>
                                <a:gd name="T36" fmla="*/ 1027 w 1080"/>
                                <a:gd name="T37" fmla="*/ 62 h 696"/>
                                <a:gd name="T38" fmla="*/ 1025 w 1080"/>
                                <a:gd name="T39" fmla="*/ 60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25" y="60"/>
                                  </a:moveTo>
                                  <a:lnTo>
                                    <a:pt x="1032" y="70"/>
                                  </a:lnTo>
                                  <a:lnTo>
                                    <a:pt x="1034" y="79"/>
                                  </a:lnTo>
                                  <a:lnTo>
                                    <a:pt x="1039" y="86"/>
                                  </a:lnTo>
                                  <a:lnTo>
                                    <a:pt x="1042" y="96"/>
                                  </a:lnTo>
                                  <a:lnTo>
                                    <a:pt x="1042" y="576"/>
                                  </a:lnTo>
                                  <a:lnTo>
                                    <a:pt x="1037" y="595"/>
                                  </a:lnTo>
                                  <a:lnTo>
                                    <a:pt x="1034" y="602"/>
                                  </a:lnTo>
                                  <a:lnTo>
                                    <a:pt x="1030" y="612"/>
                                  </a:lnTo>
                                  <a:lnTo>
                                    <a:pt x="1025" y="619"/>
                                  </a:lnTo>
                                  <a:lnTo>
                                    <a:pt x="1027" y="617"/>
                                  </a:lnTo>
                                  <a:lnTo>
                                    <a:pt x="1070" y="617"/>
                                  </a:lnTo>
                                  <a:lnTo>
                                    <a:pt x="1075" y="605"/>
                                  </a:lnTo>
                                  <a:lnTo>
                                    <a:pt x="1078" y="590"/>
                                  </a:lnTo>
                                  <a:lnTo>
                                    <a:pt x="1080" y="578"/>
                                  </a:lnTo>
                                  <a:lnTo>
                                    <a:pt x="1080" y="98"/>
                                  </a:lnTo>
                                  <a:lnTo>
                                    <a:pt x="1078" y="86"/>
                                  </a:lnTo>
                                  <a:lnTo>
                                    <a:pt x="1068" y="62"/>
                                  </a:lnTo>
                                  <a:lnTo>
                                    <a:pt x="1027" y="62"/>
                                  </a:lnTo>
                                  <a:lnTo>
                                    <a:pt x="102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6" name="Freeform 59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55 w 1080"/>
                                <a:gd name="T1" fmla="*/ 60 h 696"/>
                                <a:gd name="T2" fmla="*/ 53 w 1080"/>
                                <a:gd name="T3" fmla="*/ 62 h 696"/>
                                <a:gd name="T4" fmla="*/ 54 w 1080"/>
                                <a:gd name="T5" fmla="*/ 62 h 696"/>
                                <a:gd name="T6" fmla="*/ 55 w 1080"/>
                                <a:gd name="T7" fmla="*/ 60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55" y="60"/>
                                  </a:moveTo>
                                  <a:lnTo>
                                    <a:pt x="53" y="62"/>
                                  </a:lnTo>
                                  <a:lnTo>
                                    <a:pt x="54" y="62"/>
                                  </a:lnTo>
                                  <a:lnTo>
                                    <a:pt x="55" y="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7" name="Freeform 59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47 h 696"/>
                                <a:gd name="T2" fmla="*/ 1027 w 1080"/>
                                <a:gd name="T3" fmla="*/ 62 h 696"/>
                                <a:gd name="T4" fmla="*/ 1068 w 1080"/>
                                <a:gd name="T5" fmla="*/ 62 h 696"/>
                                <a:gd name="T6" fmla="*/ 1063 w 1080"/>
                                <a:gd name="T7" fmla="*/ 50 h 696"/>
                                <a:gd name="T8" fmla="*/ 1062 w 1080"/>
                                <a:gd name="T9" fmla="*/ 48 h 696"/>
                                <a:gd name="T10" fmla="*/ 1015 w 1080"/>
                                <a:gd name="T11" fmla="*/ 48 h 696"/>
                                <a:gd name="T12" fmla="*/ 1014 w 1080"/>
                                <a:gd name="T13" fmla="*/ 47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14" y="47"/>
                                  </a:moveTo>
                                  <a:lnTo>
                                    <a:pt x="1027" y="62"/>
                                  </a:lnTo>
                                  <a:lnTo>
                                    <a:pt x="1068" y="62"/>
                                  </a:lnTo>
                                  <a:lnTo>
                                    <a:pt x="1063" y="50"/>
                                  </a:lnTo>
                                  <a:lnTo>
                                    <a:pt x="1062" y="48"/>
                                  </a:lnTo>
                                  <a:lnTo>
                                    <a:pt x="1015" y="48"/>
                                  </a:lnTo>
                                  <a:lnTo>
                                    <a:pt x="1014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8" name="Freeform 59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67 w 1080"/>
                                <a:gd name="T1" fmla="*/ 46 h 696"/>
                                <a:gd name="T2" fmla="*/ 65 w 1080"/>
                                <a:gd name="T3" fmla="*/ 48 h 696"/>
                                <a:gd name="T4" fmla="*/ 66 w 1080"/>
                                <a:gd name="T5" fmla="*/ 47 h 696"/>
                                <a:gd name="T6" fmla="*/ 67 w 1080"/>
                                <a:gd name="T7" fmla="*/ 46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67" y="46"/>
                                  </a:moveTo>
                                  <a:lnTo>
                                    <a:pt x="65" y="48"/>
                                  </a:lnTo>
                                  <a:lnTo>
                                    <a:pt x="66" y="47"/>
                                  </a:lnTo>
                                  <a:lnTo>
                                    <a:pt x="67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9" name="Freeform 59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47 h 696"/>
                                <a:gd name="T2" fmla="*/ 65 w 1080"/>
                                <a:gd name="T3" fmla="*/ 48 h 696"/>
                                <a:gd name="T4" fmla="*/ 65 w 1080"/>
                                <a:gd name="T5" fmla="*/ 48 h 696"/>
                                <a:gd name="T6" fmla="*/ 66 w 1080"/>
                                <a:gd name="T7" fmla="*/ 47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66" y="47"/>
                                  </a:moveTo>
                                  <a:lnTo>
                                    <a:pt x="65" y="48"/>
                                  </a:lnTo>
                                  <a:lnTo>
                                    <a:pt x="66" y="4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0" name="Freeform 59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13 w 1080"/>
                                <a:gd name="T1" fmla="*/ 46 h 696"/>
                                <a:gd name="T2" fmla="*/ 1014 w 1080"/>
                                <a:gd name="T3" fmla="*/ 47 h 696"/>
                                <a:gd name="T4" fmla="*/ 1015 w 1080"/>
                                <a:gd name="T5" fmla="*/ 48 h 696"/>
                                <a:gd name="T6" fmla="*/ 1013 w 1080"/>
                                <a:gd name="T7" fmla="*/ 46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13" y="46"/>
                                  </a:moveTo>
                                  <a:lnTo>
                                    <a:pt x="1014" y="47"/>
                                  </a:lnTo>
                                  <a:lnTo>
                                    <a:pt x="1015" y="48"/>
                                  </a:lnTo>
                                  <a:lnTo>
                                    <a:pt x="1013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1" name="Freeform 59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61 w 1080"/>
                                <a:gd name="T1" fmla="*/ 46 h 696"/>
                                <a:gd name="T2" fmla="*/ 1013 w 1080"/>
                                <a:gd name="T3" fmla="*/ 46 h 696"/>
                                <a:gd name="T4" fmla="*/ 1015 w 1080"/>
                                <a:gd name="T5" fmla="*/ 48 h 696"/>
                                <a:gd name="T6" fmla="*/ 1062 w 1080"/>
                                <a:gd name="T7" fmla="*/ 48 h 696"/>
                                <a:gd name="T8" fmla="*/ 1061 w 1080"/>
                                <a:gd name="T9" fmla="*/ 46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61" y="46"/>
                                  </a:moveTo>
                                  <a:lnTo>
                                    <a:pt x="1013" y="46"/>
                                  </a:lnTo>
                                  <a:lnTo>
                                    <a:pt x="1015" y="48"/>
                                  </a:lnTo>
                                  <a:lnTo>
                                    <a:pt x="1062" y="48"/>
                                  </a:lnTo>
                                  <a:lnTo>
                                    <a:pt x="1061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2" name="Freeform 59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68 w 1080"/>
                                <a:gd name="T1" fmla="*/ 46 h 696"/>
                                <a:gd name="T2" fmla="*/ 67 w 1080"/>
                                <a:gd name="T3" fmla="*/ 46 h 696"/>
                                <a:gd name="T4" fmla="*/ 66 w 1080"/>
                                <a:gd name="T5" fmla="*/ 47 h 696"/>
                                <a:gd name="T6" fmla="*/ 68 w 1080"/>
                                <a:gd name="T7" fmla="*/ 46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68" y="46"/>
                                  </a:moveTo>
                                  <a:lnTo>
                                    <a:pt x="67" y="46"/>
                                  </a:lnTo>
                                  <a:lnTo>
                                    <a:pt x="66" y="47"/>
                                  </a:lnTo>
                                  <a:lnTo>
                                    <a:pt x="68" y="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3" name="Freeform 59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52 w 1080"/>
                                <a:gd name="T1" fmla="*/ 34 h 696"/>
                                <a:gd name="T2" fmla="*/ 998 w 1080"/>
                                <a:gd name="T3" fmla="*/ 34 h 696"/>
                                <a:gd name="T4" fmla="*/ 1014 w 1080"/>
                                <a:gd name="T5" fmla="*/ 47 h 696"/>
                                <a:gd name="T6" fmla="*/ 1013 w 1080"/>
                                <a:gd name="T7" fmla="*/ 46 h 696"/>
                                <a:gd name="T8" fmla="*/ 1061 w 1080"/>
                                <a:gd name="T9" fmla="*/ 46 h 696"/>
                                <a:gd name="T10" fmla="*/ 1058 w 1080"/>
                                <a:gd name="T11" fmla="*/ 41 h 696"/>
                                <a:gd name="T12" fmla="*/ 1056 w 1080"/>
                                <a:gd name="T13" fmla="*/ 38 h 696"/>
                                <a:gd name="T14" fmla="*/ 1052 w 1080"/>
                                <a:gd name="T15" fmla="*/ 34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52" y="34"/>
                                  </a:moveTo>
                                  <a:lnTo>
                                    <a:pt x="998" y="34"/>
                                  </a:lnTo>
                                  <a:lnTo>
                                    <a:pt x="1014" y="47"/>
                                  </a:lnTo>
                                  <a:lnTo>
                                    <a:pt x="1013" y="46"/>
                                  </a:lnTo>
                                  <a:lnTo>
                                    <a:pt x="1061" y="46"/>
                                  </a:lnTo>
                                  <a:lnTo>
                                    <a:pt x="1058" y="41"/>
                                  </a:lnTo>
                                  <a:lnTo>
                                    <a:pt x="1056" y="38"/>
                                  </a:lnTo>
                                  <a:lnTo>
                                    <a:pt x="1052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4" name="Freeform 59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84 w 1080"/>
                                <a:gd name="T1" fmla="*/ 34 h 696"/>
                                <a:gd name="T2" fmla="*/ 82 w 1080"/>
                                <a:gd name="T3" fmla="*/ 34 h 696"/>
                                <a:gd name="T4" fmla="*/ 79 w 1080"/>
                                <a:gd name="T5" fmla="*/ 36 h 696"/>
                                <a:gd name="T6" fmla="*/ 84 w 1080"/>
                                <a:gd name="T7" fmla="*/ 34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84" y="34"/>
                                  </a:moveTo>
                                  <a:lnTo>
                                    <a:pt x="82" y="34"/>
                                  </a:lnTo>
                                  <a:lnTo>
                                    <a:pt x="79" y="36"/>
                                  </a:lnTo>
                                  <a:lnTo>
                                    <a:pt x="84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5" name="Freeform 58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42 w 1080"/>
                                <a:gd name="T1" fmla="*/ 19 h 696"/>
                                <a:gd name="T2" fmla="*/ 958 w 1080"/>
                                <a:gd name="T3" fmla="*/ 19 h 696"/>
                                <a:gd name="T4" fmla="*/ 986 w 1080"/>
                                <a:gd name="T5" fmla="*/ 26 h 696"/>
                                <a:gd name="T6" fmla="*/ 1001 w 1080"/>
                                <a:gd name="T7" fmla="*/ 36 h 696"/>
                                <a:gd name="T8" fmla="*/ 998 w 1080"/>
                                <a:gd name="T9" fmla="*/ 34 h 696"/>
                                <a:gd name="T10" fmla="*/ 1052 w 1080"/>
                                <a:gd name="T11" fmla="*/ 34 h 696"/>
                                <a:gd name="T12" fmla="*/ 1042 w 1080"/>
                                <a:gd name="T13" fmla="*/ 22 h 696"/>
                                <a:gd name="T14" fmla="*/ 1042 w 1080"/>
                                <a:gd name="T15" fmla="*/ 19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42" y="19"/>
                                  </a:moveTo>
                                  <a:lnTo>
                                    <a:pt x="958" y="19"/>
                                  </a:lnTo>
                                  <a:lnTo>
                                    <a:pt x="986" y="26"/>
                                  </a:lnTo>
                                  <a:lnTo>
                                    <a:pt x="1001" y="36"/>
                                  </a:lnTo>
                                  <a:lnTo>
                                    <a:pt x="998" y="34"/>
                                  </a:lnTo>
                                  <a:lnTo>
                                    <a:pt x="1052" y="34"/>
                                  </a:lnTo>
                                  <a:lnTo>
                                    <a:pt x="1042" y="22"/>
                                  </a:lnTo>
                                  <a:lnTo>
                                    <a:pt x="1042" y="1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6" name="Freeform 58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22 w 1080"/>
                                <a:gd name="T1" fmla="*/ 5 h 696"/>
                                <a:gd name="T2" fmla="*/ 58 w 1080"/>
                                <a:gd name="T3" fmla="*/ 5 h 696"/>
                                <a:gd name="T4" fmla="*/ 41 w 1080"/>
                                <a:gd name="T5" fmla="*/ 19 h 696"/>
                                <a:gd name="T6" fmla="*/ 1039 w 1080"/>
                                <a:gd name="T7" fmla="*/ 19 h 696"/>
                                <a:gd name="T8" fmla="*/ 1022 w 1080"/>
                                <a:gd name="T9" fmla="*/ 5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22" y="5"/>
                                  </a:moveTo>
                                  <a:lnTo>
                                    <a:pt x="58" y="5"/>
                                  </a:lnTo>
                                  <a:lnTo>
                                    <a:pt x="41" y="19"/>
                                  </a:lnTo>
                                  <a:lnTo>
                                    <a:pt x="1039" y="19"/>
                                  </a:lnTo>
                                  <a:lnTo>
                                    <a:pt x="1022" y="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7" name="Freeform 58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0 h 696"/>
                                <a:gd name="T2" fmla="*/ 65 w 1080"/>
                                <a:gd name="T3" fmla="*/ 0 h 696"/>
                                <a:gd name="T4" fmla="*/ 60 w 1080"/>
                                <a:gd name="T5" fmla="*/ 5 h 696"/>
                                <a:gd name="T6" fmla="*/ 1020 w 1080"/>
                                <a:gd name="T7" fmla="*/ 5 h 696"/>
                                <a:gd name="T8" fmla="*/ 1014 w 1080"/>
                                <a:gd name="T9" fmla="*/ 0 h 6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696">
                                  <a:moveTo>
                                    <a:pt x="1014" y="0"/>
                                  </a:moveTo>
                                  <a:lnTo>
                                    <a:pt x="65" y="0"/>
                                  </a:lnTo>
                                  <a:lnTo>
                                    <a:pt x="60" y="5"/>
                                  </a:lnTo>
                                  <a:lnTo>
                                    <a:pt x="1020" y="5"/>
                                  </a:lnTo>
                                  <a:lnTo>
                                    <a:pt x="101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8" name="Text Box 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0" cy="6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349CAF" w14:textId="77777777" w:rsidR="003B482B" w:rsidRDefault="003B482B">
                                <w:pPr>
                                  <w:spacing w:before="12"/>
                                  <w:rPr>
                                    <w:rFonts w:ascii="Futura Medium" w:eastAsia="Futura Medium" w:hAnsi="Futura Medium" w:cs="Futura Medium"/>
                                    <w:sz w:val="12"/>
                                    <w:szCs w:val="12"/>
                                  </w:rPr>
                                </w:pPr>
                              </w:p>
                              <w:p w14:paraId="286B9B13" w14:textId="77777777" w:rsidR="003B482B" w:rsidRDefault="003B482B">
                                <w:pPr>
                                  <w:spacing w:line="168" w:lineRule="exact"/>
                                  <w:ind w:left="278" w:right="280" w:firstLine="67"/>
                                  <w:rPr>
                                    <w:rFonts w:ascii="Calibri" w:eastAsia="Calibri" w:hAnsi="Calibri" w:cs="Calibr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Frame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Problem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6A2D2C8" id="Group 584" o:spid="_x0000_s1056" style="width:54pt;height:34.8pt;mso-position-horizontal-relative:char;mso-position-vertical-relative:line" coordsize="1080,6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">
                <v:group id="Group 613" o:spid="_x0000_s1057" style="position:absolute;left:19;width:1042;height:680" coordorigin="19" coordsize="104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">
                  <v:shape id="Freeform 614" o:spid="_x0000_s1058" style="position:absolute;left:19;width:1042;height:680;visibility:visible;mso-wrap-style:square;v-text-anchor:top" coordsize="104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" path="m929,l91,2,33,33,3,90,,113,2,589r31,57l90,677r23,2l951,677r58,-31l1039,589r3,-23l1040,90,1009,33,952,2,929,xe" fillcolor="#ffbf00" stroked="f">
                    <v:path arrowok="t" o:connecttype="custom" o:connectlocs="929,0;91,2;33,33;3,90;0,113;2,589;33,646;90,677;113,679;951,677;1009,646;1039,589;1042,566;1040,90;1009,33;952,2;929,0" o:connectangles="0,0,0,0,0,0,0,0,0,0,0,0,0,0,0,0,0"/>
                  </v:shape>
                </v:group>
                <v:group id="Group 585" o:spid="_x0000_s1059" style="position:absolute;width:1080;height:696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vKixgAAANw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RRDLcz4QjI/R8AAAD//wMAUEsBAi0AFAAGAAgAAAAhANvh9svuAAAAhQEAABMAAAAAAAAA&#10;AAAAAAAAAAAAAFtDb250ZW50X1R5cGVzXS54bWxQSwECLQAUAAYACAAAACEAWvQsW78AAAAVAQAA&#10;CwAAAAAAAAAAAAAAAAAfAQAAX3JlbHMvLnJlbHNQSwECLQAUAAYACAAAACEA5CLyosYAAADcAAAA&#10;DwAAAAAAAAAAAAAAAAAHAgAAZHJzL2Rvd25yZXYueG1sUEsFBgAAAAADAAMAtwAAAPoCAAAAAA==&#10;">
                  <v:shape id="Freeform 612" o:spid="_x0000_s1060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" path="m1020,674r-960,l70,682r24,9l106,694r14,2l962,696r12,-2l989,691r12,-5l1010,682r10,-8xe" stroked="f">
                    <v:path arrowok="t" o:connecttype="custom" o:connectlocs="1020,674;60,674;70,682;94,691;106,694;120,696;962,696;974,694;989,691;1001,686;1010,682;1020,674" o:connectangles="0,0,0,0,0,0,0,0,0,0,0,0"/>
                  </v:shape>
                  <v:shape id="Freeform 611" o:spid="_x0000_s1061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" path="m1039,660r-998,l58,674r964,l1039,660xe" stroked="f">
                    <v:path arrowok="t" o:connecttype="custom" o:connectlocs="1039,660;41,660;58,674;1022,674;1039,660" o:connectangles="0,0,0,0,0"/>
                  </v:shape>
                  <v:shape id="Freeform 610" o:spid="_x0000_s1062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" path="m122,19r-84,l38,22,24,38r-2,3l17,53r-7,9l5,74,2,89,,101,,581r2,12l17,629r5,9l24,641r14,17l38,660r82,l113,658,94,653,83,646r-1,l68,634r-1,l65,631,53,617r-5,-7l46,600r-5,-7l38,583r,-480l43,84r3,-7l50,67r4,-5l53,62,65,48r2,-2l68,46,82,34r2,l89,31r7,-5l106,24r7,-2l122,19xe" stroked="f">
                    <v:path arrowok="t" o:connecttype="custom" o:connectlocs="122,19;38,19;38,22;24,38;22,41;17,53;10,62;5,74;2,89;0,101;0,581;2,593;17,629;22,638;24,641;38,658;38,660;120,660;113,658;94,653;83,646;82,646;68,634;67,634;65,631;65,631;53,617;53,617;48,610;46,600;41,593;38,583;38,103;43,84;46,77;50,67;54,62;53,62;65,48;65,48;67,46;68,46;82,34;84,34;89,31;96,26;106,24;113,22;122,19" o:connectangles="0,0,0,0,0,0,0,0,0,0,0,0,0,0,0,0,0,0,0,0,0,0,0,0,0,0,0,0,0,0,0,0,0,0,0,0,0,0,0,0,0,0,0,0,0,0,0,0,0"/>
                  </v:shape>
                  <v:shape id="Freeform 609" o:spid="_x0000_s1063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" path="m1001,643r-10,5l984,653r-10,2l967,658r-9,2l1042,660r,-2l1052,646r-54,l1001,643xe" stroked="f">
                    <v:path arrowok="t" o:connecttype="custom" o:connectlocs="1001,643;991,648;984,653;974,655;967,658;958,660;1042,660;1042,658;1052,646;998,646;1001,643" o:connectangles="0,0,0,0,0,0,0,0,0,0,0"/>
                  </v:shape>
                  <v:shape id="Freeform 608" o:spid="_x0000_s1064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" path="m79,643r3,3l83,646r-4,-3xe" stroked="f">
                    <v:path arrowok="t" o:connecttype="custom" o:connectlocs="79,643;82,646;83,646;79,643" o:connectangles="0,0,0,0"/>
                  </v:shape>
                  <v:shape id="Freeform 607" o:spid="_x0000_s1065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" path="m1014,632r-16,14l1052,646r4,-5l1058,638r2,-4l1013,634r1,-2xe" stroked="f">
                    <v:path arrowok="t" o:connecttype="custom" o:connectlocs="1014,632;998,646;1052,646;1056,641;1058,638;1060,634;1013,634;1014,632" o:connectangles="0,0,0,0,0,0,0,0"/>
                  </v:shape>
                  <v:shape id="Freeform 606" o:spid="_x0000_s1066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" path="m65,631r2,3l66,632r-1,-1xe" stroked="f">
                    <v:path arrowok="t" o:connecttype="custom" o:connectlocs="65,631;67,634;66,632;65,631" o:connectangles="0,0,0,0"/>
                  </v:shape>
                  <v:shape id="Freeform 605" o:spid="_x0000_s1067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" path="m66,632r1,2l68,634r-2,-2xe" stroked="f">
                    <v:path arrowok="t" o:connecttype="custom" o:connectlocs="66,632;67,634;68,634;66,632" o:connectangles="0,0,0,0"/>
                  </v:shape>
                  <v:shape id="Freeform 604" o:spid="_x0000_s1068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" path="m1015,631r-1,1l1013,634r2,-3xe" stroked="f">
                    <v:path arrowok="t" o:connecttype="custom" o:connectlocs="1015,631;1014,632;1013,634;1015,631" o:connectangles="0,0,0,0"/>
                  </v:shape>
                  <v:shape id="Freeform 603" o:spid="_x0000_s1069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" path="m1061,631r-46,l1013,634r47,l1061,631xe" stroked="f">
                    <v:path arrowok="t" o:connecttype="custom" o:connectlocs="1061,631;1015,631;1013,634;1060,634;1061,631" o:connectangles="0,0,0,0,0"/>
                  </v:shape>
                  <v:shape id="Freeform 602" o:spid="_x0000_s1070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" path="m65,631r,l66,632r-1,-1xe" stroked="f">
                    <v:path arrowok="t" o:connecttype="custom" o:connectlocs="65,631;65,631;66,632;65,631" o:connectangles="0,0,0,0"/>
                  </v:shape>
                  <v:shape id="Freeform 601" o:spid="_x0000_s1071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" path="m1070,617r-43,l1014,632r1,-1l1061,631r2,-5l1070,617xe" stroked="f">
                    <v:path arrowok="t" o:connecttype="custom" o:connectlocs="1070,617;1027,617;1014,632;1015,631;1061,631;1063,626;1070,617" o:connectangles="0,0,0,0,0,0,0"/>
                  </v:shape>
                  <v:shape id="Freeform 600" o:spid="_x0000_s1072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" path="m53,617r,l55,619r-2,-2xe" stroked="f">
                    <v:path arrowok="t" o:connecttype="custom" o:connectlocs="53,617;53,617;55,619;53,617" o:connectangles="0,0,0,0"/>
                  </v:shape>
                  <v:shape id="Freeform 599" o:spid="_x0000_s1073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" path="m1025,60r7,10l1034,79r5,7l1042,96r,480l1037,595r-3,7l1030,612r-5,7l1027,617r43,l1075,605r3,-15l1080,578r,-480l1078,86,1068,62r-41,l1025,60xe" stroked="f">
                    <v:path arrowok="t" o:connecttype="custom" o:connectlocs="1025,60;1032,70;1034,79;1039,86;1042,96;1042,576;1037,595;1034,602;1030,612;1025,619;1027,617;1070,617;1075,605;1078,590;1080,578;1080,98;1078,86;1068,62;1027,62;1025,60" o:connectangles="0,0,0,0,0,0,0,0,0,0,0,0,0,0,0,0,0,0,0,0"/>
                  </v:shape>
                  <v:shape id="Freeform 598" o:spid="_x0000_s1074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" path="m55,60r-2,2l54,62r1,-2xe" stroked="f">
                    <v:path arrowok="t" o:connecttype="custom" o:connectlocs="55,60;53,62;54,62;55,60" o:connectangles="0,0,0,0"/>
                  </v:shape>
                  <v:shape id="Freeform 597" o:spid="_x0000_s1075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" path="m1014,47r13,15l1068,62r-5,-12l1062,48r-47,l1014,47xe" stroked="f">
                    <v:path arrowok="t" o:connecttype="custom" o:connectlocs="1014,47;1027,62;1068,62;1063,50;1062,48;1015,48;1014,47" o:connectangles="0,0,0,0,0,0,0"/>
                  </v:shape>
                  <v:shape id="Freeform 596" o:spid="_x0000_s1076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" path="m67,46r-2,2l66,47r1,-1xe" stroked="f">
                    <v:path arrowok="t" o:connecttype="custom" o:connectlocs="67,46;65,48;66,47;67,46" o:connectangles="0,0,0,0"/>
                  </v:shape>
                  <v:shape id="Freeform 595" o:spid="_x0000_s1077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" path="m66,47r-1,1l66,47xe" stroked="f">
                    <v:path arrowok="t" o:connecttype="custom" o:connectlocs="66,47;65,48;65,48;66,47" o:connectangles="0,0,0,0"/>
                  </v:shape>
                  <v:shape id="Freeform 594" o:spid="_x0000_s1078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" path="m1013,46r1,1l1015,48r-2,-2xe" stroked="f">
                    <v:path arrowok="t" o:connecttype="custom" o:connectlocs="1013,46;1014,47;1015,48;1013,46" o:connectangles="0,0,0,0"/>
                  </v:shape>
                  <v:shape id="Freeform 593" o:spid="_x0000_s1079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" path="m1061,46r-48,l1015,48r47,l1061,46xe" stroked="f">
                    <v:path arrowok="t" o:connecttype="custom" o:connectlocs="1061,46;1013,46;1015,48;1062,48;1061,46" o:connectangles="0,0,0,0,0"/>
                  </v:shape>
                  <v:shape id="Freeform 592" o:spid="_x0000_s1080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" path="m68,46r-1,l66,47r2,-1xe" stroked="f">
                    <v:path arrowok="t" o:connecttype="custom" o:connectlocs="68,46;67,46;66,47;68,46" o:connectangles="0,0,0,0"/>
                  </v:shape>
                  <v:shape id="Freeform 591" o:spid="_x0000_s1081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" path="m1052,34r-54,l1014,47r-1,-1l1061,46r-3,-5l1056,38r-4,-4xe" stroked="f">
                    <v:path arrowok="t" o:connecttype="custom" o:connectlocs="1052,34;998,34;1014,47;1013,46;1061,46;1058,41;1056,38;1052,34" o:connectangles="0,0,0,0,0,0,0,0"/>
                  </v:shape>
                  <v:shape id="Freeform 590" o:spid="_x0000_s1082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" path="m84,34r-2,l79,36r5,-2xe" stroked="f">
                    <v:path arrowok="t" o:connecttype="custom" o:connectlocs="84,34;82,34;79,36;84,34" o:connectangles="0,0,0,0"/>
                  </v:shape>
                  <v:shape id="Freeform 589" o:spid="_x0000_s1083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" path="m1042,19r-84,l986,26r15,10l998,34r54,l1042,22r,-3xe" stroked="f">
                    <v:path arrowok="t" o:connecttype="custom" o:connectlocs="1042,19;958,19;986,26;1001,36;998,34;1052,34;1042,22;1042,19" o:connectangles="0,0,0,0,0,0,0,0"/>
                  </v:shape>
                  <v:shape id="Freeform 588" o:spid="_x0000_s1084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" path="m1022,5l58,5,41,19r998,l1022,5xe" stroked="f">
                    <v:path arrowok="t" o:connecttype="custom" o:connectlocs="1022,5;58,5;41,19;1039,19;1022,5" o:connectangles="0,0,0,0,0"/>
                  </v:shape>
                  <v:shape id="Freeform 587" o:spid="_x0000_s1085" style="position:absolute;width:1080;height:696;visibility:visible;mso-wrap-style:square;v-text-anchor:top" coordsize="1080,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" path="m1014,l65,,60,5r960,l1014,xe" stroked="f">
                    <v:path arrowok="t" o:connecttype="custom" o:connectlocs="1014,0;65,0;60,5;1020,5;1014,0" o:connectangles="0,0,0,0,0"/>
                  </v:shape>
                  <v:shape id="Text Box 586" o:spid="_x0000_s1086" type="#_x0000_t202" style="position:absolute;width:1080;height: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" filled="f" stroked="f">
                    <v:textbox inset="0,0,0,0">
                      <w:txbxContent>
                        <w:p w14:paraId="27349CAF" w14:textId="77777777" w:rsidR="003B482B" w:rsidRDefault="003B482B">
                          <w:pPr>
                            <w:spacing w:before="12"/>
                            <w:rPr>
                              <w:rFonts w:ascii="Futura Medium" w:eastAsia="Futura Medium" w:hAnsi="Futura Medium" w:cs="Futura Medium"/>
                              <w:sz w:val="12"/>
                              <w:szCs w:val="12"/>
                            </w:rPr>
                          </w:pPr>
                        </w:p>
                        <w:p w14:paraId="286B9B13" w14:textId="77777777" w:rsidR="003B482B" w:rsidRDefault="003B482B">
                          <w:pPr>
                            <w:spacing w:line="168" w:lineRule="exact"/>
                            <w:ind w:left="278" w:right="280" w:firstLine="67"/>
                            <w:rPr>
                              <w:rFonts w:ascii="Calibri" w:eastAsia="Calibri" w:hAnsi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Frame</w:t>
                          </w:r>
                          <w:r>
                            <w:rPr>
                              <w:rFonts w:ascii="Times New Roman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Problem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07046C">
        <w:rPr>
          <w:rFonts w:ascii="Futura Medium"/>
          <w:position w:val="73"/>
        </w:rPr>
        <w:tab/>
      </w:r>
      <w:r>
        <w:rPr>
          <w:rFonts w:ascii="Futura Medium"/>
          <w:noProof/>
          <w:lang w:val="en-GB" w:eastAsia="en-GB"/>
        </w:rPr>
        <mc:AlternateContent>
          <mc:Choice Requires="wpg">
            <w:drawing>
              <wp:inline distT="0" distB="0" distL="0" distR="0" wp14:anchorId="77BC0ADE" wp14:editId="03F9CDFB">
                <wp:extent cx="887095" cy="620395"/>
                <wp:effectExtent l="5715" t="8255" r="2540" b="0"/>
                <wp:docPr id="565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7095" cy="620395"/>
                          <a:chOff x="0" y="0"/>
                          <a:chExt cx="1397" cy="977"/>
                        </a:xfrm>
                      </wpg:grpSpPr>
                      <wpg:grpSp>
                        <wpg:cNvPr id="566" name="Group 57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92" cy="200"/>
                            <a:chOff x="0" y="0"/>
                            <a:chExt cx="392" cy="200"/>
                          </a:xfrm>
                        </wpg:grpSpPr>
                        <wps:wsp>
                          <wps:cNvPr id="567" name="Freeform 58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250 w 392"/>
                                <a:gd name="T1" fmla="*/ 180 h 200"/>
                                <a:gd name="T2" fmla="*/ 247 w 392"/>
                                <a:gd name="T3" fmla="*/ 180 h 200"/>
                                <a:gd name="T4" fmla="*/ 242 w 392"/>
                                <a:gd name="T5" fmla="*/ 182 h 200"/>
                                <a:gd name="T6" fmla="*/ 242 w 392"/>
                                <a:gd name="T7" fmla="*/ 192 h 200"/>
                                <a:gd name="T8" fmla="*/ 245 w 392"/>
                                <a:gd name="T9" fmla="*/ 194 h 200"/>
                                <a:gd name="T10" fmla="*/ 250 w 392"/>
                                <a:gd name="T11" fmla="*/ 194 h 200"/>
                                <a:gd name="T12" fmla="*/ 391 w 392"/>
                                <a:gd name="T13" fmla="*/ 199 h 200"/>
                                <a:gd name="T14" fmla="*/ 390 w 392"/>
                                <a:gd name="T15" fmla="*/ 197 h 200"/>
                                <a:gd name="T16" fmla="*/ 377 w 392"/>
                                <a:gd name="T17" fmla="*/ 197 h 200"/>
                                <a:gd name="T18" fmla="*/ 357 w 392"/>
                                <a:gd name="T19" fmla="*/ 184 h 200"/>
                                <a:gd name="T20" fmla="*/ 250 w 392"/>
                                <a:gd name="T21" fmla="*/ 18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250" y="180"/>
                                  </a:moveTo>
                                  <a:lnTo>
                                    <a:pt x="247" y="180"/>
                                  </a:lnTo>
                                  <a:lnTo>
                                    <a:pt x="242" y="182"/>
                                  </a:lnTo>
                                  <a:lnTo>
                                    <a:pt x="242" y="192"/>
                                  </a:lnTo>
                                  <a:lnTo>
                                    <a:pt x="245" y="194"/>
                                  </a:lnTo>
                                  <a:lnTo>
                                    <a:pt x="250" y="194"/>
                                  </a:lnTo>
                                  <a:lnTo>
                                    <a:pt x="391" y="199"/>
                                  </a:lnTo>
                                  <a:lnTo>
                                    <a:pt x="390" y="197"/>
                                  </a:lnTo>
                                  <a:lnTo>
                                    <a:pt x="377" y="197"/>
                                  </a:lnTo>
                                  <a:lnTo>
                                    <a:pt x="357" y="184"/>
                                  </a:lnTo>
                                  <a:lnTo>
                                    <a:pt x="250" y="18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8" name="Freeform 58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357 w 392"/>
                                <a:gd name="T1" fmla="*/ 184 h 200"/>
                                <a:gd name="T2" fmla="*/ 377 w 392"/>
                                <a:gd name="T3" fmla="*/ 197 h 200"/>
                                <a:gd name="T4" fmla="*/ 378 w 392"/>
                                <a:gd name="T5" fmla="*/ 194 h 200"/>
                                <a:gd name="T6" fmla="*/ 374 w 392"/>
                                <a:gd name="T7" fmla="*/ 194 h 200"/>
                                <a:gd name="T8" fmla="*/ 369 w 392"/>
                                <a:gd name="T9" fmla="*/ 184 h 200"/>
                                <a:gd name="T10" fmla="*/ 357 w 392"/>
                                <a:gd name="T11" fmla="*/ 184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357" y="184"/>
                                  </a:moveTo>
                                  <a:lnTo>
                                    <a:pt x="377" y="197"/>
                                  </a:lnTo>
                                  <a:lnTo>
                                    <a:pt x="378" y="194"/>
                                  </a:lnTo>
                                  <a:lnTo>
                                    <a:pt x="374" y="194"/>
                                  </a:lnTo>
                                  <a:lnTo>
                                    <a:pt x="369" y="184"/>
                                  </a:lnTo>
                                  <a:lnTo>
                                    <a:pt x="357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9" name="Freeform 58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384 w 392"/>
                                <a:gd name="T1" fmla="*/ 185 h 200"/>
                                <a:gd name="T2" fmla="*/ 377 w 392"/>
                                <a:gd name="T3" fmla="*/ 197 h 200"/>
                                <a:gd name="T4" fmla="*/ 390 w 392"/>
                                <a:gd name="T5" fmla="*/ 197 h 200"/>
                                <a:gd name="T6" fmla="*/ 384 w 392"/>
                                <a:gd name="T7" fmla="*/ 185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384" y="185"/>
                                  </a:moveTo>
                                  <a:lnTo>
                                    <a:pt x="377" y="197"/>
                                  </a:lnTo>
                                  <a:lnTo>
                                    <a:pt x="390" y="197"/>
                                  </a:lnTo>
                                  <a:lnTo>
                                    <a:pt x="384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0" name="Freeform 58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369 w 392"/>
                                <a:gd name="T1" fmla="*/ 184 h 200"/>
                                <a:gd name="T2" fmla="*/ 374 w 392"/>
                                <a:gd name="T3" fmla="*/ 194 h 200"/>
                                <a:gd name="T4" fmla="*/ 382 w 392"/>
                                <a:gd name="T5" fmla="*/ 185 h 200"/>
                                <a:gd name="T6" fmla="*/ 369 w 392"/>
                                <a:gd name="T7" fmla="*/ 184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369" y="184"/>
                                  </a:moveTo>
                                  <a:lnTo>
                                    <a:pt x="374" y="194"/>
                                  </a:lnTo>
                                  <a:lnTo>
                                    <a:pt x="382" y="185"/>
                                  </a:lnTo>
                                  <a:lnTo>
                                    <a:pt x="369" y="1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1" name="Freeform 57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361 w 392"/>
                                <a:gd name="T1" fmla="*/ 170 h 200"/>
                                <a:gd name="T2" fmla="*/ 369 w 392"/>
                                <a:gd name="T3" fmla="*/ 184 h 200"/>
                                <a:gd name="T4" fmla="*/ 382 w 392"/>
                                <a:gd name="T5" fmla="*/ 185 h 200"/>
                                <a:gd name="T6" fmla="*/ 374 w 392"/>
                                <a:gd name="T7" fmla="*/ 194 h 200"/>
                                <a:gd name="T8" fmla="*/ 378 w 392"/>
                                <a:gd name="T9" fmla="*/ 194 h 200"/>
                                <a:gd name="T10" fmla="*/ 384 w 392"/>
                                <a:gd name="T11" fmla="*/ 185 h 200"/>
                                <a:gd name="T12" fmla="*/ 384 w 392"/>
                                <a:gd name="T13" fmla="*/ 185 h 200"/>
                                <a:gd name="T14" fmla="*/ 361 w 392"/>
                                <a:gd name="T15" fmla="*/ 17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361" y="170"/>
                                  </a:moveTo>
                                  <a:lnTo>
                                    <a:pt x="369" y="184"/>
                                  </a:lnTo>
                                  <a:lnTo>
                                    <a:pt x="382" y="185"/>
                                  </a:lnTo>
                                  <a:lnTo>
                                    <a:pt x="374" y="194"/>
                                  </a:lnTo>
                                  <a:lnTo>
                                    <a:pt x="378" y="194"/>
                                  </a:lnTo>
                                  <a:lnTo>
                                    <a:pt x="384" y="185"/>
                                  </a:lnTo>
                                  <a:lnTo>
                                    <a:pt x="361" y="1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2" name="Freeform 57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384 w 392"/>
                                <a:gd name="T1" fmla="*/ 185 h 200"/>
                                <a:gd name="T2" fmla="*/ 384 w 392"/>
                                <a:gd name="T3" fmla="*/ 185 h 200"/>
                                <a:gd name="T4" fmla="*/ 384 w 392"/>
                                <a:gd name="T5" fmla="*/ 185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384" y="185"/>
                                  </a:moveTo>
                                  <a:lnTo>
                                    <a:pt x="384" y="18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3" name="Freeform 57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319 w 392"/>
                                <a:gd name="T1" fmla="*/ 67 h 200"/>
                                <a:gd name="T2" fmla="*/ 317 w 392"/>
                                <a:gd name="T3" fmla="*/ 70 h 200"/>
                                <a:gd name="T4" fmla="*/ 312 w 392"/>
                                <a:gd name="T5" fmla="*/ 72 h 200"/>
                                <a:gd name="T6" fmla="*/ 312 w 392"/>
                                <a:gd name="T7" fmla="*/ 79 h 200"/>
                                <a:gd name="T8" fmla="*/ 361 w 392"/>
                                <a:gd name="T9" fmla="*/ 170 h 200"/>
                                <a:gd name="T10" fmla="*/ 384 w 392"/>
                                <a:gd name="T11" fmla="*/ 185 h 200"/>
                                <a:gd name="T12" fmla="*/ 326 w 392"/>
                                <a:gd name="T13" fmla="*/ 72 h 200"/>
                                <a:gd name="T14" fmla="*/ 324 w 392"/>
                                <a:gd name="T15" fmla="*/ 70 h 200"/>
                                <a:gd name="T16" fmla="*/ 319 w 392"/>
                                <a:gd name="T17" fmla="*/ 67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319" y="67"/>
                                  </a:moveTo>
                                  <a:lnTo>
                                    <a:pt x="317" y="70"/>
                                  </a:lnTo>
                                  <a:lnTo>
                                    <a:pt x="312" y="72"/>
                                  </a:lnTo>
                                  <a:lnTo>
                                    <a:pt x="312" y="79"/>
                                  </a:lnTo>
                                  <a:lnTo>
                                    <a:pt x="361" y="170"/>
                                  </a:lnTo>
                                  <a:lnTo>
                                    <a:pt x="384" y="185"/>
                                  </a:lnTo>
                                  <a:lnTo>
                                    <a:pt x="326" y="72"/>
                                  </a:lnTo>
                                  <a:lnTo>
                                    <a:pt x="324" y="70"/>
                                  </a:lnTo>
                                  <a:lnTo>
                                    <a:pt x="319" y="6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4" name="Freeform 57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92" cy="200"/>
                            </a:xfrm>
                            <a:custGeom>
                              <a:avLst/>
                              <a:gdLst>
                                <a:gd name="T0" fmla="*/ 5 w 392"/>
                                <a:gd name="T1" fmla="*/ 0 h 200"/>
                                <a:gd name="T2" fmla="*/ 0 w 392"/>
                                <a:gd name="T3" fmla="*/ 12 h 200"/>
                                <a:gd name="T4" fmla="*/ 50 w 392"/>
                                <a:gd name="T5" fmla="*/ 31 h 200"/>
                                <a:gd name="T6" fmla="*/ 151 w 392"/>
                                <a:gd name="T7" fmla="*/ 74 h 200"/>
                                <a:gd name="T8" fmla="*/ 247 w 392"/>
                                <a:gd name="T9" fmla="*/ 122 h 200"/>
                                <a:gd name="T10" fmla="*/ 343 w 392"/>
                                <a:gd name="T11" fmla="*/ 175 h 200"/>
                                <a:gd name="T12" fmla="*/ 357 w 392"/>
                                <a:gd name="T13" fmla="*/ 184 h 200"/>
                                <a:gd name="T14" fmla="*/ 369 w 392"/>
                                <a:gd name="T15" fmla="*/ 184 h 200"/>
                                <a:gd name="T16" fmla="*/ 361 w 392"/>
                                <a:gd name="T17" fmla="*/ 170 h 200"/>
                                <a:gd name="T18" fmla="*/ 350 w 392"/>
                                <a:gd name="T19" fmla="*/ 163 h 200"/>
                                <a:gd name="T20" fmla="*/ 206 w 392"/>
                                <a:gd name="T21" fmla="*/ 84 h 200"/>
                                <a:gd name="T22" fmla="*/ 156 w 392"/>
                                <a:gd name="T23" fmla="*/ 62 h 200"/>
                                <a:gd name="T24" fmla="*/ 106 w 392"/>
                                <a:gd name="T25" fmla="*/ 38 h 200"/>
                                <a:gd name="T26" fmla="*/ 5 w 392"/>
                                <a:gd name="T27" fmla="*/ 0 h 2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92" h="200">
                                  <a:moveTo>
                                    <a:pt x="5" y="0"/>
                                  </a:moveTo>
                                  <a:lnTo>
                                    <a:pt x="0" y="12"/>
                                  </a:lnTo>
                                  <a:lnTo>
                                    <a:pt x="50" y="31"/>
                                  </a:lnTo>
                                  <a:lnTo>
                                    <a:pt x="151" y="74"/>
                                  </a:lnTo>
                                  <a:lnTo>
                                    <a:pt x="247" y="122"/>
                                  </a:lnTo>
                                  <a:lnTo>
                                    <a:pt x="343" y="175"/>
                                  </a:lnTo>
                                  <a:lnTo>
                                    <a:pt x="357" y="184"/>
                                  </a:lnTo>
                                  <a:lnTo>
                                    <a:pt x="369" y="184"/>
                                  </a:lnTo>
                                  <a:lnTo>
                                    <a:pt x="361" y="170"/>
                                  </a:lnTo>
                                  <a:lnTo>
                                    <a:pt x="350" y="163"/>
                                  </a:lnTo>
                                  <a:lnTo>
                                    <a:pt x="206" y="84"/>
                                  </a:lnTo>
                                  <a:lnTo>
                                    <a:pt x="156" y="62"/>
                                  </a:lnTo>
                                  <a:lnTo>
                                    <a:pt x="106" y="38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5" name="Group 573"/>
                        <wpg:cNvGrpSpPr>
                          <a:grpSpLocks/>
                        </wpg:cNvGrpSpPr>
                        <wpg:grpSpPr bwMode="auto">
                          <a:xfrm>
                            <a:off x="336" y="281"/>
                            <a:ext cx="1044" cy="677"/>
                            <a:chOff x="336" y="281"/>
                            <a:chExt cx="1044" cy="677"/>
                          </a:xfrm>
                        </wpg:grpSpPr>
                        <wps:wsp>
                          <wps:cNvPr id="576" name="Freeform 574"/>
                          <wps:cNvSpPr>
                            <a:spLocks/>
                          </wps:cNvSpPr>
                          <wps:spPr bwMode="auto">
                            <a:xfrm>
                              <a:off x="336" y="281"/>
                              <a:ext cx="1044" cy="677"/>
                            </a:xfrm>
                            <a:custGeom>
                              <a:avLst/>
                              <a:gdLst>
                                <a:gd name="T0" fmla="+- 0 1267 336"/>
                                <a:gd name="T1" fmla="*/ T0 w 1044"/>
                                <a:gd name="T2" fmla="+- 0 281 281"/>
                                <a:gd name="T3" fmla="*/ 281 h 677"/>
                                <a:gd name="T4" fmla="+- 0 426 336"/>
                                <a:gd name="T5" fmla="*/ T4 w 1044"/>
                                <a:gd name="T6" fmla="+- 0 283 281"/>
                                <a:gd name="T7" fmla="*/ 283 h 677"/>
                                <a:gd name="T8" fmla="+- 0 369 336"/>
                                <a:gd name="T9" fmla="*/ T8 w 1044"/>
                                <a:gd name="T10" fmla="+- 0 314 281"/>
                                <a:gd name="T11" fmla="*/ 314 h 677"/>
                                <a:gd name="T12" fmla="+- 0 338 336"/>
                                <a:gd name="T13" fmla="*/ T12 w 1044"/>
                                <a:gd name="T14" fmla="+- 0 371 281"/>
                                <a:gd name="T15" fmla="*/ 371 h 677"/>
                                <a:gd name="T16" fmla="+- 0 336 336"/>
                                <a:gd name="T17" fmla="*/ T16 w 1044"/>
                                <a:gd name="T18" fmla="+- 0 394 281"/>
                                <a:gd name="T19" fmla="*/ 394 h 677"/>
                                <a:gd name="T20" fmla="+- 0 338 336"/>
                                <a:gd name="T21" fmla="*/ T20 w 1044"/>
                                <a:gd name="T22" fmla="+- 0 867 281"/>
                                <a:gd name="T23" fmla="*/ 867 h 677"/>
                                <a:gd name="T24" fmla="+- 0 369 336"/>
                                <a:gd name="T25" fmla="*/ T24 w 1044"/>
                                <a:gd name="T26" fmla="+- 0 924 281"/>
                                <a:gd name="T27" fmla="*/ 924 h 677"/>
                                <a:gd name="T28" fmla="+- 0 426 336"/>
                                <a:gd name="T29" fmla="*/ T28 w 1044"/>
                                <a:gd name="T30" fmla="+- 0 955 281"/>
                                <a:gd name="T31" fmla="*/ 955 h 677"/>
                                <a:gd name="T32" fmla="+- 0 449 336"/>
                                <a:gd name="T33" fmla="*/ T32 w 1044"/>
                                <a:gd name="T34" fmla="+- 0 958 281"/>
                                <a:gd name="T35" fmla="*/ 958 h 677"/>
                                <a:gd name="T36" fmla="+- 0 1290 336"/>
                                <a:gd name="T37" fmla="*/ T36 w 1044"/>
                                <a:gd name="T38" fmla="+- 0 955 281"/>
                                <a:gd name="T39" fmla="*/ 955 h 677"/>
                                <a:gd name="T40" fmla="+- 0 1347 336"/>
                                <a:gd name="T41" fmla="*/ T40 w 1044"/>
                                <a:gd name="T42" fmla="+- 0 925 281"/>
                                <a:gd name="T43" fmla="*/ 925 h 677"/>
                                <a:gd name="T44" fmla="+- 0 1378 336"/>
                                <a:gd name="T45" fmla="*/ T44 w 1044"/>
                                <a:gd name="T46" fmla="+- 0 868 281"/>
                                <a:gd name="T47" fmla="*/ 868 h 677"/>
                                <a:gd name="T48" fmla="+- 0 1380 336"/>
                                <a:gd name="T49" fmla="*/ T48 w 1044"/>
                                <a:gd name="T50" fmla="+- 0 845 281"/>
                                <a:gd name="T51" fmla="*/ 845 h 677"/>
                                <a:gd name="T52" fmla="+- 0 1378 336"/>
                                <a:gd name="T53" fmla="*/ T52 w 1044"/>
                                <a:gd name="T54" fmla="+- 0 371 281"/>
                                <a:gd name="T55" fmla="*/ 371 h 677"/>
                                <a:gd name="T56" fmla="+- 0 1347 336"/>
                                <a:gd name="T57" fmla="*/ T56 w 1044"/>
                                <a:gd name="T58" fmla="+- 0 314 281"/>
                                <a:gd name="T59" fmla="*/ 314 h 677"/>
                                <a:gd name="T60" fmla="+- 0 1290 336"/>
                                <a:gd name="T61" fmla="*/ T60 w 1044"/>
                                <a:gd name="T62" fmla="+- 0 283 281"/>
                                <a:gd name="T63" fmla="*/ 283 h 677"/>
                                <a:gd name="T64" fmla="+- 0 1267 336"/>
                                <a:gd name="T65" fmla="*/ T64 w 1044"/>
                                <a:gd name="T66" fmla="+- 0 281 281"/>
                                <a:gd name="T67" fmla="*/ 281 h 6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44" h="677">
                                  <a:moveTo>
                                    <a:pt x="931" y="0"/>
                                  </a:moveTo>
                                  <a:lnTo>
                                    <a:pt x="90" y="2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2" y="9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2" y="586"/>
                                  </a:lnTo>
                                  <a:lnTo>
                                    <a:pt x="33" y="643"/>
                                  </a:lnTo>
                                  <a:lnTo>
                                    <a:pt x="90" y="674"/>
                                  </a:lnTo>
                                  <a:lnTo>
                                    <a:pt x="113" y="677"/>
                                  </a:lnTo>
                                  <a:lnTo>
                                    <a:pt x="954" y="674"/>
                                  </a:lnTo>
                                  <a:lnTo>
                                    <a:pt x="1011" y="644"/>
                                  </a:lnTo>
                                  <a:lnTo>
                                    <a:pt x="1042" y="587"/>
                                  </a:lnTo>
                                  <a:lnTo>
                                    <a:pt x="1044" y="564"/>
                                  </a:lnTo>
                                  <a:lnTo>
                                    <a:pt x="1042" y="90"/>
                                  </a:lnTo>
                                  <a:lnTo>
                                    <a:pt x="1011" y="33"/>
                                  </a:lnTo>
                                  <a:lnTo>
                                    <a:pt x="954" y="2"/>
                                  </a:lnTo>
                                  <a:lnTo>
                                    <a:pt x="9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7" name="Group 552"/>
                        <wpg:cNvGrpSpPr>
                          <a:grpSpLocks/>
                        </wpg:cNvGrpSpPr>
                        <wpg:grpSpPr bwMode="auto">
                          <a:xfrm>
                            <a:off x="319" y="262"/>
                            <a:ext cx="1078" cy="716"/>
                            <a:chOff x="319" y="262"/>
                            <a:chExt cx="1078" cy="716"/>
                          </a:xfrm>
                        </wpg:grpSpPr>
                        <wps:wsp>
                          <wps:cNvPr id="578" name="Freeform 572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39 319"/>
                                <a:gd name="T1" fmla="*/ T0 w 1078"/>
                                <a:gd name="T2" fmla="+- 0 955 262"/>
                                <a:gd name="T3" fmla="*/ 955 h 716"/>
                                <a:gd name="T4" fmla="+- 0 377 319"/>
                                <a:gd name="T5" fmla="*/ T4 w 1078"/>
                                <a:gd name="T6" fmla="+- 0 955 262"/>
                                <a:gd name="T7" fmla="*/ 955 h 716"/>
                                <a:gd name="T8" fmla="+- 0 389 319"/>
                                <a:gd name="T9" fmla="*/ T8 w 1078"/>
                                <a:gd name="T10" fmla="+- 0 962 262"/>
                                <a:gd name="T11" fmla="*/ 962 h 716"/>
                                <a:gd name="T12" fmla="+- 0 398 319"/>
                                <a:gd name="T13" fmla="*/ T12 w 1078"/>
                                <a:gd name="T14" fmla="+- 0 967 262"/>
                                <a:gd name="T15" fmla="*/ 967 h 716"/>
                                <a:gd name="T16" fmla="+- 0 413 319"/>
                                <a:gd name="T17" fmla="*/ T16 w 1078"/>
                                <a:gd name="T18" fmla="+- 0 972 262"/>
                                <a:gd name="T19" fmla="*/ 972 h 716"/>
                                <a:gd name="T20" fmla="+- 0 437 319"/>
                                <a:gd name="T21" fmla="*/ T20 w 1078"/>
                                <a:gd name="T22" fmla="+- 0 977 262"/>
                                <a:gd name="T23" fmla="*/ 977 h 716"/>
                                <a:gd name="T24" fmla="+- 0 1282 319"/>
                                <a:gd name="T25" fmla="*/ T24 w 1078"/>
                                <a:gd name="T26" fmla="+- 0 977 262"/>
                                <a:gd name="T27" fmla="*/ 977 h 716"/>
                                <a:gd name="T28" fmla="+- 0 1306 319"/>
                                <a:gd name="T29" fmla="*/ T28 w 1078"/>
                                <a:gd name="T30" fmla="+- 0 972 262"/>
                                <a:gd name="T31" fmla="*/ 972 h 716"/>
                                <a:gd name="T32" fmla="+- 0 1318 319"/>
                                <a:gd name="T33" fmla="*/ T32 w 1078"/>
                                <a:gd name="T34" fmla="+- 0 967 262"/>
                                <a:gd name="T35" fmla="*/ 967 h 716"/>
                                <a:gd name="T36" fmla="+- 0 1330 319"/>
                                <a:gd name="T37" fmla="*/ T36 w 1078"/>
                                <a:gd name="T38" fmla="+- 0 960 262"/>
                                <a:gd name="T39" fmla="*/ 960 h 716"/>
                                <a:gd name="T40" fmla="+- 0 1339 319"/>
                                <a:gd name="T41" fmla="*/ T40 w 1078"/>
                                <a:gd name="T42" fmla="+- 0 955 262"/>
                                <a:gd name="T43" fmla="*/ 955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20" y="693"/>
                                  </a:moveTo>
                                  <a:lnTo>
                                    <a:pt x="58" y="693"/>
                                  </a:lnTo>
                                  <a:lnTo>
                                    <a:pt x="70" y="700"/>
                                  </a:lnTo>
                                  <a:lnTo>
                                    <a:pt x="79" y="705"/>
                                  </a:lnTo>
                                  <a:lnTo>
                                    <a:pt x="94" y="710"/>
                                  </a:lnTo>
                                  <a:lnTo>
                                    <a:pt x="118" y="715"/>
                                  </a:lnTo>
                                  <a:lnTo>
                                    <a:pt x="963" y="715"/>
                                  </a:lnTo>
                                  <a:lnTo>
                                    <a:pt x="987" y="710"/>
                                  </a:lnTo>
                                  <a:lnTo>
                                    <a:pt x="999" y="705"/>
                                  </a:lnTo>
                                  <a:lnTo>
                                    <a:pt x="1011" y="698"/>
                                  </a:lnTo>
                                  <a:lnTo>
                                    <a:pt x="1020" y="69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9" name="Freeform 571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58 319"/>
                                <a:gd name="T1" fmla="*/ T0 w 1078"/>
                                <a:gd name="T2" fmla="+- 0 938 262"/>
                                <a:gd name="T3" fmla="*/ 938 h 716"/>
                                <a:gd name="T4" fmla="+- 0 358 319"/>
                                <a:gd name="T5" fmla="*/ T4 w 1078"/>
                                <a:gd name="T6" fmla="+- 0 938 262"/>
                                <a:gd name="T7" fmla="*/ 938 h 716"/>
                                <a:gd name="T8" fmla="+- 0 358 319"/>
                                <a:gd name="T9" fmla="*/ T8 w 1078"/>
                                <a:gd name="T10" fmla="+- 0 941 262"/>
                                <a:gd name="T11" fmla="*/ 941 h 716"/>
                                <a:gd name="T12" fmla="+- 0 374 319"/>
                                <a:gd name="T13" fmla="*/ T12 w 1078"/>
                                <a:gd name="T14" fmla="+- 0 953 262"/>
                                <a:gd name="T15" fmla="*/ 953 h 716"/>
                                <a:gd name="T16" fmla="+- 0 374 319"/>
                                <a:gd name="T17" fmla="*/ T16 w 1078"/>
                                <a:gd name="T18" fmla="+- 0 955 262"/>
                                <a:gd name="T19" fmla="*/ 955 h 716"/>
                                <a:gd name="T20" fmla="+- 0 1342 319"/>
                                <a:gd name="T21" fmla="*/ T20 w 1078"/>
                                <a:gd name="T22" fmla="+- 0 955 262"/>
                                <a:gd name="T23" fmla="*/ 955 h 716"/>
                                <a:gd name="T24" fmla="+- 0 1342 319"/>
                                <a:gd name="T25" fmla="*/ T24 w 1078"/>
                                <a:gd name="T26" fmla="+- 0 953 262"/>
                                <a:gd name="T27" fmla="*/ 953 h 716"/>
                                <a:gd name="T28" fmla="+- 0 1358 319"/>
                                <a:gd name="T29" fmla="*/ T28 w 1078"/>
                                <a:gd name="T30" fmla="+- 0 941 262"/>
                                <a:gd name="T31" fmla="*/ 941 h 716"/>
                                <a:gd name="T32" fmla="+- 0 1358 319"/>
                                <a:gd name="T33" fmla="*/ T32 w 1078"/>
                                <a:gd name="T34" fmla="+- 0 938 262"/>
                                <a:gd name="T35" fmla="*/ 938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39" y="676"/>
                                  </a:moveTo>
                                  <a:lnTo>
                                    <a:pt x="39" y="676"/>
                                  </a:lnTo>
                                  <a:lnTo>
                                    <a:pt x="39" y="679"/>
                                  </a:lnTo>
                                  <a:lnTo>
                                    <a:pt x="55" y="691"/>
                                  </a:lnTo>
                                  <a:lnTo>
                                    <a:pt x="55" y="693"/>
                                  </a:lnTo>
                                  <a:lnTo>
                                    <a:pt x="1023" y="693"/>
                                  </a:lnTo>
                                  <a:lnTo>
                                    <a:pt x="1023" y="691"/>
                                  </a:lnTo>
                                  <a:lnTo>
                                    <a:pt x="1039" y="679"/>
                                  </a:lnTo>
                                  <a:lnTo>
                                    <a:pt x="1039" y="67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0" name="Freeform 570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42 319"/>
                                <a:gd name="T1" fmla="*/ T0 w 1078"/>
                                <a:gd name="T2" fmla="+- 0 286 262"/>
                                <a:gd name="T3" fmla="*/ 286 h 716"/>
                                <a:gd name="T4" fmla="+- 0 374 319"/>
                                <a:gd name="T5" fmla="*/ T4 w 1078"/>
                                <a:gd name="T6" fmla="+- 0 286 262"/>
                                <a:gd name="T7" fmla="*/ 286 h 716"/>
                                <a:gd name="T8" fmla="+- 0 358 319"/>
                                <a:gd name="T9" fmla="*/ T8 w 1078"/>
                                <a:gd name="T10" fmla="+- 0 300 262"/>
                                <a:gd name="T11" fmla="*/ 300 h 716"/>
                                <a:gd name="T12" fmla="+- 0 355 319"/>
                                <a:gd name="T13" fmla="*/ T12 w 1078"/>
                                <a:gd name="T14" fmla="+- 0 302 262"/>
                                <a:gd name="T15" fmla="*/ 302 h 716"/>
                                <a:gd name="T16" fmla="+- 0 341 319"/>
                                <a:gd name="T17" fmla="*/ T16 w 1078"/>
                                <a:gd name="T18" fmla="+- 0 319 262"/>
                                <a:gd name="T19" fmla="*/ 319 h 716"/>
                                <a:gd name="T20" fmla="+- 0 341 319"/>
                                <a:gd name="T21" fmla="*/ T20 w 1078"/>
                                <a:gd name="T22" fmla="+- 0 322 262"/>
                                <a:gd name="T23" fmla="*/ 322 h 716"/>
                                <a:gd name="T24" fmla="+- 0 334 319"/>
                                <a:gd name="T25" fmla="*/ T24 w 1078"/>
                                <a:gd name="T26" fmla="+- 0 331 262"/>
                                <a:gd name="T27" fmla="*/ 331 h 716"/>
                                <a:gd name="T28" fmla="+- 0 324 319"/>
                                <a:gd name="T29" fmla="*/ T28 w 1078"/>
                                <a:gd name="T30" fmla="+- 0 355 262"/>
                                <a:gd name="T31" fmla="*/ 355 h 716"/>
                                <a:gd name="T32" fmla="+- 0 322 319"/>
                                <a:gd name="T33" fmla="*/ T32 w 1078"/>
                                <a:gd name="T34" fmla="+- 0 367 262"/>
                                <a:gd name="T35" fmla="*/ 367 h 716"/>
                                <a:gd name="T36" fmla="+- 0 319 319"/>
                                <a:gd name="T37" fmla="*/ T36 w 1078"/>
                                <a:gd name="T38" fmla="+- 0 382 262"/>
                                <a:gd name="T39" fmla="*/ 382 h 716"/>
                                <a:gd name="T40" fmla="+- 0 319 319"/>
                                <a:gd name="T41" fmla="*/ T40 w 1078"/>
                                <a:gd name="T42" fmla="+- 0 859 262"/>
                                <a:gd name="T43" fmla="*/ 859 h 716"/>
                                <a:gd name="T44" fmla="+- 0 322 319"/>
                                <a:gd name="T45" fmla="*/ T44 w 1078"/>
                                <a:gd name="T46" fmla="+- 0 874 262"/>
                                <a:gd name="T47" fmla="*/ 874 h 716"/>
                                <a:gd name="T48" fmla="+- 0 324 319"/>
                                <a:gd name="T49" fmla="*/ T48 w 1078"/>
                                <a:gd name="T50" fmla="+- 0 886 262"/>
                                <a:gd name="T51" fmla="*/ 886 h 716"/>
                                <a:gd name="T52" fmla="+- 0 334 319"/>
                                <a:gd name="T53" fmla="*/ T52 w 1078"/>
                                <a:gd name="T54" fmla="+- 0 910 262"/>
                                <a:gd name="T55" fmla="*/ 910 h 716"/>
                                <a:gd name="T56" fmla="+- 0 341 319"/>
                                <a:gd name="T57" fmla="*/ T56 w 1078"/>
                                <a:gd name="T58" fmla="+- 0 919 262"/>
                                <a:gd name="T59" fmla="*/ 919 h 716"/>
                                <a:gd name="T60" fmla="+- 0 341 319"/>
                                <a:gd name="T61" fmla="*/ T60 w 1078"/>
                                <a:gd name="T62" fmla="+- 0 922 262"/>
                                <a:gd name="T63" fmla="*/ 922 h 716"/>
                                <a:gd name="T64" fmla="+- 0 355 319"/>
                                <a:gd name="T65" fmla="*/ T64 w 1078"/>
                                <a:gd name="T66" fmla="+- 0 938 262"/>
                                <a:gd name="T67" fmla="*/ 938 h 716"/>
                                <a:gd name="T68" fmla="+- 0 430 319"/>
                                <a:gd name="T69" fmla="*/ T68 w 1078"/>
                                <a:gd name="T70" fmla="+- 0 938 262"/>
                                <a:gd name="T71" fmla="*/ 938 h 716"/>
                                <a:gd name="T72" fmla="+- 0 420 319"/>
                                <a:gd name="T73" fmla="*/ T72 w 1078"/>
                                <a:gd name="T74" fmla="+- 0 936 262"/>
                                <a:gd name="T75" fmla="*/ 936 h 716"/>
                                <a:gd name="T76" fmla="+- 0 413 319"/>
                                <a:gd name="T77" fmla="*/ T76 w 1078"/>
                                <a:gd name="T78" fmla="+- 0 931 262"/>
                                <a:gd name="T79" fmla="*/ 931 h 716"/>
                                <a:gd name="T80" fmla="+- 0 403 319"/>
                                <a:gd name="T81" fmla="*/ T80 w 1078"/>
                                <a:gd name="T82" fmla="+- 0 929 262"/>
                                <a:gd name="T83" fmla="*/ 929 h 716"/>
                                <a:gd name="T84" fmla="+- 0 396 319"/>
                                <a:gd name="T85" fmla="*/ T84 w 1078"/>
                                <a:gd name="T86" fmla="+- 0 924 262"/>
                                <a:gd name="T87" fmla="*/ 924 h 716"/>
                                <a:gd name="T88" fmla="+- 0 398 319"/>
                                <a:gd name="T89" fmla="*/ T88 w 1078"/>
                                <a:gd name="T90" fmla="+- 0 924 262"/>
                                <a:gd name="T91" fmla="*/ 924 h 716"/>
                                <a:gd name="T92" fmla="+- 0 387 319"/>
                                <a:gd name="T93" fmla="*/ T92 w 1078"/>
                                <a:gd name="T94" fmla="+- 0 914 262"/>
                                <a:gd name="T95" fmla="*/ 914 h 716"/>
                                <a:gd name="T96" fmla="+- 0 384 319"/>
                                <a:gd name="T97" fmla="*/ T96 w 1078"/>
                                <a:gd name="T98" fmla="+- 0 914 262"/>
                                <a:gd name="T99" fmla="*/ 914 h 716"/>
                                <a:gd name="T100" fmla="+- 0 370 319"/>
                                <a:gd name="T101" fmla="*/ T100 w 1078"/>
                                <a:gd name="T102" fmla="+- 0 898 262"/>
                                <a:gd name="T103" fmla="*/ 898 h 716"/>
                                <a:gd name="T104" fmla="+- 0 371 319"/>
                                <a:gd name="T105" fmla="*/ T104 w 1078"/>
                                <a:gd name="T106" fmla="+- 0 898 262"/>
                                <a:gd name="T107" fmla="*/ 898 h 716"/>
                                <a:gd name="T108" fmla="+- 0 362 319"/>
                                <a:gd name="T109" fmla="*/ T108 w 1078"/>
                                <a:gd name="T110" fmla="+- 0 881 262"/>
                                <a:gd name="T111" fmla="*/ 881 h 716"/>
                                <a:gd name="T112" fmla="+- 0 360 319"/>
                                <a:gd name="T113" fmla="*/ T112 w 1078"/>
                                <a:gd name="T114" fmla="+- 0 874 262"/>
                                <a:gd name="T115" fmla="*/ 874 h 716"/>
                                <a:gd name="T116" fmla="+- 0 355 319"/>
                                <a:gd name="T117" fmla="*/ T116 w 1078"/>
                                <a:gd name="T118" fmla="+- 0 854 262"/>
                                <a:gd name="T119" fmla="*/ 854 h 716"/>
                                <a:gd name="T120" fmla="+- 0 355 319"/>
                                <a:gd name="T121" fmla="*/ T120 w 1078"/>
                                <a:gd name="T122" fmla="+- 0 384 262"/>
                                <a:gd name="T123" fmla="*/ 384 h 716"/>
                                <a:gd name="T124" fmla="+- 0 362 319"/>
                                <a:gd name="T125" fmla="*/ T124 w 1078"/>
                                <a:gd name="T126" fmla="+- 0 355 262"/>
                                <a:gd name="T127" fmla="*/ 355 h 716"/>
                                <a:gd name="T128" fmla="+- 0 370 319"/>
                                <a:gd name="T129" fmla="*/ T128 w 1078"/>
                                <a:gd name="T130" fmla="+- 0 343 262"/>
                                <a:gd name="T131" fmla="*/ 343 h 716"/>
                                <a:gd name="T132" fmla="+- 0 370 319"/>
                                <a:gd name="T133" fmla="*/ T132 w 1078"/>
                                <a:gd name="T134" fmla="+- 0 343 262"/>
                                <a:gd name="T135" fmla="*/ 343 h 716"/>
                                <a:gd name="T136" fmla="+- 0 382 319"/>
                                <a:gd name="T137" fmla="*/ T136 w 1078"/>
                                <a:gd name="T138" fmla="+- 0 329 262"/>
                                <a:gd name="T139" fmla="*/ 329 h 716"/>
                                <a:gd name="T140" fmla="+- 0 382 319"/>
                                <a:gd name="T141" fmla="*/ T140 w 1078"/>
                                <a:gd name="T142" fmla="+- 0 329 262"/>
                                <a:gd name="T143" fmla="*/ 329 h 716"/>
                                <a:gd name="T144" fmla="+- 0 384 319"/>
                                <a:gd name="T145" fmla="*/ T144 w 1078"/>
                                <a:gd name="T146" fmla="+- 0 326 262"/>
                                <a:gd name="T147" fmla="*/ 326 h 716"/>
                                <a:gd name="T148" fmla="+- 0 384 319"/>
                                <a:gd name="T149" fmla="*/ T148 w 1078"/>
                                <a:gd name="T150" fmla="+- 0 326 262"/>
                                <a:gd name="T151" fmla="*/ 326 h 716"/>
                                <a:gd name="T152" fmla="+- 0 398 319"/>
                                <a:gd name="T153" fmla="*/ T152 w 1078"/>
                                <a:gd name="T154" fmla="+- 0 314 262"/>
                                <a:gd name="T155" fmla="*/ 314 h 716"/>
                                <a:gd name="T156" fmla="+- 0 399 319"/>
                                <a:gd name="T157" fmla="*/ T156 w 1078"/>
                                <a:gd name="T158" fmla="+- 0 314 262"/>
                                <a:gd name="T159" fmla="*/ 314 h 716"/>
                                <a:gd name="T160" fmla="+- 0 406 319"/>
                                <a:gd name="T161" fmla="*/ T160 w 1078"/>
                                <a:gd name="T162" fmla="+- 0 310 262"/>
                                <a:gd name="T163" fmla="*/ 310 h 716"/>
                                <a:gd name="T164" fmla="+- 0 415 319"/>
                                <a:gd name="T165" fmla="*/ T164 w 1078"/>
                                <a:gd name="T166" fmla="+- 0 307 262"/>
                                <a:gd name="T167" fmla="*/ 307 h 716"/>
                                <a:gd name="T168" fmla="+- 0 422 319"/>
                                <a:gd name="T169" fmla="*/ T168 w 1078"/>
                                <a:gd name="T170" fmla="+- 0 305 262"/>
                                <a:gd name="T171" fmla="*/ 305 h 716"/>
                                <a:gd name="T172" fmla="+- 0 442 319"/>
                                <a:gd name="T173" fmla="*/ T172 w 1078"/>
                                <a:gd name="T174" fmla="+- 0 300 262"/>
                                <a:gd name="T175" fmla="*/ 300 h 716"/>
                                <a:gd name="T176" fmla="+- 0 1358 319"/>
                                <a:gd name="T177" fmla="*/ T176 w 1078"/>
                                <a:gd name="T178" fmla="+- 0 300 262"/>
                                <a:gd name="T179" fmla="*/ 300 h 716"/>
                                <a:gd name="T180" fmla="+- 0 1342 319"/>
                                <a:gd name="T181" fmla="*/ T180 w 1078"/>
                                <a:gd name="T182" fmla="+- 0 286 262"/>
                                <a:gd name="T183" fmla="*/ 286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  <a:cxn ang="0">
                                  <a:pos x="T89" y="T91"/>
                                </a:cxn>
                                <a:cxn ang="0">
                                  <a:pos x="T93" y="T95"/>
                                </a:cxn>
                                <a:cxn ang="0">
                                  <a:pos x="T97" y="T99"/>
                                </a:cxn>
                                <a:cxn ang="0">
                                  <a:pos x="T101" y="T103"/>
                                </a:cxn>
                                <a:cxn ang="0">
                                  <a:pos x="T105" y="T107"/>
                                </a:cxn>
                                <a:cxn ang="0">
                                  <a:pos x="T109" y="T111"/>
                                </a:cxn>
                                <a:cxn ang="0">
                                  <a:pos x="T113" y="T115"/>
                                </a:cxn>
                                <a:cxn ang="0">
                                  <a:pos x="T117" y="T119"/>
                                </a:cxn>
                                <a:cxn ang="0">
                                  <a:pos x="T121" y="T123"/>
                                </a:cxn>
                                <a:cxn ang="0">
                                  <a:pos x="T125" y="T127"/>
                                </a:cxn>
                                <a:cxn ang="0">
                                  <a:pos x="T129" y="T131"/>
                                </a:cxn>
                                <a:cxn ang="0">
                                  <a:pos x="T133" y="T135"/>
                                </a:cxn>
                                <a:cxn ang="0">
                                  <a:pos x="T137" y="T139"/>
                                </a:cxn>
                                <a:cxn ang="0">
                                  <a:pos x="T141" y="T143"/>
                                </a:cxn>
                                <a:cxn ang="0">
                                  <a:pos x="T145" y="T147"/>
                                </a:cxn>
                                <a:cxn ang="0">
                                  <a:pos x="T149" y="T151"/>
                                </a:cxn>
                                <a:cxn ang="0">
                                  <a:pos x="T153" y="T155"/>
                                </a:cxn>
                                <a:cxn ang="0">
                                  <a:pos x="T157" y="T159"/>
                                </a:cxn>
                                <a:cxn ang="0">
                                  <a:pos x="T161" y="T163"/>
                                </a:cxn>
                                <a:cxn ang="0">
                                  <a:pos x="T165" y="T167"/>
                                </a:cxn>
                                <a:cxn ang="0">
                                  <a:pos x="T169" y="T171"/>
                                </a:cxn>
                                <a:cxn ang="0">
                                  <a:pos x="T173" y="T175"/>
                                </a:cxn>
                                <a:cxn ang="0">
                                  <a:pos x="T177" y="T179"/>
                                </a:cxn>
                                <a:cxn ang="0">
                                  <a:pos x="T181" y="T183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23" y="24"/>
                                  </a:moveTo>
                                  <a:lnTo>
                                    <a:pt x="55" y="24"/>
                                  </a:lnTo>
                                  <a:lnTo>
                                    <a:pt x="39" y="38"/>
                                  </a:lnTo>
                                  <a:lnTo>
                                    <a:pt x="36" y="40"/>
                                  </a:lnTo>
                                  <a:lnTo>
                                    <a:pt x="22" y="57"/>
                                  </a:lnTo>
                                  <a:lnTo>
                                    <a:pt x="22" y="60"/>
                                  </a:lnTo>
                                  <a:lnTo>
                                    <a:pt x="15" y="69"/>
                                  </a:lnTo>
                                  <a:lnTo>
                                    <a:pt x="5" y="93"/>
                                  </a:lnTo>
                                  <a:lnTo>
                                    <a:pt x="3" y="105"/>
                                  </a:lnTo>
                                  <a:lnTo>
                                    <a:pt x="0" y="120"/>
                                  </a:lnTo>
                                  <a:lnTo>
                                    <a:pt x="0" y="597"/>
                                  </a:lnTo>
                                  <a:lnTo>
                                    <a:pt x="3" y="612"/>
                                  </a:lnTo>
                                  <a:lnTo>
                                    <a:pt x="5" y="624"/>
                                  </a:lnTo>
                                  <a:lnTo>
                                    <a:pt x="15" y="648"/>
                                  </a:lnTo>
                                  <a:lnTo>
                                    <a:pt x="22" y="657"/>
                                  </a:lnTo>
                                  <a:lnTo>
                                    <a:pt x="22" y="660"/>
                                  </a:lnTo>
                                  <a:lnTo>
                                    <a:pt x="36" y="676"/>
                                  </a:lnTo>
                                  <a:lnTo>
                                    <a:pt x="111" y="676"/>
                                  </a:lnTo>
                                  <a:lnTo>
                                    <a:pt x="101" y="674"/>
                                  </a:lnTo>
                                  <a:lnTo>
                                    <a:pt x="94" y="669"/>
                                  </a:lnTo>
                                  <a:lnTo>
                                    <a:pt x="84" y="667"/>
                                  </a:lnTo>
                                  <a:lnTo>
                                    <a:pt x="77" y="662"/>
                                  </a:lnTo>
                                  <a:lnTo>
                                    <a:pt x="79" y="662"/>
                                  </a:lnTo>
                                  <a:lnTo>
                                    <a:pt x="68" y="652"/>
                                  </a:lnTo>
                                  <a:lnTo>
                                    <a:pt x="65" y="652"/>
                                  </a:lnTo>
                                  <a:lnTo>
                                    <a:pt x="51" y="636"/>
                                  </a:lnTo>
                                  <a:lnTo>
                                    <a:pt x="52" y="636"/>
                                  </a:lnTo>
                                  <a:lnTo>
                                    <a:pt x="43" y="619"/>
                                  </a:lnTo>
                                  <a:lnTo>
                                    <a:pt x="41" y="612"/>
                                  </a:lnTo>
                                  <a:lnTo>
                                    <a:pt x="36" y="592"/>
                                  </a:lnTo>
                                  <a:lnTo>
                                    <a:pt x="36" y="122"/>
                                  </a:lnTo>
                                  <a:lnTo>
                                    <a:pt x="43" y="93"/>
                                  </a:lnTo>
                                  <a:lnTo>
                                    <a:pt x="51" y="81"/>
                                  </a:lnTo>
                                  <a:lnTo>
                                    <a:pt x="63" y="67"/>
                                  </a:lnTo>
                                  <a:lnTo>
                                    <a:pt x="65" y="64"/>
                                  </a:lnTo>
                                  <a:lnTo>
                                    <a:pt x="79" y="52"/>
                                  </a:lnTo>
                                  <a:lnTo>
                                    <a:pt x="80" y="52"/>
                                  </a:lnTo>
                                  <a:lnTo>
                                    <a:pt x="87" y="48"/>
                                  </a:lnTo>
                                  <a:lnTo>
                                    <a:pt x="96" y="45"/>
                                  </a:lnTo>
                                  <a:lnTo>
                                    <a:pt x="103" y="43"/>
                                  </a:lnTo>
                                  <a:lnTo>
                                    <a:pt x="123" y="38"/>
                                  </a:lnTo>
                                  <a:lnTo>
                                    <a:pt x="1039" y="38"/>
                                  </a:lnTo>
                                  <a:lnTo>
                                    <a:pt x="1023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1" name="Freeform 569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34 319"/>
                                <a:gd name="T1" fmla="*/ T0 w 1078"/>
                                <a:gd name="T2" fmla="+- 0 910 262"/>
                                <a:gd name="T3" fmla="*/ 910 h 716"/>
                                <a:gd name="T4" fmla="+- 0 1318 319"/>
                                <a:gd name="T5" fmla="*/ T4 w 1078"/>
                                <a:gd name="T6" fmla="+- 0 924 262"/>
                                <a:gd name="T7" fmla="*/ 924 h 716"/>
                                <a:gd name="T8" fmla="+- 0 1320 319"/>
                                <a:gd name="T9" fmla="*/ T8 w 1078"/>
                                <a:gd name="T10" fmla="+- 0 924 262"/>
                                <a:gd name="T11" fmla="*/ 924 h 716"/>
                                <a:gd name="T12" fmla="+- 0 1301 319"/>
                                <a:gd name="T13" fmla="*/ T12 w 1078"/>
                                <a:gd name="T14" fmla="+- 0 934 262"/>
                                <a:gd name="T15" fmla="*/ 934 h 716"/>
                                <a:gd name="T16" fmla="+- 0 1294 319"/>
                                <a:gd name="T17" fmla="*/ T16 w 1078"/>
                                <a:gd name="T18" fmla="+- 0 936 262"/>
                                <a:gd name="T19" fmla="*/ 936 h 716"/>
                                <a:gd name="T20" fmla="+- 0 1284 319"/>
                                <a:gd name="T21" fmla="*/ T20 w 1078"/>
                                <a:gd name="T22" fmla="+- 0 938 262"/>
                                <a:gd name="T23" fmla="*/ 938 h 716"/>
                                <a:gd name="T24" fmla="+- 0 1361 319"/>
                                <a:gd name="T25" fmla="*/ T24 w 1078"/>
                                <a:gd name="T26" fmla="+- 0 938 262"/>
                                <a:gd name="T27" fmla="*/ 938 h 716"/>
                                <a:gd name="T28" fmla="+- 0 1361 319"/>
                                <a:gd name="T29" fmla="*/ T28 w 1078"/>
                                <a:gd name="T30" fmla="+- 0 936 262"/>
                                <a:gd name="T31" fmla="*/ 936 h 716"/>
                                <a:gd name="T32" fmla="+- 0 1375 319"/>
                                <a:gd name="T33" fmla="*/ T32 w 1078"/>
                                <a:gd name="T34" fmla="+- 0 922 262"/>
                                <a:gd name="T35" fmla="*/ 922 h 716"/>
                                <a:gd name="T36" fmla="+- 0 1375 319"/>
                                <a:gd name="T37" fmla="*/ T36 w 1078"/>
                                <a:gd name="T38" fmla="+- 0 919 262"/>
                                <a:gd name="T39" fmla="*/ 919 h 716"/>
                                <a:gd name="T40" fmla="+- 0 1378 319"/>
                                <a:gd name="T41" fmla="*/ T40 w 1078"/>
                                <a:gd name="T42" fmla="+- 0 914 262"/>
                                <a:gd name="T43" fmla="*/ 914 h 716"/>
                                <a:gd name="T44" fmla="+- 0 1332 319"/>
                                <a:gd name="T45" fmla="*/ T44 w 1078"/>
                                <a:gd name="T46" fmla="+- 0 914 262"/>
                                <a:gd name="T47" fmla="*/ 914 h 716"/>
                                <a:gd name="T48" fmla="+- 0 1334 319"/>
                                <a:gd name="T49" fmla="*/ T48 w 1078"/>
                                <a:gd name="T50" fmla="+- 0 910 262"/>
                                <a:gd name="T51" fmla="*/ 910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15" y="648"/>
                                  </a:moveTo>
                                  <a:lnTo>
                                    <a:pt x="999" y="662"/>
                                  </a:lnTo>
                                  <a:lnTo>
                                    <a:pt x="1001" y="662"/>
                                  </a:lnTo>
                                  <a:lnTo>
                                    <a:pt x="982" y="672"/>
                                  </a:lnTo>
                                  <a:lnTo>
                                    <a:pt x="975" y="674"/>
                                  </a:lnTo>
                                  <a:lnTo>
                                    <a:pt x="965" y="676"/>
                                  </a:lnTo>
                                  <a:lnTo>
                                    <a:pt x="1042" y="676"/>
                                  </a:lnTo>
                                  <a:lnTo>
                                    <a:pt x="1042" y="674"/>
                                  </a:lnTo>
                                  <a:lnTo>
                                    <a:pt x="1056" y="660"/>
                                  </a:lnTo>
                                  <a:lnTo>
                                    <a:pt x="1056" y="657"/>
                                  </a:lnTo>
                                  <a:lnTo>
                                    <a:pt x="1059" y="652"/>
                                  </a:lnTo>
                                  <a:lnTo>
                                    <a:pt x="1013" y="652"/>
                                  </a:lnTo>
                                  <a:lnTo>
                                    <a:pt x="101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2" name="Freeform 568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382 319"/>
                                <a:gd name="T1" fmla="*/ T0 w 1078"/>
                                <a:gd name="T2" fmla="+- 0 910 262"/>
                                <a:gd name="T3" fmla="*/ 910 h 716"/>
                                <a:gd name="T4" fmla="+- 0 384 319"/>
                                <a:gd name="T5" fmla="*/ T4 w 1078"/>
                                <a:gd name="T6" fmla="+- 0 914 262"/>
                                <a:gd name="T7" fmla="*/ 914 h 716"/>
                                <a:gd name="T8" fmla="+- 0 387 319"/>
                                <a:gd name="T9" fmla="*/ T8 w 1078"/>
                                <a:gd name="T10" fmla="+- 0 914 262"/>
                                <a:gd name="T11" fmla="*/ 914 h 716"/>
                                <a:gd name="T12" fmla="+- 0 382 319"/>
                                <a:gd name="T13" fmla="*/ T12 w 1078"/>
                                <a:gd name="T14" fmla="+- 0 910 262"/>
                                <a:gd name="T15" fmla="*/ 910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63" y="648"/>
                                  </a:moveTo>
                                  <a:lnTo>
                                    <a:pt x="65" y="652"/>
                                  </a:lnTo>
                                  <a:lnTo>
                                    <a:pt x="68" y="652"/>
                                  </a:lnTo>
                                  <a:lnTo>
                                    <a:pt x="63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3" name="Freeform 567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86 319"/>
                                <a:gd name="T1" fmla="*/ T0 w 1078"/>
                                <a:gd name="T2" fmla="+- 0 898 262"/>
                                <a:gd name="T3" fmla="*/ 898 h 716"/>
                                <a:gd name="T4" fmla="+- 0 1346 319"/>
                                <a:gd name="T5" fmla="*/ T4 w 1078"/>
                                <a:gd name="T6" fmla="+- 0 898 262"/>
                                <a:gd name="T7" fmla="*/ 898 h 716"/>
                                <a:gd name="T8" fmla="+- 0 1332 319"/>
                                <a:gd name="T9" fmla="*/ T8 w 1078"/>
                                <a:gd name="T10" fmla="+- 0 914 262"/>
                                <a:gd name="T11" fmla="*/ 914 h 716"/>
                                <a:gd name="T12" fmla="+- 0 1378 319"/>
                                <a:gd name="T13" fmla="*/ T12 w 1078"/>
                                <a:gd name="T14" fmla="+- 0 914 262"/>
                                <a:gd name="T15" fmla="*/ 914 h 716"/>
                                <a:gd name="T16" fmla="+- 0 1382 319"/>
                                <a:gd name="T17" fmla="*/ T16 w 1078"/>
                                <a:gd name="T18" fmla="+- 0 907 262"/>
                                <a:gd name="T19" fmla="*/ 907 h 716"/>
                                <a:gd name="T20" fmla="+- 0 1386 319"/>
                                <a:gd name="T21" fmla="*/ T20 w 1078"/>
                                <a:gd name="T22" fmla="+- 0 898 262"/>
                                <a:gd name="T23" fmla="*/ 898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67" y="636"/>
                                  </a:moveTo>
                                  <a:lnTo>
                                    <a:pt x="1027" y="636"/>
                                  </a:lnTo>
                                  <a:lnTo>
                                    <a:pt x="1013" y="652"/>
                                  </a:lnTo>
                                  <a:lnTo>
                                    <a:pt x="1059" y="652"/>
                                  </a:lnTo>
                                  <a:lnTo>
                                    <a:pt x="1063" y="645"/>
                                  </a:lnTo>
                                  <a:lnTo>
                                    <a:pt x="1067" y="6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4" name="Freeform 566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371 319"/>
                                <a:gd name="T1" fmla="*/ T0 w 1078"/>
                                <a:gd name="T2" fmla="+- 0 898 262"/>
                                <a:gd name="T3" fmla="*/ 898 h 716"/>
                                <a:gd name="T4" fmla="+- 0 370 319"/>
                                <a:gd name="T5" fmla="*/ T4 w 1078"/>
                                <a:gd name="T6" fmla="+- 0 898 262"/>
                                <a:gd name="T7" fmla="*/ 898 h 716"/>
                                <a:gd name="T8" fmla="+- 0 372 319"/>
                                <a:gd name="T9" fmla="*/ T8 w 1078"/>
                                <a:gd name="T10" fmla="+- 0 900 262"/>
                                <a:gd name="T11" fmla="*/ 900 h 716"/>
                                <a:gd name="T12" fmla="+- 0 371 319"/>
                                <a:gd name="T13" fmla="*/ T12 w 1078"/>
                                <a:gd name="T14" fmla="+- 0 898 262"/>
                                <a:gd name="T15" fmla="*/ 898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52" y="636"/>
                                  </a:moveTo>
                                  <a:lnTo>
                                    <a:pt x="51" y="636"/>
                                  </a:lnTo>
                                  <a:lnTo>
                                    <a:pt x="53" y="638"/>
                                  </a:lnTo>
                                  <a:lnTo>
                                    <a:pt x="52" y="6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5" name="Freeform 565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44 319"/>
                                <a:gd name="T1" fmla="*/ T0 w 1078"/>
                                <a:gd name="T2" fmla="+- 0 341 262"/>
                                <a:gd name="T3" fmla="*/ 341 h 716"/>
                                <a:gd name="T4" fmla="+- 0 1349 319"/>
                                <a:gd name="T5" fmla="*/ T4 w 1078"/>
                                <a:gd name="T6" fmla="+- 0 350 262"/>
                                <a:gd name="T7" fmla="*/ 350 h 716"/>
                                <a:gd name="T8" fmla="+- 0 1354 319"/>
                                <a:gd name="T9" fmla="*/ T8 w 1078"/>
                                <a:gd name="T10" fmla="+- 0 358 262"/>
                                <a:gd name="T11" fmla="*/ 358 h 716"/>
                                <a:gd name="T12" fmla="+- 0 1358 319"/>
                                <a:gd name="T13" fmla="*/ T12 w 1078"/>
                                <a:gd name="T14" fmla="+- 0 377 262"/>
                                <a:gd name="T15" fmla="*/ 377 h 716"/>
                                <a:gd name="T16" fmla="+- 0 1361 319"/>
                                <a:gd name="T17" fmla="*/ T16 w 1078"/>
                                <a:gd name="T18" fmla="+- 0 384 262"/>
                                <a:gd name="T19" fmla="*/ 384 h 716"/>
                                <a:gd name="T20" fmla="+- 0 1361 319"/>
                                <a:gd name="T21" fmla="*/ T20 w 1078"/>
                                <a:gd name="T22" fmla="+- 0 857 262"/>
                                <a:gd name="T23" fmla="*/ 857 h 716"/>
                                <a:gd name="T24" fmla="+- 0 1358 319"/>
                                <a:gd name="T25" fmla="*/ T24 w 1078"/>
                                <a:gd name="T26" fmla="+- 0 866 262"/>
                                <a:gd name="T27" fmla="*/ 866 h 716"/>
                                <a:gd name="T28" fmla="+- 0 1356 319"/>
                                <a:gd name="T29" fmla="*/ T28 w 1078"/>
                                <a:gd name="T30" fmla="+- 0 874 262"/>
                                <a:gd name="T31" fmla="*/ 874 h 716"/>
                                <a:gd name="T32" fmla="+- 0 1354 319"/>
                                <a:gd name="T33" fmla="*/ T32 w 1078"/>
                                <a:gd name="T34" fmla="+- 0 883 262"/>
                                <a:gd name="T35" fmla="*/ 883 h 716"/>
                                <a:gd name="T36" fmla="+- 0 1349 319"/>
                                <a:gd name="T37" fmla="*/ T36 w 1078"/>
                                <a:gd name="T38" fmla="+- 0 890 262"/>
                                <a:gd name="T39" fmla="*/ 890 h 716"/>
                                <a:gd name="T40" fmla="+- 0 1344 319"/>
                                <a:gd name="T41" fmla="*/ T40 w 1078"/>
                                <a:gd name="T42" fmla="+- 0 900 262"/>
                                <a:gd name="T43" fmla="*/ 900 h 716"/>
                                <a:gd name="T44" fmla="+- 0 1346 319"/>
                                <a:gd name="T45" fmla="*/ T44 w 1078"/>
                                <a:gd name="T46" fmla="+- 0 898 262"/>
                                <a:gd name="T47" fmla="*/ 898 h 716"/>
                                <a:gd name="T48" fmla="+- 0 1386 319"/>
                                <a:gd name="T49" fmla="*/ T48 w 1078"/>
                                <a:gd name="T50" fmla="+- 0 898 262"/>
                                <a:gd name="T51" fmla="*/ 898 h 716"/>
                                <a:gd name="T52" fmla="+- 0 1392 319"/>
                                <a:gd name="T53" fmla="*/ T52 w 1078"/>
                                <a:gd name="T54" fmla="+- 0 883 262"/>
                                <a:gd name="T55" fmla="*/ 883 h 716"/>
                                <a:gd name="T56" fmla="+- 0 1394 319"/>
                                <a:gd name="T57" fmla="*/ T56 w 1078"/>
                                <a:gd name="T58" fmla="+- 0 871 262"/>
                                <a:gd name="T59" fmla="*/ 871 h 716"/>
                                <a:gd name="T60" fmla="+- 0 1397 319"/>
                                <a:gd name="T61" fmla="*/ T60 w 1078"/>
                                <a:gd name="T62" fmla="+- 0 857 262"/>
                                <a:gd name="T63" fmla="*/ 857 h 716"/>
                                <a:gd name="T64" fmla="+- 0 1397 319"/>
                                <a:gd name="T65" fmla="*/ T64 w 1078"/>
                                <a:gd name="T66" fmla="+- 0 379 262"/>
                                <a:gd name="T67" fmla="*/ 379 h 716"/>
                                <a:gd name="T68" fmla="+- 0 1394 319"/>
                                <a:gd name="T69" fmla="*/ T68 w 1078"/>
                                <a:gd name="T70" fmla="+- 0 367 262"/>
                                <a:gd name="T71" fmla="*/ 367 h 716"/>
                                <a:gd name="T72" fmla="+- 0 1392 319"/>
                                <a:gd name="T73" fmla="*/ T72 w 1078"/>
                                <a:gd name="T74" fmla="+- 0 353 262"/>
                                <a:gd name="T75" fmla="*/ 353 h 716"/>
                                <a:gd name="T76" fmla="+- 0 1388 319"/>
                                <a:gd name="T77" fmla="*/ T76 w 1078"/>
                                <a:gd name="T78" fmla="+- 0 343 262"/>
                                <a:gd name="T79" fmla="*/ 343 h 716"/>
                                <a:gd name="T80" fmla="+- 0 1346 319"/>
                                <a:gd name="T81" fmla="*/ T80 w 1078"/>
                                <a:gd name="T82" fmla="+- 0 343 262"/>
                                <a:gd name="T83" fmla="*/ 343 h 716"/>
                                <a:gd name="T84" fmla="+- 0 1344 319"/>
                                <a:gd name="T85" fmla="*/ T84 w 1078"/>
                                <a:gd name="T86" fmla="+- 0 341 262"/>
                                <a:gd name="T87" fmla="*/ 341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  <a:cxn ang="0">
                                  <a:pos x="T69" y="T71"/>
                                </a:cxn>
                                <a:cxn ang="0">
                                  <a:pos x="T73" y="T75"/>
                                </a:cxn>
                                <a:cxn ang="0">
                                  <a:pos x="T77" y="T79"/>
                                </a:cxn>
                                <a:cxn ang="0">
                                  <a:pos x="T81" y="T83"/>
                                </a:cxn>
                                <a:cxn ang="0">
                                  <a:pos x="T85" y="T87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25" y="79"/>
                                  </a:moveTo>
                                  <a:lnTo>
                                    <a:pt x="1030" y="88"/>
                                  </a:lnTo>
                                  <a:lnTo>
                                    <a:pt x="1035" y="96"/>
                                  </a:lnTo>
                                  <a:lnTo>
                                    <a:pt x="1039" y="115"/>
                                  </a:lnTo>
                                  <a:lnTo>
                                    <a:pt x="1042" y="122"/>
                                  </a:lnTo>
                                  <a:lnTo>
                                    <a:pt x="1042" y="595"/>
                                  </a:lnTo>
                                  <a:lnTo>
                                    <a:pt x="1039" y="604"/>
                                  </a:lnTo>
                                  <a:lnTo>
                                    <a:pt x="1037" y="612"/>
                                  </a:lnTo>
                                  <a:lnTo>
                                    <a:pt x="1035" y="621"/>
                                  </a:lnTo>
                                  <a:lnTo>
                                    <a:pt x="1030" y="628"/>
                                  </a:lnTo>
                                  <a:lnTo>
                                    <a:pt x="1025" y="638"/>
                                  </a:lnTo>
                                  <a:lnTo>
                                    <a:pt x="1027" y="636"/>
                                  </a:lnTo>
                                  <a:lnTo>
                                    <a:pt x="1067" y="636"/>
                                  </a:lnTo>
                                  <a:lnTo>
                                    <a:pt x="1073" y="621"/>
                                  </a:lnTo>
                                  <a:lnTo>
                                    <a:pt x="1075" y="609"/>
                                  </a:lnTo>
                                  <a:lnTo>
                                    <a:pt x="1078" y="595"/>
                                  </a:lnTo>
                                  <a:lnTo>
                                    <a:pt x="1078" y="117"/>
                                  </a:lnTo>
                                  <a:lnTo>
                                    <a:pt x="1075" y="105"/>
                                  </a:lnTo>
                                  <a:lnTo>
                                    <a:pt x="1073" y="91"/>
                                  </a:lnTo>
                                  <a:lnTo>
                                    <a:pt x="1069" y="81"/>
                                  </a:lnTo>
                                  <a:lnTo>
                                    <a:pt x="1027" y="81"/>
                                  </a:lnTo>
                                  <a:lnTo>
                                    <a:pt x="1025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6" name="Freeform 564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372 319"/>
                                <a:gd name="T1" fmla="*/ T0 w 1078"/>
                                <a:gd name="T2" fmla="+- 0 341 262"/>
                                <a:gd name="T3" fmla="*/ 341 h 716"/>
                                <a:gd name="T4" fmla="+- 0 370 319"/>
                                <a:gd name="T5" fmla="*/ T4 w 1078"/>
                                <a:gd name="T6" fmla="+- 0 343 262"/>
                                <a:gd name="T7" fmla="*/ 343 h 716"/>
                                <a:gd name="T8" fmla="+- 0 370 319"/>
                                <a:gd name="T9" fmla="*/ T8 w 1078"/>
                                <a:gd name="T10" fmla="+- 0 343 262"/>
                                <a:gd name="T11" fmla="*/ 343 h 716"/>
                                <a:gd name="T12" fmla="+- 0 372 319"/>
                                <a:gd name="T13" fmla="*/ T12 w 1078"/>
                                <a:gd name="T14" fmla="+- 0 341 262"/>
                                <a:gd name="T15" fmla="*/ 341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53" y="79"/>
                                  </a:moveTo>
                                  <a:lnTo>
                                    <a:pt x="51" y="81"/>
                                  </a:lnTo>
                                  <a:lnTo>
                                    <a:pt x="53" y="7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7" name="Freeform 563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33 319"/>
                                <a:gd name="T1" fmla="*/ T0 w 1078"/>
                                <a:gd name="T2" fmla="+- 0 328 262"/>
                                <a:gd name="T3" fmla="*/ 328 h 716"/>
                                <a:gd name="T4" fmla="+- 0 1346 319"/>
                                <a:gd name="T5" fmla="*/ T4 w 1078"/>
                                <a:gd name="T6" fmla="+- 0 343 262"/>
                                <a:gd name="T7" fmla="*/ 343 h 716"/>
                                <a:gd name="T8" fmla="+- 0 1388 319"/>
                                <a:gd name="T9" fmla="*/ T8 w 1078"/>
                                <a:gd name="T10" fmla="+- 0 343 262"/>
                                <a:gd name="T11" fmla="*/ 343 h 716"/>
                                <a:gd name="T12" fmla="+- 0 1387 319"/>
                                <a:gd name="T13" fmla="*/ T12 w 1078"/>
                                <a:gd name="T14" fmla="+- 0 341 262"/>
                                <a:gd name="T15" fmla="*/ 341 h 716"/>
                                <a:gd name="T16" fmla="+- 0 1382 319"/>
                                <a:gd name="T17" fmla="*/ T16 w 1078"/>
                                <a:gd name="T18" fmla="+- 0 331 262"/>
                                <a:gd name="T19" fmla="*/ 331 h 716"/>
                                <a:gd name="T20" fmla="+- 0 1381 319"/>
                                <a:gd name="T21" fmla="*/ T20 w 1078"/>
                                <a:gd name="T22" fmla="+- 0 329 262"/>
                                <a:gd name="T23" fmla="*/ 329 h 716"/>
                                <a:gd name="T24" fmla="+- 0 1334 319"/>
                                <a:gd name="T25" fmla="*/ T24 w 1078"/>
                                <a:gd name="T26" fmla="+- 0 329 262"/>
                                <a:gd name="T27" fmla="*/ 329 h 716"/>
                                <a:gd name="T28" fmla="+- 0 1333 319"/>
                                <a:gd name="T29" fmla="*/ T28 w 1078"/>
                                <a:gd name="T30" fmla="+- 0 328 262"/>
                                <a:gd name="T31" fmla="*/ 328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14" y="66"/>
                                  </a:moveTo>
                                  <a:lnTo>
                                    <a:pt x="1027" y="81"/>
                                  </a:lnTo>
                                  <a:lnTo>
                                    <a:pt x="1069" y="81"/>
                                  </a:lnTo>
                                  <a:lnTo>
                                    <a:pt x="1068" y="79"/>
                                  </a:lnTo>
                                  <a:lnTo>
                                    <a:pt x="1063" y="69"/>
                                  </a:lnTo>
                                  <a:lnTo>
                                    <a:pt x="1062" y="67"/>
                                  </a:lnTo>
                                  <a:lnTo>
                                    <a:pt x="1015" y="67"/>
                                  </a:lnTo>
                                  <a:lnTo>
                                    <a:pt x="1014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8" name="Freeform 562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384 319"/>
                                <a:gd name="T1" fmla="*/ T0 w 1078"/>
                                <a:gd name="T2" fmla="+- 0 326 262"/>
                                <a:gd name="T3" fmla="*/ 326 h 716"/>
                                <a:gd name="T4" fmla="+- 0 382 319"/>
                                <a:gd name="T5" fmla="*/ T4 w 1078"/>
                                <a:gd name="T6" fmla="+- 0 329 262"/>
                                <a:gd name="T7" fmla="*/ 329 h 716"/>
                                <a:gd name="T8" fmla="+- 0 383 319"/>
                                <a:gd name="T9" fmla="*/ T8 w 1078"/>
                                <a:gd name="T10" fmla="+- 0 328 262"/>
                                <a:gd name="T11" fmla="*/ 328 h 716"/>
                                <a:gd name="T12" fmla="+- 0 384 319"/>
                                <a:gd name="T13" fmla="*/ T12 w 1078"/>
                                <a:gd name="T14" fmla="+- 0 326 262"/>
                                <a:gd name="T15" fmla="*/ 326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65" y="64"/>
                                  </a:moveTo>
                                  <a:lnTo>
                                    <a:pt x="63" y="67"/>
                                  </a:lnTo>
                                  <a:lnTo>
                                    <a:pt x="64" y="66"/>
                                  </a:lnTo>
                                  <a:lnTo>
                                    <a:pt x="65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9" name="Freeform 561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383 319"/>
                                <a:gd name="T1" fmla="*/ T0 w 1078"/>
                                <a:gd name="T2" fmla="+- 0 328 262"/>
                                <a:gd name="T3" fmla="*/ 328 h 716"/>
                                <a:gd name="T4" fmla="+- 0 382 319"/>
                                <a:gd name="T5" fmla="*/ T4 w 1078"/>
                                <a:gd name="T6" fmla="+- 0 329 262"/>
                                <a:gd name="T7" fmla="*/ 329 h 716"/>
                                <a:gd name="T8" fmla="+- 0 382 319"/>
                                <a:gd name="T9" fmla="*/ T8 w 1078"/>
                                <a:gd name="T10" fmla="+- 0 329 262"/>
                                <a:gd name="T11" fmla="*/ 329 h 716"/>
                                <a:gd name="T12" fmla="+- 0 383 319"/>
                                <a:gd name="T13" fmla="*/ T12 w 1078"/>
                                <a:gd name="T14" fmla="+- 0 328 262"/>
                                <a:gd name="T15" fmla="*/ 328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64" y="66"/>
                                  </a:moveTo>
                                  <a:lnTo>
                                    <a:pt x="63" y="67"/>
                                  </a:lnTo>
                                  <a:lnTo>
                                    <a:pt x="64" y="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0" name="Freeform 560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32 319"/>
                                <a:gd name="T1" fmla="*/ T0 w 1078"/>
                                <a:gd name="T2" fmla="+- 0 326 262"/>
                                <a:gd name="T3" fmla="*/ 326 h 716"/>
                                <a:gd name="T4" fmla="+- 0 1333 319"/>
                                <a:gd name="T5" fmla="*/ T4 w 1078"/>
                                <a:gd name="T6" fmla="+- 0 328 262"/>
                                <a:gd name="T7" fmla="*/ 328 h 716"/>
                                <a:gd name="T8" fmla="+- 0 1334 319"/>
                                <a:gd name="T9" fmla="*/ T8 w 1078"/>
                                <a:gd name="T10" fmla="+- 0 329 262"/>
                                <a:gd name="T11" fmla="*/ 329 h 716"/>
                                <a:gd name="T12" fmla="+- 0 1332 319"/>
                                <a:gd name="T13" fmla="*/ T12 w 1078"/>
                                <a:gd name="T14" fmla="+- 0 326 262"/>
                                <a:gd name="T15" fmla="*/ 326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13" y="64"/>
                                  </a:moveTo>
                                  <a:lnTo>
                                    <a:pt x="1014" y="66"/>
                                  </a:lnTo>
                                  <a:lnTo>
                                    <a:pt x="1015" y="67"/>
                                  </a:lnTo>
                                  <a:lnTo>
                                    <a:pt x="1013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1" name="Freeform 559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79 319"/>
                                <a:gd name="T1" fmla="*/ T0 w 1078"/>
                                <a:gd name="T2" fmla="+- 0 326 262"/>
                                <a:gd name="T3" fmla="*/ 326 h 716"/>
                                <a:gd name="T4" fmla="+- 0 1332 319"/>
                                <a:gd name="T5" fmla="*/ T4 w 1078"/>
                                <a:gd name="T6" fmla="+- 0 326 262"/>
                                <a:gd name="T7" fmla="*/ 326 h 716"/>
                                <a:gd name="T8" fmla="+- 0 1334 319"/>
                                <a:gd name="T9" fmla="*/ T8 w 1078"/>
                                <a:gd name="T10" fmla="+- 0 329 262"/>
                                <a:gd name="T11" fmla="*/ 329 h 716"/>
                                <a:gd name="T12" fmla="+- 0 1381 319"/>
                                <a:gd name="T13" fmla="*/ T12 w 1078"/>
                                <a:gd name="T14" fmla="+- 0 329 262"/>
                                <a:gd name="T15" fmla="*/ 329 h 716"/>
                                <a:gd name="T16" fmla="+- 0 1379 319"/>
                                <a:gd name="T17" fmla="*/ T16 w 1078"/>
                                <a:gd name="T18" fmla="+- 0 326 262"/>
                                <a:gd name="T19" fmla="*/ 326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60" y="64"/>
                                  </a:moveTo>
                                  <a:lnTo>
                                    <a:pt x="1013" y="64"/>
                                  </a:lnTo>
                                  <a:lnTo>
                                    <a:pt x="1015" y="67"/>
                                  </a:lnTo>
                                  <a:lnTo>
                                    <a:pt x="1062" y="67"/>
                                  </a:lnTo>
                                  <a:lnTo>
                                    <a:pt x="1060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2" name="Freeform 558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384 319"/>
                                <a:gd name="T1" fmla="*/ T0 w 1078"/>
                                <a:gd name="T2" fmla="+- 0 326 262"/>
                                <a:gd name="T3" fmla="*/ 326 h 716"/>
                                <a:gd name="T4" fmla="+- 0 384 319"/>
                                <a:gd name="T5" fmla="*/ T4 w 1078"/>
                                <a:gd name="T6" fmla="+- 0 326 262"/>
                                <a:gd name="T7" fmla="*/ 326 h 716"/>
                                <a:gd name="T8" fmla="+- 0 383 319"/>
                                <a:gd name="T9" fmla="*/ T8 w 1078"/>
                                <a:gd name="T10" fmla="+- 0 328 262"/>
                                <a:gd name="T11" fmla="*/ 328 h 716"/>
                                <a:gd name="T12" fmla="+- 0 384 319"/>
                                <a:gd name="T13" fmla="*/ T12 w 1078"/>
                                <a:gd name="T14" fmla="+- 0 326 262"/>
                                <a:gd name="T15" fmla="*/ 326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65" y="64"/>
                                  </a:moveTo>
                                  <a:lnTo>
                                    <a:pt x="65" y="64"/>
                                  </a:lnTo>
                                  <a:lnTo>
                                    <a:pt x="64" y="66"/>
                                  </a:lnTo>
                                  <a:lnTo>
                                    <a:pt x="65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3" name="Freeform 557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71 319"/>
                                <a:gd name="T1" fmla="*/ T0 w 1078"/>
                                <a:gd name="T2" fmla="+- 0 314 262"/>
                                <a:gd name="T3" fmla="*/ 314 h 716"/>
                                <a:gd name="T4" fmla="+- 0 1318 319"/>
                                <a:gd name="T5" fmla="*/ T4 w 1078"/>
                                <a:gd name="T6" fmla="+- 0 314 262"/>
                                <a:gd name="T7" fmla="*/ 314 h 716"/>
                                <a:gd name="T8" fmla="+- 0 1333 319"/>
                                <a:gd name="T9" fmla="*/ T8 w 1078"/>
                                <a:gd name="T10" fmla="+- 0 328 262"/>
                                <a:gd name="T11" fmla="*/ 328 h 716"/>
                                <a:gd name="T12" fmla="+- 0 1332 319"/>
                                <a:gd name="T13" fmla="*/ T12 w 1078"/>
                                <a:gd name="T14" fmla="+- 0 326 262"/>
                                <a:gd name="T15" fmla="*/ 326 h 716"/>
                                <a:gd name="T16" fmla="+- 0 1379 319"/>
                                <a:gd name="T17" fmla="*/ T16 w 1078"/>
                                <a:gd name="T18" fmla="+- 0 326 262"/>
                                <a:gd name="T19" fmla="*/ 326 h 716"/>
                                <a:gd name="T20" fmla="+- 0 1375 319"/>
                                <a:gd name="T21" fmla="*/ T20 w 1078"/>
                                <a:gd name="T22" fmla="+- 0 322 262"/>
                                <a:gd name="T23" fmla="*/ 322 h 716"/>
                                <a:gd name="T24" fmla="+- 0 1375 319"/>
                                <a:gd name="T25" fmla="*/ T24 w 1078"/>
                                <a:gd name="T26" fmla="+- 0 319 262"/>
                                <a:gd name="T27" fmla="*/ 319 h 716"/>
                                <a:gd name="T28" fmla="+- 0 1371 319"/>
                                <a:gd name="T29" fmla="*/ T28 w 1078"/>
                                <a:gd name="T30" fmla="+- 0 314 262"/>
                                <a:gd name="T31" fmla="*/ 314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52" y="52"/>
                                  </a:moveTo>
                                  <a:lnTo>
                                    <a:pt x="999" y="52"/>
                                  </a:lnTo>
                                  <a:lnTo>
                                    <a:pt x="1014" y="66"/>
                                  </a:lnTo>
                                  <a:lnTo>
                                    <a:pt x="1013" y="64"/>
                                  </a:lnTo>
                                  <a:lnTo>
                                    <a:pt x="1060" y="64"/>
                                  </a:lnTo>
                                  <a:lnTo>
                                    <a:pt x="1056" y="60"/>
                                  </a:lnTo>
                                  <a:lnTo>
                                    <a:pt x="1056" y="57"/>
                                  </a:lnTo>
                                  <a:lnTo>
                                    <a:pt x="1052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4" name="Freeform 556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399 319"/>
                                <a:gd name="T1" fmla="*/ T0 w 1078"/>
                                <a:gd name="T2" fmla="+- 0 314 262"/>
                                <a:gd name="T3" fmla="*/ 314 h 716"/>
                                <a:gd name="T4" fmla="+- 0 398 319"/>
                                <a:gd name="T5" fmla="*/ T4 w 1078"/>
                                <a:gd name="T6" fmla="+- 0 314 262"/>
                                <a:gd name="T7" fmla="*/ 314 h 716"/>
                                <a:gd name="T8" fmla="+- 0 396 319"/>
                                <a:gd name="T9" fmla="*/ T8 w 1078"/>
                                <a:gd name="T10" fmla="+- 0 317 262"/>
                                <a:gd name="T11" fmla="*/ 317 h 716"/>
                                <a:gd name="T12" fmla="+- 0 399 319"/>
                                <a:gd name="T13" fmla="*/ T12 w 1078"/>
                                <a:gd name="T14" fmla="+- 0 314 262"/>
                                <a:gd name="T15" fmla="*/ 314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80" y="52"/>
                                  </a:moveTo>
                                  <a:lnTo>
                                    <a:pt x="79" y="52"/>
                                  </a:lnTo>
                                  <a:lnTo>
                                    <a:pt x="77" y="55"/>
                                  </a:lnTo>
                                  <a:lnTo>
                                    <a:pt x="80" y="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5" name="Freeform 555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361 319"/>
                                <a:gd name="T1" fmla="*/ T0 w 1078"/>
                                <a:gd name="T2" fmla="+- 0 300 262"/>
                                <a:gd name="T3" fmla="*/ 300 h 716"/>
                                <a:gd name="T4" fmla="+- 0 1277 319"/>
                                <a:gd name="T5" fmla="*/ T4 w 1078"/>
                                <a:gd name="T6" fmla="+- 0 300 262"/>
                                <a:gd name="T7" fmla="*/ 300 h 716"/>
                                <a:gd name="T8" fmla="+- 0 1296 319"/>
                                <a:gd name="T9" fmla="*/ T8 w 1078"/>
                                <a:gd name="T10" fmla="+- 0 305 262"/>
                                <a:gd name="T11" fmla="*/ 305 h 716"/>
                                <a:gd name="T12" fmla="+- 0 1303 319"/>
                                <a:gd name="T13" fmla="*/ T12 w 1078"/>
                                <a:gd name="T14" fmla="+- 0 307 262"/>
                                <a:gd name="T15" fmla="*/ 307 h 716"/>
                                <a:gd name="T16" fmla="+- 0 1313 319"/>
                                <a:gd name="T17" fmla="*/ T16 w 1078"/>
                                <a:gd name="T18" fmla="+- 0 312 262"/>
                                <a:gd name="T19" fmla="*/ 312 h 716"/>
                                <a:gd name="T20" fmla="+- 0 1320 319"/>
                                <a:gd name="T21" fmla="*/ T20 w 1078"/>
                                <a:gd name="T22" fmla="+- 0 317 262"/>
                                <a:gd name="T23" fmla="*/ 317 h 716"/>
                                <a:gd name="T24" fmla="+- 0 1318 319"/>
                                <a:gd name="T25" fmla="*/ T24 w 1078"/>
                                <a:gd name="T26" fmla="+- 0 314 262"/>
                                <a:gd name="T27" fmla="*/ 314 h 716"/>
                                <a:gd name="T28" fmla="+- 0 1371 319"/>
                                <a:gd name="T29" fmla="*/ T28 w 1078"/>
                                <a:gd name="T30" fmla="+- 0 314 262"/>
                                <a:gd name="T31" fmla="*/ 314 h 716"/>
                                <a:gd name="T32" fmla="+- 0 1361 319"/>
                                <a:gd name="T33" fmla="*/ T32 w 1078"/>
                                <a:gd name="T34" fmla="+- 0 302 262"/>
                                <a:gd name="T35" fmla="*/ 302 h 716"/>
                                <a:gd name="T36" fmla="+- 0 1361 319"/>
                                <a:gd name="T37" fmla="*/ T36 w 1078"/>
                                <a:gd name="T38" fmla="+- 0 300 262"/>
                                <a:gd name="T39" fmla="*/ 300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1042" y="38"/>
                                  </a:moveTo>
                                  <a:lnTo>
                                    <a:pt x="958" y="38"/>
                                  </a:lnTo>
                                  <a:lnTo>
                                    <a:pt x="977" y="43"/>
                                  </a:lnTo>
                                  <a:lnTo>
                                    <a:pt x="984" y="45"/>
                                  </a:lnTo>
                                  <a:lnTo>
                                    <a:pt x="994" y="50"/>
                                  </a:lnTo>
                                  <a:lnTo>
                                    <a:pt x="1001" y="55"/>
                                  </a:lnTo>
                                  <a:lnTo>
                                    <a:pt x="999" y="52"/>
                                  </a:lnTo>
                                  <a:lnTo>
                                    <a:pt x="1052" y="52"/>
                                  </a:lnTo>
                                  <a:lnTo>
                                    <a:pt x="1042" y="40"/>
                                  </a:lnTo>
                                  <a:lnTo>
                                    <a:pt x="1042" y="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6" name="Freeform 554"/>
                          <wps:cNvSpPr>
                            <a:spLocks/>
                          </wps:cNvSpPr>
                          <wps:spPr bwMode="auto">
                            <a:xfrm>
                              <a:off x="319" y="262"/>
                              <a:ext cx="1078" cy="716"/>
                            </a:xfrm>
                            <a:custGeom>
                              <a:avLst/>
                              <a:gdLst>
                                <a:gd name="T0" fmla="+- 0 1279 319"/>
                                <a:gd name="T1" fmla="*/ T0 w 1078"/>
                                <a:gd name="T2" fmla="+- 0 262 262"/>
                                <a:gd name="T3" fmla="*/ 262 h 716"/>
                                <a:gd name="T4" fmla="+- 0 449 319"/>
                                <a:gd name="T5" fmla="*/ T4 w 1078"/>
                                <a:gd name="T6" fmla="+- 0 262 262"/>
                                <a:gd name="T7" fmla="*/ 262 h 716"/>
                                <a:gd name="T8" fmla="+- 0 434 319"/>
                                <a:gd name="T9" fmla="*/ T8 w 1078"/>
                                <a:gd name="T10" fmla="+- 0 264 262"/>
                                <a:gd name="T11" fmla="*/ 264 h 716"/>
                                <a:gd name="T12" fmla="+- 0 422 319"/>
                                <a:gd name="T13" fmla="*/ T12 w 1078"/>
                                <a:gd name="T14" fmla="+- 0 264 262"/>
                                <a:gd name="T15" fmla="*/ 264 h 716"/>
                                <a:gd name="T16" fmla="+- 0 386 319"/>
                                <a:gd name="T17" fmla="*/ T16 w 1078"/>
                                <a:gd name="T18" fmla="+- 0 278 262"/>
                                <a:gd name="T19" fmla="*/ 278 h 716"/>
                                <a:gd name="T20" fmla="+- 0 377 319"/>
                                <a:gd name="T21" fmla="*/ T20 w 1078"/>
                                <a:gd name="T22" fmla="+- 0 283 262"/>
                                <a:gd name="T23" fmla="*/ 283 h 716"/>
                                <a:gd name="T24" fmla="+- 0 377 319"/>
                                <a:gd name="T25" fmla="*/ T24 w 1078"/>
                                <a:gd name="T26" fmla="+- 0 286 262"/>
                                <a:gd name="T27" fmla="*/ 286 h 716"/>
                                <a:gd name="T28" fmla="+- 0 1339 319"/>
                                <a:gd name="T29" fmla="*/ T28 w 1078"/>
                                <a:gd name="T30" fmla="+- 0 286 262"/>
                                <a:gd name="T31" fmla="*/ 286 h 716"/>
                                <a:gd name="T32" fmla="+- 0 1339 319"/>
                                <a:gd name="T33" fmla="*/ T32 w 1078"/>
                                <a:gd name="T34" fmla="+- 0 283 262"/>
                                <a:gd name="T35" fmla="*/ 283 h 716"/>
                                <a:gd name="T36" fmla="+- 0 1327 319"/>
                                <a:gd name="T37" fmla="*/ T36 w 1078"/>
                                <a:gd name="T38" fmla="+- 0 278 262"/>
                                <a:gd name="T39" fmla="*/ 278 h 716"/>
                                <a:gd name="T40" fmla="+- 0 1318 319"/>
                                <a:gd name="T41" fmla="*/ T40 w 1078"/>
                                <a:gd name="T42" fmla="+- 0 271 262"/>
                                <a:gd name="T43" fmla="*/ 271 h 716"/>
                                <a:gd name="T44" fmla="+- 0 1306 319"/>
                                <a:gd name="T45" fmla="*/ T44 w 1078"/>
                                <a:gd name="T46" fmla="+- 0 269 262"/>
                                <a:gd name="T47" fmla="*/ 269 h 716"/>
                                <a:gd name="T48" fmla="+- 0 1291 319"/>
                                <a:gd name="T49" fmla="*/ T48 w 1078"/>
                                <a:gd name="T50" fmla="+- 0 264 262"/>
                                <a:gd name="T51" fmla="*/ 264 h 716"/>
                                <a:gd name="T52" fmla="+- 0 1279 319"/>
                                <a:gd name="T53" fmla="*/ T52 w 1078"/>
                                <a:gd name="T54" fmla="+- 0 262 262"/>
                                <a:gd name="T55" fmla="*/ 262 h 7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</a:cxnLst>
                              <a:rect l="0" t="0" r="r" b="b"/>
                              <a:pathLst>
                                <a:path w="1078" h="716">
                                  <a:moveTo>
                                    <a:pt x="960" y="0"/>
                                  </a:moveTo>
                                  <a:lnTo>
                                    <a:pt x="130" y="0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67" y="16"/>
                                  </a:lnTo>
                                  <a:lnTo>
                                    <a:pt x="58" y="21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1020" y="24"/>
                                  </a:lnTo>
                                  <a:lnTo>
                                    <a:pt x="1020" y="21"/>
                                  </a:lnTo>
                                  <a:lnTo>
                                    <a:pt x="1008" y="16"/>
                                  </a:lnTo>
                                  <a:lnTo>
                                    <a:pt x="999" y="9"/>
                                  </a:lnTo>
                                  <a:lnTo>
                                    <a:pt x="987" y="7"/>
                                  </a:lnTo>
                                  <a:lnTo>
                                    <a:pt x="972" y="2"/>
                                  </a:lnTo>
                                  <a:lnTo>
                                    <a:pt x="9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7" name="Text Box 55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397" cy="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6E7C22" w14:textId="77777777" w:rsidR="003B482B" w:rsidRDefault="003B482B">
                                <w:pPr>
                                  <w:rPr>
                                    <w:rFonts w:ascii="Futura Medium" w:eastAsia="Futura Medium" w:hAnsi="Futura Medium" w:cs="Futura Medium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4A9CD654" w14:textId="77777777" w:rsidR="003B482B" w:rsidRDefault="003B482B">
                                <w:pPr>
                                  <w:spacing w:before="12"/>
                                  <w:rPr>
                                    <w:rFonts w:ascii="Futura Medium" w:eastAsia="Futura Medium" w:hAnsi="Futura Medium" w:cs="Futura Medium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7DD73445" w14:textId="77777777" w:rsidR="003B482B" w:rsidRDefault="003B482B">
                                <w:pPr>
                                  <w:spacing w:line="216" w:lineRule="auto"/>
                                  <w:ind w:left="525" w:right="204" w:firstLine="81"/>
                                  <w:rPr>
                                    <w:rFonts w:ascii="Calibri" w:eastAsia="Calibri" w:hAnsi="Calibri" w:cs="Calibr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Develop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Mitigation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(if</w:t>
                                </w:r>
                                <w:r>
                                  <w:rPr>
                                    <w:rFonts w:ascii="Calibri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15"/>
                                  </w:rPr>
                                  <w:t>needed)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7BC0ADE" id="Group 551" o:spid="_x0000_s1087" style="width:69.85pt;height:48.85pt;mso-position-horizontal-relative:char;mso-position-vertical-relative:line" coordsize="1397,9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">
                <v:group id="Group 575" o:spid="_x0000_s1088" style="position:absolute;width:392;height:200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">
                  <v:shape id="Freeform 583" o:spid="_x0000_s1089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" path="m250,180r-3,l242,182r,10l245,194r5,l391,199r-1,-2l377,197,357,184,250,180xe" fillcolor="#4f80bc" stroked="f">
                    <v:path arrowok="t" o:connecttype="custom" o:connectlocs="250,180;247,180;242,182;242,192;245,194;250,194;391,199;390,197;377,197;357,184;250,180" o:connectangles="0,0,0,0,0,0,0,0,0,0,0"/>
                  </v:shape>
                  <v:shape id="Freeform 582" o:spid="_x0000_s1090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" path="m357,184r20,13l378,194r-4,l369,184r-12,xe" fillcolor="#4f80bc" stroked="f">
                    <v:path arrowok="t" o:connecttype="custom" o:connectlocs="357,184;377,197;378,194;374,194;369,184;357,184" o:connectangles="0,0,0,0,0,0"/>
                  </v:shape>
                  <v:shape id="Freeform 581" o:spid="_x0000_s1091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" path="m384,185r-7,12l390,197r-6,-12xe" fillcolor="#4f80bc" stroked="f">
                    <v:path arrowok="t" o:connecttype="custom" o:connectlocs="384,185;377,197;390,197;384,185" o:connectangles="0,0,0,0"/>
                  </v:shape>
                  <v:shape id="Freeform 580" o:spid="_x0000_s1092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" path="m369,184r5,10l382,185r-13,-1xe" fillcolor="#4f80bc" stroked="f">
                    <v:path arrowok="t" o:connecttype="custom" o:connectlocs="369,184;374,194;382,185;369,184" o:connectangles="0,0,0,0"/>
                  </v:shape>
                  <v:shape id="Freeform 579" o:spid="_x0000_s1093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" path="m361,170r8,14l382,185r-8,9l378,194r6,-9l361,170xe" fillcolor="#4f80bc" stroked="f">
                    <v:path arrowok="t" o:connecttype="custom" o:connectlocs="361,170;369,184;382,185;374,194;378,194;384,185;384,185;361,170" o:connectangles="0,0,0,0,0,0,0,0"/>
                  </v:shape>
                  <v:shape id="Freeform 578" o:spid="_x0000_s1094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" path="m384,185r,xe" fillcolor="#4f80bc" stroked="f">
                    <v:path arrowok="t" o:connecttype="custom" o:connectlocs="384,185;384,185;384,185" o:connectangles="0,0,0"/>
                  </v:shape>
                  <v:shape id="Freeform 577" o:spid="_x0000_s1095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" path="m319,67r-2,3l312,72r,7l361,170r23,15l326,72r-2,-2l319,67xe" fillcolor="#4f80bc" stroked="f">
                    <v:path arrowok="t" o:connecttype="custom" o:connectlocs="319,67;317,70;312,72;312,79;361,170;384,185;326,72;324,70;319,67" o:connectangles="0,0,0,0,0,0,0,0,0"/>
                  </v:shape>
                  <v:shape id="Freeform 576" o:spid="_x0000_s1096" style="position:absolute;width:392;height:200;visibility:visible;mso-wrap-style:square;v-text-anchor:top" coordsize="392,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" path="m5,l,12,50,31,151,74r96,48l343,175r14,9l369,184r-8,-14l350,163,206,84,156,62,106,38,5,xe" fillcolor="#4f80bc" stroked="f">
                    <v:path arrowok="t" o:connecttype="custom" o:connectlocs="5,0;0,12;50,31;151,74;247,122;343,175;357,184;369,184;361,170;350,163;206,84;156,62;106,38;5,0" o:connectangles="0,0,0,0,0,0,0,0,0,0,0,0,0,0"/>
                  </v:shape>
                </v:group>
                <v:group id="Group 573" o:spid="_x0000_s1097" style="position:absolute;left:336;top:281;width:1044;height:677" coordorigin="336,281" coordsize="1044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">
                  <v:shape id="Freeform 574" o:spid="_x0000_s1098" style="position:absolute;left:336;top:281;width:1044;height:677;visibility:visible;mso-wrap-style:square;v-text-anchor:top" coordsize="1044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" path="m931,l90,2,33,33,2,90,,113,2,586r31,57l90,674r23,3l954,674r57,-30l1042,587r2,-23l1042,90,1011,33,954,2,931,xe" fillcolor="#ffbf00" stroked="f">
                    <v:path arrowok="t" o:connecttype="custom" o:connectlocs="931,281;90,283;33,314;2,371;0,394;2,867;33,924;90,955;113,958;954,955;1011,925;1042,868;1044,845;1042,371;1011,314;954,283;931,281" o:connectangles="0,0,0,0,0,0,0,0,0,0,0,0,0,0,0,0,0"/>
                  </v:shape>
                </v:group>
                <v:group id="Group 552" o:spid="_x0000_s1099" style="position:absolute;left:319;top:262;width:1078;height:716" coordorigin="319,262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">
                  <v:shape id="Freeform 572" o:spid="_x0000_s1100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" path="m1020,693r-962,l70,700r9,5l94,710r24,5l963,715r24,-5l999,705r12,-7l1020,693xe" stroked="f">
                    <v:path arrowok="t" o:connecttype="custom" o:connectlocs="1020,955;58,955;70,962;79,967;94,972;118,977;963,977;987,972;999,967;1011,960;1020,955" o:connectangles="0,0,0,0,0,0,0,0,0,0,0"/>
                  </v:shape>
                  <v:shape id="Freeform 571" o:spid="_x0000_s1101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" path="m1039,676l39,676r,3l55,691r,2l1023,693r,-2l1039,679r,-3xe" stroked="f">
                    <v:path arrowok="t" o:connecttype="custom" o:connectlocs="1039,938;39,938;39,941;55,953;55,955;1023,955;1023,953;1039,941;1039,938" o:connectangles="0,0,0,0,0,0,0,0,0"/>
                  </v:shape>
                  <v:shape id="Freeform 570" o:spid="_x0000_s1102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" path="m1023,24l55,24,39,38r-3,2l22,57r,3l15,69,5,93,3,105,,120,,597r3,15l5,624r10,24l22,657r,3l36,676r75,l101,674r-7,-5l84,667r-7,-5l79,662,68,652r-3,l51,636r1,l43,619r-2,-7l36,592r,-470l43,93,51,81,63,67r2,-3l79,52r1,l87,48r9,-3l103,43r20,-5l1039,38,1023,24xe" stroked="f">
                    <v:path arrowok="t" o:connecttype="custom" o:connectlocs="1023,286;55,286;39,300;36,302;22,319;22,322;15,331;5,355;3,367;0,382;0,859;3,874;5,886;15,910;22,919;22,922;36,938;111,938;101,936;94,931;84,929;77,924;79,924;68,914;65,914;51,898;52,898;43,881;41,874;36,854;36,384;43,355;51,343;51,343;63,329;63,329;65,326;65,326;79,314;80,314;87,310;96,307;103,305;123,300;1039,300;1023,286" o:connectangles="0,0,0,0,0,0,0,0,0,0,0,0,0,0,0,0,0,0,0,0,0,0,0,0,0,0,0,0,0,0,0,0,0,0,0,0,0,0,0,0,0,0,0,0,0,0"/>
                  </v:shape>
                  <v:shape id="Freeform 569" o:spid="_x0000_s1103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" path="m1015,648r-16,14l1001,662r-19,10l975,674r-10,2l1042,676r,-2l1056,660r,-3l1059,652r-46,l1015,648xe" stroked="f">
                    <v:path arrowok="t" o:connecttype="custom" o:connectlocs="1015,910;999,924;1001,924;982,934;975,936;965,938;1042,938;1042,936;1056,922;1056,919;1059,914;1013,914;1015,910" o:connectangles="0,0,0,0,0,0,0,0,0,0,0,0,0"/>
                  </v:shape>
                  <v:shape id="Freeform 568" o:spid="_x0000_s1104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" path="m63,648r2,4l68,652r-5,-4xe" stroked="f">
                    <v:path arrowok="t" o:connecttype="custom" o:connectlocs="63,910;65,914;68,914;63,910" o:connectangles="0,0,0,0"/>
                  </v:shape>
                  <v:shape id="Freeform 567" o:spid="_x0000_s1105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" path="m1067,636r-40,l1013,652r46,l1063,645r4,-9xe" stroked="f">
                    <v:path arrowok="t" o:connecttype="custom" o:connectlocs="1067,898;1027,898;1013,914;1059,914;1063,907;1067,898" o:connectangles="0,0,0,0,0,0"/>
                  </v:shape>
                  <v:shape id="Freeform 566" o:spid="_x0000_s1106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" path="m52,636r-1,l53,638r-1,-2xe" stroked="f">
                    <v:path arrowok="t" o:connecttype="custom" o:connectlocs="52,898;51,898;53,900;52,898" o:connectangles="0,0,0,0"/>
                  </v:shape>
                  <v:shape id="Freeform 565" o:spid="_x0000_s1107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" path="m1025,79r5,9l1035,96r4,19l1042,122r,473l1039,604r-2,8l1035,621r-5,7l1025,638r2,-2l1067,636r6,-15l1075,609r3,-14l1078,117r-3,-12l1073,91r-4,-10l1027,81r-2,-2xe" stroked="f">
                    <v:path arrowok="t" o:connecttype="custom" o:connectlocs="1025,341;1030,350;1035,358;1039,377;1042,384;1042,857;1039,866;1037,874;1035,883;1030,890;1025,900;1027,898;1067,898;1073,883;1075,871;1078,857;1078,379;1075,367;1073,353;1069,343;1027,343;1025,341" o:connectangles="0,0,0,0,0,0,0,0,0,0,0,0,0,0,0,0,0,0,0,0,0,0"/>
                  </v:shape>
                  <v:shape id="Freeform 564" o:spid="_x0000_s1108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" path="m53,79r-2,2l53,79xe" stroked="f">
                    <v:path arrowok="t" o:connecttype="custom" o:connectlocs="53,341;51,343;51,343;53,341" o:connectangles="0,0,0,0"/>
                  </v:shape>
                  <v:shape id="Freeform 563" o:spid="_x0000_s1109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" path="m1014,66r13,15l1069,81r-1,-2l1063,69r-1,-2l1015,67r-1,-1xe" stroked="f">
                    <v:path arrowok="t" o:connecttype="custom" o:connectlocs="1014,328;1027,343;1069,343;1068,341;1063,331;1062,329;1015,329;1014,328" o:connectangles="0,0,0,0,0,0,0,0"/>
                  </v:shape>
                  <v:shape id="Freeform 562" o:spid="_x0000_s1110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" path="m65,64r-2,3l64,66r1,-2xe" stroked="f">
                    <v:path arrowok="t" o:connecttype="custom" o:connectlocs="65,326;63,329;64,328;65,326" o:connectangles="0,0,0,0"/>
                  </v:shape>
                  <v:shape id="Freeform 561" o:spid="_x0000_s1111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" path="m64,66r-1,1l64,66xe" stroked="f">
                    <v:path arrowok="t" o:connecttype="custom" o:connectlocs="64,328;63,329;63,329;64,328" o:connectangles="0,0,0,0"/>
                  </v:shape>
                  <v:shape id="Freeform 560" o:spid="_x0000_s1112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" path="m1013,64r1,2l1015,67r-2,-3xe" stroked="f">
                    <v:path arrowok="t" o:connecttype="custom" o:connectlocs="1013,326;1014,328;1015,329;1013,326" o:connectangles="0,0,0,0"/>
                  </v:shape>
                  <v:shape id="Freeform 559" o:spid="_x0000_s1113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" path="m1060,64r-47,l1015,67r47,l1060,64xe" stroked="f">
                    <v:path arrowok="t" o:connecttype="custom" o:connectlocs="1060,326;1013,326;1015,329;1062,329;1060,326" o:connectangles="0,0,0,0,0"/>
                  </v:shape>
                  <v:shape id="Freeform 558" o:spid="_x0000_s1114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" path="m65,64r,l64,66r1,-2xe" stroked="f">
                    <v:path arrowok="t" o:connecttype="custom" o:connectlocs="65,326;65,326;64,328;65,326" o:connectangles="0,0,0,0"/>
                  </v:shape>
                  <v:shape id="Freeform 557" o:spid="_x0000_s1115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" path="m1052,52r-53,l1014,66r-1,-2l1060,64r-4,-4l1056,57r-4,-5xe" stroked="f">
                    <v:path arrowok="t" o:connecttype="custom" o:connectlocs="1052,314;999,314;1014,328;1013,326;1060,326;1056,322;1056,319;1052,314" o:connectangles="0,0,0,0,0,0,0,0"/>
                  </v:shape>
                  <v:shape id="Freeform 556" o:spid="_x0000_s1116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" path="m80,52r-1,l77,55r3,-3xe" stroked="f">
                    <v:path arrowok="t" o:connecttype="custom" o:connectlocs="80,314;79,314;77,317;80,314" o:connectangles="0,0,0,0"/>
                  </v:shape>
                  <v:shape id="Freeform 555" o:spid="_x0000_s1117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" path="m1042,38r-84,l977,43r7,2l994,50r7,5l999,52r53,l1042,40r,-2xe" stroked="f">
                    <v:path arrowok="t" o:connecttype="custom" o:connectlocs="1042,300;958,300;977,305;984,307;994,312;1001,317;999,314;1052,314;1042,302;1042,300" o:connectangles="0,0,0,0,0,0,0,0,0,0"/>
                  </v:shape>
                  <v:shape id="Freeform 554" o:spid="_x0000_s1118" style="position:absolute;left:319;top:262;width:1078;height:716;visibility:visible;mso-wrap-style:square;v-text-anchor:top" coordsize="1078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" path="m960,l130,,115,2r-12,l67,16r-9,5l58,24r962,l1020,21r-12,-5l999,9,987,7,972,2,960,xe" stroked="f">
                    <v:path arrowok="t" o:connecttype="custom" o:connectlocs="960,262;130,262;115,264;103,264;67,278;58,283;58,286;1020,286;1020,283;1008,278;999,271;987,269;972,264;960,262" o:connectangles="0,0,0,0,0,0,0,0,0,0,0,0,0,0"/>
                  </v:shape>
                  <v:shape id="Text Box 553" o:spid="_x0000_s1119" type="#_x0000_t202" style="position:absolute;width:1397;height: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" filled="f" stroked="f">
                    <v:textbox inset="0,0,0,0">
                      <w:txbxContent>
                        <w:p w14:paraId="156E7C22" w14:textId="77777777" w:rsidR="003B482B" w:rsidRDefault="003B482B">
                          <w:pPr>
                            <w:rPr>
                              <w:rFonts w:ascii="Futura Medium" w:eastAsia="Futura Medium" w:hAnsi="Futura Medium" w:cs="Futura Medium"/>
                              <w:sz w:val="14"/>
                              <w:szCs w:val="14"/>
                            </w:rPr>
                          </w:pPr>
                        </w:p>
                        <w:p w14:paraId="4A9CD654" w14:textId="77777777" w:rsidR="003B482B" w:rsidRDefault="003B482B">
                          <w:pPr>
                            <w:spacing w:before="12"/>
                            <w:rPr>
                              <w:rFonts w:ascii="Futura Medium" w:eastAsia="Futura Medium" w:hAnsi="Futura Medium" w:cs="Futura Medium"/>
                              <w:sz w:val="14"/>
                              <w:szCs w:val="14"/>
                            </w:rPr>
                          </w:pPr>
                        </w:p>
                        <w:p w14:paraId="7DD73445" w14:textId="77777777" w:rsidR="003B482B" w:rsidRDefault="003B482B">
                          <w:pPr>
                            <w:spacing w:line="216" w:lineRule="auto"/>
                            <w:ind w:left="525" w:right="204" w:firstLine="81"/>
                            <w:rPr>
                              <w:rFonts w:ascii="Calibri" w:eastAsia="Calibri" w:hAnsi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Develop</w:t>
                          </w:r>
                          <w:r>
                            <w:rPr>
                              <w:rFonts w:ascii="Times New Roman"/>
                              <w:spacing w:val="2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Mitigation</w:t>
                          </w:r>
                          <w:r>
                            <w:rPr>
                              <w:rFonts w:ascii="Times New Roman"/>
                              <w:spacing w:val="2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(if</w:t>
                          </w:r>
                          <w:r>
                            <w:rPr>
                              <w:rFonts w:ascii="Calibri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15"/>
                            </w:rPr>
                            <w:t>needed)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2694CD54" w14:textId="77777777" w:rsidR="00A726F1" w:rsidRDefault="00A726F1">
      <w:pPr>
        <w:spacing w:before="7"/>
        <w:rPr>
          <w:rFonts w:ascii="Futura Medium" w:eastAsia="Futura Medium" w:hAnsi="Futura Medium" w:cs="Futura Medium"/>
          <w:sz w:val="12"/>
          <w:szCs w:val="12"/>
        </w:rPr>
      </w:pPr>
    </w:p>
    <w:p w14:paraId="3595C876" w14:textId="77777777" w:rsidR="00A726F1" w:rsidRDefault="00816E9D">
      <w:pPr>
        <w:tabs>
          <w:tab w:val="left" w:pos="6696"/>
        </w:tabs>
        <w:spacing w:line="200" w:lineRule="atLeast"/>
        <w:ind w:left="2955"/>
        <w:rPr>
          <w:rFonts w:ascii="Futura Medium" w:eastAsia="Futura Medium" w:hAnsi="Futura Medium" w:cs="Futura Medium"/>
          <w:sz w:val="20"/>
          <w:szCs w:val="20"/>
        </w:rPr>
      </w:pP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215FB5E1" wp14:editId="6FD14C35">
                <wp:extent cx="99060" cy="372110"/>
                <wp:effectExtent l="6350" t="3810" r="8890" b="5080"/>
                <wp:docPr id="557" name="Group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9060" cy="372110"/>
                          <a:chOff x="0" y="0"/>
                          <a:chExt cx="156" cy="586"/>
                        </a:xfrm>
                      </wpg:grpSpPr>
                      <wpg:grpSp>
                        <wpg:cNvPr id="558" name="Group 544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56" cy="586"/>
                            <a:chOff x="0" y="0"/>
                            <a:chExt cx="156" cy="586"/>
                          </a:xfrm>
                        </wpg:grpSpPr>
                        <wps:wsp>
                          <wps:cNvPr id="559" name="Freeform 55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6" cy="586"/>
                            </a:xfrm>
                            <a:custGeom>
                              <a:avLst/>
                              <a:gdLst>
                                <a:gd name="T0" fmla="*/ 120 w 156"/>
                                <a:gd name="T1" fmla="*/ 27 h 586"/>
                                <a:gd name="T2" fmla="*/ 74 w 156"/>
                                <a:gd name="T3" fmla="*/ 142 h 586"/>
                                <a:gd name="T4" fmla="*/ 55 w 156"/>
                                <a:gd name="T5" fmla="*/ 214 h 586"/>
                                <a:gd name="T6" fmla="*/ 38 w 156"/>
                                <a:gd name="T7" fmla="*/ 286 h 586"/>
                                <a:gd name="T8" fmla="*/ 24 w 156"/>
                                <a:gd name="T9" fmla="*/ 360 h 586"/>
                                <a:gd name="T10" fmla="*/ 5 w 156"/>
                                <a:gd name="T11" fmla="*/ 509 h 586"/>
                                <a:gd name="T12" fmla="*/ 0 w 156"/>
                                <a:gd name="T13" fmla="*/ 583 h 586"/>
                                <a:gd name="T14" fmla="*/ 14 w 156"/>
                                <a:gd name="T15" fmla="*/ 586 h 586"/>
                                <a:gd name="T16" fmla="*/ 19 w 156"/>
                                <a:gd name="T17" fmla="*/ 511 h 586"/>
                                <a:gd name="T18" fmla="*/ 26 w 156"/>
                                <a:gd name="T19" fmla="*/ 437 h 586"/>
                                <a:gd name="T20" fmla="*/ 38 w 156"/>
                                <a:gd name="T21" fmla="*/ 362 h 586"/>
                                <a:gd name="T22" fmla="*/ 53 w 156"/>
                                <a:gd name="T23" fmla="*/ 288 h 586"/>
                                <a:gd name="T24" fmla="*/ 70 w 156"/>
                                <a:gd name="T25" fmla="*/ 216 h 586"/>
                                <a:gd name="T26" fmla="*/ 89 w 156"/>
                                <a:gd name="T27" fmla="*/ 144 h 586"/>
                                <a:gd name="T28" fmla="*/ 110 w 156"/>
                                <a:gd name="T29" fmla="*/ 72 h 586"/>
                                <a:gd name="T30" fmla="*/ 123 w 156"/>
                                <a:gd name="T31" fmla="*/ 41 h 586"/>
                                <a:gd name="T32" fmla="*/ 120 w 156"/>
                                <a:gd name="T33" fmla="*/ 27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6" h="586">
                                  <a:moveTo>
                                    <a:pt x="120" y="27"/>
                                  </a:moveTo>
                                  <a:lnTo>
                                    <a:pt x="74" y="142"/>
                                  </a:lnTo>
                                  <a:lnTo>
                                    <a:pt x="55" y="214"/>
                                  </a:lnTo>
                                  <a:lnTo>
                                    <a:pt x="38" y="286"/>
                                  </a:lnTo>
                                  <a:lnTo>
                                    <a:pt x="24" y="360"/>
                                  </a:lnTo>
                                  <a:lnTo>
                                    <a:pt x="5" y="509"/>
                                  </a:lnTo>
                                  <a:lnTo>
                                    <a:pt x="0" y="583"/>
                                  </a:lnTo>
                                  <a:lnTo>
                                    <a:pt x="14" y="586"/>
                                  </a:lnTo>
                                  <a:lnTo>
                                    <a:pt x="19" y="511"/>
                                  </a:lnTo>
                                  <a:lnTo>
                                    <a:pt x="26" y="437"/>
                                  </a:lnTo>
                                  <a:lnTo>
                                    <a:pt x="38" y="362"/>
                                  </a:lnTo>
                                  <a:lnTo>
                                    <a:pt x="53" y="288"/>
                                  </a:lnTo>
                                  <a:lnTo>
                                    <a:pt x="70" y="216"/>
                                  </a:lnTo>
                                  <a:lnTo>
                                    <a:pt x="89" y="144"/>
                                  </a:lnTo>
                                  <a:lnTo>
                                    <a:pt x="110" y="72"/>
                                  </a:lnTo>
                                  <a:lnTo>
                                    <a:pt x="123" y="41"/>
                                  </a:lnTo>
                                  <a:lnTo>
                                    <a:pt x="120" y="2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0" name="Freeform 54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6" cy="586"/>
                            </a:xfrm>
                            <a:custGeom>
                              <a:avLst/>
                              <a:gdLst>
                                <a:gd name="T0" fmla="*/ 132 w 156"/>
                                <a:gd name="T1" fmla="*/ 12 h 586"/>
                                <a:gd name="T2" fmla="*/ 118 w 156"/>
                                <a:gd name="T3" fmla="*/ 12 h 586"/>
                                <a:gd name="T4" fmla="*/ 132 w 156"/>
                                <a:gd name="T5" fmla="*/ 17 h 586"/>
                                <a:gd name="T6" fmla="*/ 123 w 156"/>
                                <a:gd name="T7" fmla="*/ 41 h 586"/>
                                <a:gd name="T8" fmla="*/ 142 w 156"/>
                                <a:gd name="T9" fmla="*/ 144 h 586"/>
                                <a:gd name="T10" fmla="*/ 146 w 156"/>
                                <a:gd name="T11" fmla="*/ 149 h 586"/>
                                <a:gd name="T12" fmla="*/ 154 w 156"/>
                                <a:gd name="T13" fmla="*/ 149 h 586"/>
                                <a:gd name="T14" fmla="*/ 156 w 156"/>
                                <a:gd name="T15" fmla="*/ 144 h 586"/>
                                <a:gd name="T16" fmla="*/ 156 w 156"/>
                                <a:gd name="T17" fmla="*/ 142 h 586"/>
                                <a:gd name="T18" fmla="*/ 132 w 156"/>
                                <a:gd name="T19" fmla="*/ 12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56" h="586">
                                  <a:moveTo>
                                    <a:pt x="132" y="12"/>
                                  </a:moveTo>
                                  <a:lnTo>
                                    <a:pt x="118" y="12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123" y="41"/>
                                  </a:lnTo>
                                  <a:lnTo>
                                    <a:pt x="142" y="144"/>
                                  </a:lnTo>
                                  <a:lnTo>
                                    <a:pt x="146" y="149"/>
                                  </a:lnTo>
                                  <a:lnTo>
                                    <a:pt x="154" y="149"/>
                                  </a:lnTo>
                                  <a:lnTo>
                                    <a:pt x="156" y="144"/>
                                  </a:lnTo>
                                  <a:lnTo>
                                    <a:pt x="156" y="142"/>
                                  </a:lnTo>
                                  <a:lnTo>
                                    <a:pt x="132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1" name="Freeform 54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6" cy="586"/>
                            </a:xfrm>
                            <a:custGeom>
                              <a:avLst/>
                              <a:gdLst>
                                <a:gd name="T0" fmla="*/ 130 w 156"/>
                                <a:gd name="T1" fmla="*/ 0 h 586"/>
                                <a:gd name="T2" fmla="*/ 22 w 156"/>
                                <a:gd name="T3" fmla="*/ 91 h 586"/>
                                <a:gd name="T4" fmla="*/ 17 w 156"/>
                                <a:gd name="T5" fmla="*/ 94 h 586"/>
                                <a:gd name="T6" fmla="*/ 17 w 156"/>
                                <a:gd name="T7" fmla="*/ 98 h 586"/>
                                <a:gd name="T8" fmla="*/ 19 w 156"/>
                                <a:gd name="T9" fmla="*/ 101 h 586"/>
                                <a:gd name="T10" fmla="*/ 22 w 156"/>
                                <a:gd name="T11" fmla="*/ 106 h 586"/>
                                <a:gd name="T12" fmla="*/ 26 w 156"/>
                                <a:gd name="T13" fmla="*/ 106 h 586"/>
                                <a:gd name="T14" fmla="*/ 29 w 156"/>
                                <a:gd name="T15" fmla="*/ 103 h 586"/>
                                <a:gd name="T16" fmla="*/ 110 w 156"/>
                                <a:gd name="T17" fmla="*/ 36 h 586"/>
                                <a:gd name="T18" fmla="*/ 118 w 156"/>
                                <a:gd name="T19" fmla="*/ 12 h 586"/>
                                <a:gd name="T20" fmla="*/ 132 w 156"/>
                                <a:gd name="T21" fmla="*/ 12 h 586"/>
                                <a:gd name="T22" fmla="*/ 130 w 156"/>
                                <a:gd name="T23" fmla="*/ 0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56" h="586">
                                  <a:moveTo>
                                    <a:pt x="130" y="0"/>
                                  </a:moveTo>
                                  <a:lnTo>
                                    <a:pt x="22" y="91"/>
                                  </a:lnTo>
                                  <a:lnTo>
                                    <a:pt x="17" y="94"/>
                                  </a:lnTo>
                                  <a:lnTo>
                                    <a:pt x="17" y="98"/>
                                  </a:lnTo>
                                  <a:lnTo>
                                    <a:pt x="19" y="101"/>
                                  </a:lnTo>
                                  <a:lnTo>
                                    <a:pt x="22" y="106"/>
                                  </a:lnTo>
                                  <a:lnTo>
                                    <a:pt x="26" y="106"/>
                                  </a:lnTo>
                                  <a:lnTo>
                                    <a:pt x="29" y="103"/>
                                  </a:lnTo>
                                  <a:lnTo>
                                    <a:pt x="110" y="36"/>
                                  </a:lnTo>
                                  <a:lnTo>
                                    <a:pt x="118" y="12"/>
                                  </a:lnTo>
                                  <a:lnTo>
                                    <a:pt x="132" y="12"/>
                                  </a:lnTo>
                                  <a:lnTo>
                                    <a:pt x="1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2" name="Freeform 54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6" cy="586"/>
                            </a:xfrm>
                            <a:custGeom>
                              <a:avLst/>
                              <a:gdLst>
                                <a:gd name="T0" fmla="*/ 125 w 156"/>
                                <a:gd name="T1" fmla="*/ 14 h 586"/>
                                <a:gd name="T2" fmla="*/ 118 w 156"/>
                                <a:gd name="T3" fmla="*/ 14 h 586"/>
                                <a:gd name="T4" fmla="*/ 130 w 156"/>
                                <a:gd name="T5" fmla="*/ 19 h 586"/>
                                <a:gd name="T6" fmla="*/ 120 w 156"/>
                                <a:gd name="T7" fmla="*/ 27 h 586"/>
                                <a:gd name="T8" fmla="*/ 123 w 156"/>
                                <a:gd name="T9" fmla="*/ 41 h 586"/>
                                <a:gd name="T10" fmla="*/ 132 w 156"/>
                                <a:gd name="T11" fmla="*/ 17 h 586"/>
                                <a:gd name="T12" fmla="*/ 125 w 156"/>
                                <a:gd name="T13" fmla="*/ 14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56" h="586">
                                  <a:moveTo>
                                    <a:pt x="125" y="14"/>
                                  </a:moveTo>
                                  <a:lnTo>
                                    <a:pt x="118" y="14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20" y="27"/>
                                  </a:lnTo>
                                  <a:lnTo>
                                    <a:pt x="123" y="41"/>
                                  </a:lnTo>
                                  <a:lnTo>
                                    <a:pt x="132" y="17"/>
                                  </a:lnTo>
                                  <a:lnTo>
                                    <a:pt x="125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3" name="Freeform 54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6" cy="586"/>
                            </a:xfrm>
                            <a:custGeom>
                              <a:avLst/>
                              <a:gdLst>
                                <a:gd name="T0" fmla="*/ 118 w 156"/>
                                <a:gd name="T1" fmla="*/ 12 h 586"/>
                                <a:gd name="T2" fmla="*/ 110 w 156"/>
                                <a:gd name="T3" fmla="*/ 36 h 586"/>
                                <a:gd name="T4" fmla="*/ 120 w 156"/>
                                <a:gd name="T5" fmla="*/ 27 h 586"/>
                                <a:gd name="T6" fmla="*/ 118 w 156"/>
                                <a:gd name="T7" fmla="*/ 14 h 586"/>
                                <a:gd name="T8" fmla="*/ 125 w 156"/>
                                <a:gd name="T9" fmla="*/ 14 h 586"/>
                                <a:gd name="T10" fmla="*/ 118 w 156"/>
                                <a:gd name="T11" fmla="*/ 12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6" h="586">
                                  <a:moveTo>
                                    <a:pt x="118" y="12"/>
                                  </a:moveTo>
                                  <a:lnTo>
                                    <a:pt x="110" y="36"/>
                                  </a:lnTo>
                                  <a:lnTo>
                                    <a:pt x="120" y="27"/>
                                  </a:lnTo>
                                  <a:lnTo>
                                    <a:pt x="118" y="14"/>
                                  </a:lnTo>
                                  <a:lnTo>
                                    <a:pt x="125" y="14"/>
                                  </a:lnTo>
                                  <a:lnTo>
                                    <a:pt x="11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4" name="Freeform 54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56" cy="586"/>
                            </a:xfrm>
                            <a:custGeom>
                              <a:avLst/>
                              <a:gdLst>
                                <a:gd name="T0" fmla="*/ 118 w 156"/>
                                <a:gd name="T1" fmla="*/ 14 h 586"/>
                                <a:gd name="T2" fmla="*/ 120 w 156"/>
                                <a:gd name="T3" fmla="*/ 27 h 586"/>
                                <a:gd name="T4" fmla="*/ 130 w 156"/>
                                <a:gd name="T5" fmla="*/ 19 h 586"/>
                                <a:gd name="T6" fmla="*/ 118 w 156"/>
                                <a:gd name="T7" fmla="*/ 14 h 5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56" h="586">
                                  <a:moveTo>
                                    <a:pt x="118" y="14"/>
                                  </a:moveTo>
                                  <a:lnTo>
                                    <a:pt x="120" y="27"/>
                                  </a:lnTo>
                                  <a:lnTo>
                                    <a:pt x="130" y="19"/>
                                  </a:lnTo>
                                  <a:lnTo>
                                    <a:pt x="118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3CC4B54" id="Group 543" o:spid="_x0000_s1026" style="width:7.8pt;height:29.3pt;mso-position-horizontal-relative:char;mso-position-vertical-relative:line" coordsize="156,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">
                <v:group id="Group 544" o:spid="_x0000_s1027" style="position:absolute;width:156;height:586" coordsize="15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">
                  <v:shape id="Freeform 550" o:spid="_x0000_s1028" style="position:absolute;width:156;height:586;visibility:visible;mso-wrap-style:square;v-text-anchor:top" coordsize="15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" path="m120,27l74,142,55,214,38,286,24,360,5,509,,583r14,3l19,511r7,-74l38,362,53,288,70,216,89,144,110,72,123,41,120,27xe" fillcolor="#4f80bc" stroked="f">
                    <v:path arrowok="t" o:connecttype="custom" o:connectlocs="120,27;74,142;55,214;38,286;24,360;5,509;0,583;14,586;19,511;26,437;38,362;53,288;70,216;89,144;110,72;123,41;120,27" o:connectangles="0,0,0,0,0,0,0,0,0,0,0,0,0,0,0,0,0"/>
                  </v:shape>
                  <v:shape id="Freeform 549" o:spid="_x0000_s1029" style="position:absolute;width:156;height:586;visibility:visible;mso-wrap-style:square;v-text-anchor:top" coordsize="15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" path="m132,12r-14,l132,17r-9,24l142,144r4,5l154,149r2,-5l156,142,132,12xe" fillcolor="#4f80bc" stroked="f">
                    <v:path arrowok="t" o:connecttype="custom" o:connectlocs="132,12;118,12;132,17;123,41;142,144;146,149;154,149;156,144;156,142;132,12" o:connectangles="0,0,0,0,0,0,0,0,0,0"/>
                  </v:shape>
                  <v:shape id="Freeform 548" o:spid="_x0000_s1030" style="position:absolute;width:156;height:586;visibility:visible;mso-wrap-style:square;v-text-anchor:top" coordsize="15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" path="m130,l22,91r-5,3l17,98r2,3l22,106r4,l29,103,110,36r8,-24l132,12,130,xe" fillcolor="#4f80bc" stroked="f">
                    <v:path arrowok="t" o:connecttype="custom" o:connectlocs="130,0;22,91;17,94;17,98;19,101;22,106;26,106;29,103;110,36;118,12;132,12;130,0" o:connectangles="0,0,0,0,0,0,0,0,0,0,0,0"/>
                  </v:shape>
                  <v:shape id="Freeform 547" o:spid="_x0000_s1031" style="position:absolute;width:156;height:586;visibility:visible;mso-wrap-style:square;v-text-anchor:top" coordsize="15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" path="m125,14r-7,l130,19r-10,8l123,41r9,-24l125,14xe" fillcolor="#4f80bc" stroked="f">
                    <v:path arrowok="t" o:connecttype="custom" o:connectlocs="125,14;118,14;130,19;120,27;123,41;132,17;125,14" o:connectangles="0,0,0,0,0,0,0"/>
                  </v:shape>
                  <v:shape id="Freeform 546" o:spid="_x0000_s1032" style="position:absolute;width:156;height:586;visibility:visible;mso-wrap-style:square;v-text-anchor:top" coordsize="15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" path="m118,12r-8,24l120,27,118,14r7,l118,12xe" fillcolor="#4f80bc" stroked="f">
                    <v:path arrowok="t" o:connecttype="custom" o:connectlocs="118,12;110,36;120,27;118,14;125,14;118,12" o:connectangles="0,0,0,0,0,0"/>
                  </v:shape>
                  <v:shape id="Freeform 545" o:spid="_x0000_s1033" style="position:absolute;width:156;height:586;visibility:visible;mso-wrap-style:square;v-text-anchor:top" coordsize="156,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" path="m118,14r2,13l130,19,118,14xe" fillcolor="#4f80bc" stroked="f">
                    <v:path arrowok="t" o:connecttype="custom" o:connectlocs="118,14;120,27;130,19;118,14" o:connectangles="0,0,0,0"/>
                  </v:shape>
                </v:group>
                <w10:anchorlock/>
              </v:group>
            </w:pict>
          </mc:Fallback>
        </mc:AlternateContent>
      </w:r>
      <w:r w:rsidR="0007046C">
        <w:rPr>
          <w:rFonts w:ascii="Futura Medium"/>
          <w:sz w:val="20"/>
        </w:rPr>
        <w:tab/>
      </w: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4B65746E" wp14:editId="0E307E73">
                <wp:extent cx="123825" cy="373380"/>
                <wp:effectExtent l="635" t="3810" r="0" b="3810"/>
                <wp:docPr id="548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25" cy="373380"/>
                          <a:chOff x="0" y="0"/>
                          <a:chExt cx="195" cy="588"/>
                        </a:xfrm>
                      </wpg:grpSpPr>
                      <wpg:grpSp>
                        <wpg:cNvPr id="549" name="Group 535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95" cy="588"/>
                            <a:chOff x="0" y="0"/>
                            <a:chExt cx="195" cy="588"/>
                          </a:xfrm>
                        </wpg:grpSpPr>
                        <wps:wsp>
                          <wps:cNvPr id="550" name="Freeform 54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95" cy="588"/>
                            </a:xfrm>
                            <a:custGeom>
                              <a:avLst/>
                              <a:gdLst>
                                <a:gd name="T0" fmla="*/ 60 w 195"/>
                                <a:gd name="T1" fmla="*/ 458 h 588"/>
                                <a:gd name="T2" fmla="*/ 55 w 195"/>
                                <a:gd name="T3" fmla="*/ 458 h 588"/>
                                <a:gd name="T4" fmla="*/ 50 w 195"/>
                                <a:gd name="T5" fmla="*/ 461 h 588"/>
                                <a:gd name="T6" fmla="*/ 48 w 195"/>
                                <a:gd name="T7" fmla="*/ 461 h 588"/>
                                <a:gd name="T8" fmla="*/ 48 w 195"/>
                                <a:gd name="T9" fmla="*/ 466 h 588"/>
                                <a:gd name="T10" fmla="*/ 50 w 195"/>
                                <a:gd name="T11" fmla="*/ 470 h 588"/>
                                <a:gd name="T12" fmla="*/ 130 w 195"/>
                                <a:gd name="T13" fmla="*/ 588 h 588"/>
                                <a:gd name="T14" fmla="*/ 137 w 195"/>
                                <a:gd name="T15" fmla="*/ 574 h 588"/>
                                <a:gd name="T16" fmla="*/ 122 w 195"/>
                                <a:gd name="T17" fmla="*/ 574 h 588"/>
                                <a:gd name="T18" fmla="*/ 120 w 195"/>
                                <a:gd name="T19" fmla="*/ 548 h 588"/>
                                <a:gd name="T20" fmla="*/ 62 w 195"/>
                                <a:gd name="T21" fmla="*/ 461 h 588"/>
                                <a:gd name="T22" fmla="*/ 60 w 195"/>
                                <a:gd name="T23" fmla="*/ 458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95" h="588">
                                  <a:moveTo>
                                    <a:pt x="60" y="458"/>
                                  </a:moveTo>
                                  <a:lnTo>
                                    <a:pt x="55" y="458"/>
                                  </a:lnTo>
                                  <a:lnTo>
                                    <a:pt x="50" y="461"/>
                                  </a:lnTo>
                                  <a:lnTo>
                                    <a:pt x="48" y="461"/>
                                  </a:lnTo>
                                  <a:lnTo>
                                    <a:pt x="48" y="466"/>
                                  </a:lnTo>
                                  <a:lnTo>
                                    <a:pt x="50" y="470"/>
                                  </a:lnTo>
                                  <a:lnTo>
                                    <a:pt x="130" y="588"/>
                                  </a:lnTo>
                                  <a:lnTo>
                                    <a:pt x="137" y="574"/>
                                  </a:lnTo>
                                  <a:lnTo>
                                    <a:pt x="122" y="574"/>
                                  </a:lnTo>
                                  <a:lnTo>
                                    <a:pt x="120" y="548"/>
                                  </a:lnTo>
                                  <a:lnTo>
                                    <a:pt x="62" y="461"/>
                                  </a:lnTo>
                                  <a:lnTo>
                                    <a:pt x="60" y="4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1" name="Freeform 54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95" cy="588"/>
                            </a:xfrm>
                            <a:custGeom>
                              <a:avLst/>
                              <a:gdLst>
                                <a:gd name="T0" fmla="*/ 120 w 195"/>
                                <a:gd name="T1" fmla="*/ 548 h 588"/>
                                <a:gd name="T2" fmla="*/ 122 w 195"/>
                                <a:gd name="T3" fmla="*/ 574 h 588"/>
                                <a:gd name="T4" fmla="*/ 137 w 195"/>
                                <a:gd name="T5" fmla="*/ 574 h 588"/>
                                <a:gd name="T6" fmla="*/ 137 w 195"/>
                                <a:gd name="T7" fmla="*/ 573 h 588"/>
                                <a:gd name="T8" fmla="*/ 137 w 195"/>
                                <a:gd name="T9" fmla="*/ 571 h 588"/>
                                <a:gd name="T10" fmla="*/ 122 w 195"/>
                                <a:gd name="T11" fmla="*/ 571 h 588"/>
                                <a:gd name="T12" fmla="*/ 128 w 195"/>
                                <a:gd name="T13" fmla="*/ 559 h 588"/>
                                <a:gd name="T14" fmla="*/ 120 w 195"/>
                                <a:gd name="T15" fmla="*/ 548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95" h="588">
                                  <a:moveTo>
                                    <a:pt x="120" y="548"/>
                                  </a:moveTo>
                                  <a:lnTo>
                                    <a:pt x="122" y="574"/>
                                  </a:lnTo>
                                  <a:lnTo>
                                    <a:pt x="137" y="574"/>
                                  </a:lnTo>
                                  <a:lnTo>
                                    <a:pt x="137" y="573"/>
                                  </a:lnTo>
                                  <a:lnTo>
                                    <a:pt x="137" y="571"/>
                                  </a:lnTo>
                                  <a:lnTo>
                                    <a:pt x="122" y="571"/>
                                  </a:lnTo>
                                  <a:lnTo>
                                    <a:pt x="128" y="559"/>
                                  </a:lnTo>
                                  <a:lnTo>
                                    <a:pt x="120" y="5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2" name="Freeform 54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95" cy="588"/>
                            </a:xfrm>
                            <a:custGeom>
                              <a:avLst/>
                              <a:gdLst>
                                <a:gd name="T0" fmla="*/ 137 w 195"/>
                                <a:gd name="T1" fmla="*/ 573 h 588"/>
                                <a:gd name="T2" fmla="*/ 137 w 195"/>
                                <a:gd name="T3" fmla="*/ 574 h 588"/>
                                <a:gd name="T4" fmla="*/ 137 w 195"/>
                                <a:gd name="T5" fmla="*/ 574 h 588"/>
                                <a:gd name="T6" fmla="*/ 137 w 195"/>
                                <a:gd name="T7" fmla="*/ 573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5" h="588">
                                  <a:moveTo>
                                    <a:pt x="137" y="573"/>
                                  </a:moveTo>
                                  <a:lnTo>
                                    <a:pt x="137" y="574"/>
                                  </a:lnTo>
                                  <a:lnTo>
                                    <a:pt x="137" y="5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3" name="Freeform 53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95" cy="588"/>
                            </a:xfrm>
                            <a:custGeom>
                              <a:avLst/>
                              <a:gdLst>
                                <a:gd name="T0" fmla="*/ 190 w 195"/>
                                <a:gd name="T1" fmla="*/ 449 h 588"/>
                                <a:gd name="T2" fmla="*/ 182 w 195"/>
                                <a:gd name="T3" fmla="*/ 449 h 588"/>
                                <a:gd name="T4" fmla="*/ 180 w 195"/>
                                <a:gd name="T5" fmla="*/ 454 h 588"/>
                                <a:gd name="T6" fmla="*/ 135 w 195"/>
                                <a:gd name="T7" fmla="*/ 546 h 588"/>
                                <a:gd name="T8" fmla="*/ 137 w 195"/>
                                <a:gd name="T9" fmla="*/ 573 h 588"/>
                                <a:gd name="T10" fmla="*/ 192 w 195"/>
                                <a:gd name="T11" fmla="*/ 458 h 588"/>
                                <a:gd name="T12" fmla="*/ 194 w 195"/>
                                <a:gd name="T13" fmla="*/ 456 h 588"/>
                                <a:gd name="T14" fmla="*/ 194 w 195"/>
                                <a:gd name="T15" fmla="*/ 451 h 588"/>
                                <a:gd name="T16" fmla="*/ 190 w 195"/>
                                <a:gd name="T17" fmla="*/ 449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95" h="588">
                                  <a:moveTo>
                                    <a:pt x="190" y="449"/>
                                  </a:moveTo>
                                  <a:lnTo>
                                    <a:pt x="182" y="449"/>
                                  </a:lnTo>
                                  <a:lnTo>
                                    <a:pt x="180" y="454"/>
                                  </a:lnTo>
                                  <a:lnTo>
                                    <a:pt x="135" y="546"/>
                                  </a:lnTo>
                                  <a:lnTo>
                                    <a:pt x="137" y="573"/>
                                  </a:lnTo>
                                  <a:lnTo>
                                    <a:pt x="192" y="458"/>
                                  </a:lnTo>
                                  <a:lnTo>
                                    <a:pt x="194" y="456"/>
                                  </a:lnTo>
                                  <a:lnTo>
                                    <a:pt x="194" y="451"/>
                                  </a:lnTo>
                                  <a:lnTo>
                                    <a:pt x="190" y="4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4" name="Freeform 53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95" cy="588"/>
                            </a:xfrm>
                            <a:custGeom>
                              <a:avLst/>
                              <a:gdLst>
                                <a:gd name="T0" fmla="*/ 128 w 195"/>
                                <a:gd name="T1" fmla="*/ 559 h 588"/>
                                <a:gd name="T2" fmla="*/ 122 w 195"/>
                                <a:gd name="T3" fmla="*/ 571 h 588"/>
                                <a:gd name="T4" fmla="*/ 134 w 195"/>
                                <a:gd name="T5" fmla="*/ 569 h 588"/>
                                <a:gd name="T6" fmla="*/ 128 w 195"/>
                                <a:gd name="T7" fmla="*/ 559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95" h="588">
                                  <a:moveTo>
                                    <a:pt x="128" y="559"/>
                                  </a:moveTo>
                                  <a:lnTo>
                                    <a:pt x="122" y="571"/>
                                  </a:lnTo>
                                  <a:lnTo>
                                    <a:pt x="134" y="569"/>
                                  </a:lnTo>
                                  <a:lnTo>
                                    <a:pt x="128" y="5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5" name="Freeform 53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95" cy="588"/>
                            </a:xfrm>
                            <a:custGeom>
                              <a:avLst/>
                              <a:gdLst>
                                <a:gd name="T0" fmla="*/ 135 w 195"/>
                                <a:gd name="T1" fmla="*/ 546 h 588"/>
                                <a:gd name="T2" fmla="*/ 128 w 195"/>
                                <a:gd name="T3" fmla="*/ 559 h 588"/>
                                <a:gd name="T4" fmla="*/ 134 w 195"/>
                                <a:gd name="T5" fmla="*/ 569 h 588"/>
                                <a:gd name="T6" fmla="*/ 122 w 195"/>
                                <a:gd name="T7" fmla="*/ 571 h 588"/>
                                <a:gd name="T8" fmla="*/ 137 w 195"/>
                                <a:gd name="T9" fmla="*/ 571 h 588"/>
                                <a:gd name="T10" fmla="*/ 135 w 195"/>
                                <a:gd name="T11" fmla="*/ 546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95" h="588">
                                  <a:moveTo>
                                    <a:pt x="135" y="546"/>
                                  </a:moveTo>
                                  <a:lnTo>
                                    <a:pt x="128" y="559"/>
                                  </a:lnTo>
                                  <a:lnTo>
                                    <a:pt x="134" y="569"/>
                                  </a:lnTo>
                                  <a:lnTo>
                                    <a:pt x="122" y="571"/>
                                  </a:lnTo>
                                  <a:lnTo>
                                    <a:pt x="137" y="571"/>
                                  </a:lnTo>
                                  <a:lnTo>
                                    <a:pt x="135" y="54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56" name="Freeform 53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95" cy="588"/>
                            </a:xfrm>
                            <a:custGeom>
                              <a:avLst/>
                              <a:gdLst>
                                <a:gd name="T0" fmla="*/ 12 w 195"/>
                                <a:gd name="T1" fmla="*/ 0 h 588"/>
                                <a:gd name="T2" fmla="*/ 0 w 195"/>
                                <a:gd name="T3" fmla="*/ 5 h 588"/>
                                <a:gd name="T4" fmla="*/ 26 w 195"/>
                                <a:gd name="T5" fmla="*/ 77 h 588"/>
                                <a:gd name="T6" fmla="*/ 48 w 195"/>
                                <a:gd name="T7" fmla="*/ 146 h 588"/>
                                <a:gd name="T8" fmla="*/ 67 w 195"/>
                                <a:gd name="T9" fmla="*/ 218 h 588"/>
                                <a:gd name="T10" fmla="*/ 84 w 195"/>
                                <a:gd name="T11" fmla="*/ 293 h 588"/>
                                <a:gd name="T12" fmla="*/ 98 w 195"/>
                                <a:gd name="T13" fmla="*/ 365 h 588"/>
                                <a:gd name="T14" fmla="*/ 110 w 195"/>
                                <a:gd name="T15" fmla="*/ 439 h 588"/>
                                <a:gd name="T16" fmla="*/ 118 w 195"/>
                                <a:gd name="T17" fmla="*/ 514 h 588"/>
                                <a:gd name="T18" fmla="*/ 120 w 195"/>
                                <a:gd name="T19" fmla="*/ 548 h 588"/>
                                <a:gd name="T20" fmla="*/ 128 w 195"/>
                                <a:gd name="T21" fmla="*/ 559 h 588"/>
                                <a:gd name="T22" fmla="*/ 135 w 195"/>
                                <a:gd name="T23" fmla="*/ 546 h 588"/>
                                <a:gd name="T24" fmla="*/ 132 w 195"/>
                                <a:gd name="T25" fmla="*/ 511 h 588"/>
                                <a:gd name="T26" fmla="*/ 113 w 195"/>
                                <a:gd name="T27" fmla="*/ 362 h 588"/>
                                <a:gd name="T28" fmla="*/ 98 w 195"/>
                                <a:gd name="T29" fmla="*/ 288 h 588"/>
                                <a:gd name="T30" fmla="*/ 82 w 195"/>
                                <a:gd name="T31" fmla="*/ 216 h 588"/>
                                <a:gd name="T32" fmla="*/ 62 w 195"/>
                                <a:gd name="T33" fmla="*/ 142 h 588"/>
                                <a:gd name="T34" fmla="*/ 38 w 195"/>
                                <a:gd name="T35" fmla="*/ 72 h 588"/>
                                <a:gd name="T36" fmla="*/ 12 w 195"/>
                                <a:gd name="T37" fmla="*/ 0 h 58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95" h="588">
                                  <a:moveTo>
                                    <a:pt x="12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26" y="77"/>
                                  </a:lnTo>
                                  <a:lnTo>
                                    <a:pt x="48" y="146"/>
                                  </a:lnTo>
                                  <a:lnTo>
                                    <a:pt x="67" y="218"/>
                                  </a:lnTo>
                                  <a:lnTo>
                                    <a:pt x="84" y="293"/>
                                  </a:lnTo>
                                  <a:lnTo>
                                    <a:pt x="98" y="365"/>
                                  </a:lnTo>
                                  <a:lnTo>
                                    <a:pt x="110" y="439"/>
                                  </a:lnTo>
                                  <a:lnTo>
                                    <a:pt x="118" y="514"/>
                                  </a:lnTo>
                                  <a:lnTo>
                                    <a:pt x="120" y="548"/>
                                  </a:lnTo>
                                  <a:lnTo>
                                    <a:pt x="128" y="559"/>
                                  </a:lnTo>
                                  <a:lnTo>
                                    <a:pt x="135" y="546"/>
                                  </a:lnTo>
                                  <a:lnTo>
                                    <a:pt x="132" y="511"/>
                                  </a:lnTo>
                                  <a:lnTo>
                                    <a:pt x="113" y="362"/>
                                  </a:lnTo>
                                  <a:lnTo>
                                    <a:pt x="98" y="288"/>
                                  </a:lnTo>
                                  <a:lnTo>
                                    <a:pt x="82" y="216"/>
                                  </a:lnTo>
                                  <a:lnTo>
                                    <a:pt x="62" y="142"/>
                                  </a:lnTo>
                                  <a:lnTo>
                                    <a:pt x="38" y="72"/>
                                  </a:lnTo>
                                  <a:lnTo>
                                    <a:pt x="1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9AC6E92" id="Group 534" o:spid="_x0000_s1026" style="width:9.75pt;height:29.4pt;mso-position-horizontal-relative:char;mso-position-vertical-relative:line" coordsize="195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">
                <v:group id="Group 535" o:spid="_x0000_s1027" style="position:absolute;width:195;height:588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shape id="Freeform 542" o:spid="_x0000_s1028" style="position:absolute;width:195;height:588;visibility:visible;mso-wrap-style:square;v-text-anchor:top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" path="m60,458r-5,l50,461r-2,l48,466r2,4l130,588r7,-14l122,574r-2,-26l62,461r-2,-3xe" fillcolor="#4f80bc" stroked="f">
                    <v:path arrowok="t" o:connecttype="custom" o:connectlocs="60,458;55,458;50,461;48,461;48,466;50,470;130,588;137,574;122,574;120,548;62,461;60,458" o:connectangles="0,0,0,0,0,0,0,0,0,0,0,0"/>
                  </v:shape>
                  <v:shape id="Freeform 541" o:spid="_x0000_s1029" style="position:absolute;width:195;height:588;visibility:visible;mso-wrap-style:square;v-text-anchor:top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" path="m120,548r2,26l137,574r,-1l137,571r-15,l128,559r-8,-11xe" fillcolor="#4f80bc" stroked="f">
                    <v:path arrowok="t" o:connecttype="custom" o:connectlocs="120,548;122,574;137,574;137,573;137,571;122,571;128,559;120,548" o:connectangles="0,0,0,0,0,0,0,0"/>
                  </v:shape>
                  <v:shape id="Freeform 540" o:spid="_x0000_s1030" style="position:absolute;width:195;height:588;visibility:visible;mso-wrap-style:square;v-text-anchor:top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" path="m137,573r,1l137,573xe" fillcolor="#4f80bc" stroked="f">
                    <v:path arrowok="t" o:connecttype="custom" o:connectlocs="137,573;137,574;137,574;137,573" o:connectangles="0,0,0,0"/>
                  </v:shape>
                  <v:shape id="Freeform 539" o:spid="_x0000_s1031" style="position:absolute;width:195;height:588;visibility:visible;mso-wrap-style:square;v-text-anchor:top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" path="m190,449r-8,l180,454r-45,92l137,573,192,458r2,-2l194,451r-4,-2xe" fillcolor="#4f80bc" stroked="f">
                    <v:path arrowok="t" o:connecttype="custom" o:connectlocs="190,449;182,449;180,454;135,546;137,573;192,458;194,456;194,451;190,449" o:connectangles="0,0,0,0,0,0,0,0,0"/>
                  </v:shape>
                  <v:shape id="Freeform 538" o:spid="_x0000_s1032" style="position:absolute;width:195;height:588;visibility:visible;mso-wrap-style:square;v-text-anchor:top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" path="m128,559r-6,12l134,569r-6,-10xe" fillcolor="#4f80bc" stroked="f">
                    <v:path arrowok="t" o:connecttype="custom" o:connectlocs="128,559;122,571;134,569;128,559" o:connectangles="0,0,0,0"/>
                  </v:shape>
                  <v:shape id="Freeform 537" o:spid="_x0000_s1033" style="position:absolute;width:195;height:588;visibility:visible;mso-wrap-style:square;v-text-anchor:top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" path="m135,546r-7,13l134,569r-12,2l137,571r-2,-25xe" fillcolor="#4f80bc" stroked="f">
                    <v:path arrowok="t" o:connecttype="custom" o:connectlocs="135,546;128,559;134,569;122,571;137,571;135,546" o:connectangles="0,0,0,0,0,0"/>
                  </v:shape>
                  <v:shape id="Freeform 536" o:spid="_x0000_s1034" style="position:absolute;width:195;height:588;visibility:visible;mso-wrap-style:square;v-text-anchor:top" coordsize="195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" path="m12,l,5,26,77r22,69l67,218r17,75l98,365r12,74l118,514r2,34l128,559r7,-13l132,511,113,362,98,288,82,216,62,142,38,72,12,xe" fillcolor="#4f80bc" stroked="f">
                    <v:path arrowok="t" o:connecttype="custom" o:connectlocs="12,0;0,5;26,77;48,146;67,218;84,293;98,365;110,439;118,514;120,548;128,559;135,546;132,511;113,362;98,288;82,216;62,142;38,72;12,0" o:connectangles="0,0,0,0,0,0,0,0,0,0,0,0,0,0,0,0,0,0,0"/>
                  </v:shape>
                </v:group>
                <w10:anchorlock/>
              </v:group>
            </w:pict>
          </mc:Fallback>
        </mc:AlternateContent>
      </w:r>
    </w:p>
    <w:p w14:paraId="4E383281" w14:textId="77777777" w:rsidR="00A726F1" w:rsidRDefault="00A726F1">
      <w:pPr>
        <w:spacing w:before="1"/>
        <w:rPr>
          <w:rFonts w:ascii="Futura Medium" w:eastAsia="Futura Medium" w:hAnsi="Futura Medium" w:cs="Futura Medium"/>
          <w:sz w:val="14"/>
          <w:szCs w:val="14"/>
        </w:rPr>
      </w:pPr>
    </w:p>
    <w:p w14:paraId="5CF65E52" w14:textId="77777777" w:rsidR="00A726F1" w:rsidRDefault="00816E9D">
      <w:pPr>
        <w:tabs>
          <w:tab w:val="left" w:pos="6240"/>
        </w:tabs>
        <w:spacing w:line="200" w:lineRule="atLeast"/>
        <w:ind w:left="2468"/>
        <w:rPr>
          <w:rFonts w:ascii="Futura Medium" w:eastAsia="Futura Medium" w:hAnsi="Futura Medium" w:cs="Futura Medium"/>
          <w:sz w:val="20"/>
          <w:szCs w:val="20"/>
        </w:rPr>
      </w:pP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756FB720" wp14:editId="59D12D0D">
                <wp:extent cx="685800" cy="452755"/>
                <wp:effectExtent l="1905" t="2540" r="7620" b="1905"/>
                <wp:docPr id="519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2755"/>
                          <a:chOff x="0" y="0"/>
                          <a:chExt cx="1080" cy="713"/>
                        </a:xfrm>
                      </wpg:grpSpPr>
                      <wpg:grpSp>
                        <wpg:cNvPr id="520" name="Group 532"/>
                        <wpg:cNvGrpSpPr>
                          <a:grpSpLocks/>
                        </wpg:cNvGrpSpPr>
                        <wpg:grpSpPr bwMode="auto">
                          <a:xfrm>
                            <a:off x="19" y="17"/>
                            <a:ext cx="1042" cy="680"/>
                            <a:chOff x="19" y="17"/>
                            <a:chExt cx="1042" cy="680"/>
                          </a:xfrm>
                        </wpg:grpSpPr>
                        <wps:wsp>
                          <wps:cNvPr id="521" name="Freeform 533"/>
                          <wps:cNvSpPr>
                            <a:spLocks/>
                          </wps:cNvSpPr>
                          <wps:spPr bwMode="auto">
                            <a:xfrm>
                              <a:off x="19" y="17"/>
                              <a:ext cx="1042" cy="680"/>
                            </a:xfrm>
                            <a:custGeom>
                              <a:avLst/>
                              <a:gdLst>
                                <a:gd name="T0" fmla="+- 0 948 19"/>
                                <a:gd name="T1" fmla="*/ T0 w 1042"/>
                                <a:gd name="T2" fmla="+- 0 17 17"/>
                                <a:gd name="T3" fmla="*/ 17 h 680"/>
                                <a:gd name="T4" fmla="+- 0 110 19"/>
                                <a:gd name="T5" fmla="*/ T4 w 1042"/>
                                <a:gd name="T6" fmla="+- 0 19 17"/>
                                <a:gd name="T7" fmla="*/ 19 h 680"/>
                                <a:gd name="T8" fmla="+- 0 52 19"/>
                                <a:gd name="T9" fmla="*/ T8 w 1042"/>
                                <a:gd name="T10" fmla="+- 0 50 17"/>
                                <a:gd name="T11" fmla="*/ 50 h 680"/>
                                <a:gd name="T12" fmla="+- 0 22 19"/>
                                <a:gd name="T13" fmla="*/ T12 w 1042"/>
                                <a:gd name="T14" fmla="+- 0 107 17"/>
                                <a:gd name="T15" fmla="*/ 107 h 680"/>
                                <a:gd name="T16" fmla="+- 0 19 19"/>
                                <a:gd name="T17" fmla="*/ T16 w 1042"/>
                                <a:gd name="T18" fmla="+- 0 130 17"/>
                                <a:gd name="T19" fmla="*/ 130 h 680"/>
                                <a:gd name="T20" fmla="+- 0 21 19"/>
                                <a:gd name="T21" fmla="*/ T20 w 1042"/>
                                <a:gd name="T22" fmla="+- 0 606 17"/>
                                <a:gd name="T23" fmla="*/ 606 h 680"/>
                                <a:gd name="T24" fmla="+- 0 52 19"/>
                                <a:gd name="T25" fmla="*/ T24 w 1042"/>
                                <a:gd name="T26" fmla="+- 0 663 17"/>
                                <a:gd name="T27" fmla="*/ 663 h 680"/>
                                <a:gd name="T28" fmla="+- 0 109 19"/>
                                <a:gd name="T29" fmla="*/ T28 w 1042"/>
                                <a:gd name="T30" fmla="+- 0 694 17"/>
                                <a:gd name="T31" fmla="*/ 694 h 680"/>
                                <a:gd name="T32" fmla="+- 0 132 19"/>
                                <a:gd name="T33" fmla="*/ T32 w 1042"/>
                                <a:gd name="T34" fmla="+- 0 696 17"/>
                                <a:gd name="T35" fmla="*/ 696 h 680"/>
                                <a:gd name="T36" fmla="+- 0 970 19"/>
                                <a:gd name="T37" fmla="*/ T36 w 1042"/>
                                <a:gd name="T38" fmla="+- 0 694 17"/>
                                <a:gd name="T39" fmla="*/ 694 h 680"/>
                                <a:gd name="T40" fmla="+- 0 1028 19"/>
                                <a:gd name="T41" fmla="*/ T40 w 1042"/>
                                <a:gd name="T42" fmla="+- 0 663 17"/>
                                <a:gd name="T43" fmla="*/ 663 h 680"/>
                                <a:gd name="T44" fmla="+- 0 1058 19"/>
                                <a:gd name="T45" fmla="*/ T44 w 1042"/>
                                <a:gd name="T46" fmla="+- 0 606 17"/>
                                <a:gd name="T47" fmla="*/ 606 h 680"/>
                                <a:gd name="T48" fmla="+- 0 1061 19"/>
                                <a:gd name="T49" fmla="*/ T48 w 1042"/>
                                <a:gd name="T50" fmla="+- 0 583 17"/>
                                <a:gd name="T51" fmla="*/ 583 h 680"/>
                                <a:gd name="T52" fmla="+- 0 1059 19"/>
                                <a:gd name="T53" fmla="*/ T52 w 1042"/>
                                <a:gd name="T54" fmla="+- 0 107 17"/>
                                <a:gd name="T55" fmla="*/ 107 h 680"/>
                                <a:gd name="T56" fmla="+- 0 1028 19"/>
                                <a:gd name="T57" fmla="*/ T56 w 1042"/>
                                <a:gd name="T58" fmla="+- 0 50 17"/>
                                <a:gd name="T59" fmla="*/ 50 h 680"/>
                                <a:gd name="T60" fmla="+- 0 971 19"/>
                                <a:gd name="T61" fmla="*/ T60 w 1042"/>
                                <a:gd name="T62" fmla="+- 0 19 17"/>
                                <a:gd name="T63" fmla="*/ 19 h 680"/>
                                <a:gd name="T64" fmla="+- 0 948 19"/>
                                <a:gd name="T65" fmla="*/ T64 w 1042"/>
                                <a:gd name="T66" fmla="+- 0 17 17"/>
                                <a:gd name="T67" fmla="*/ 17 h 6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42" h="680">
                                  <a:moveTo>
                                    <a:pt x="929" y="0"/>
                                  </a:moveTo>
                                  <a:lnTo>
                                    <a:pt x="91" y="2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2" y="589"/>
                                  </a:lnTo>
                                  <a:lnTo>
                                    <a:pt x="33" y="646"/>
                                  </a:lnTo>
                                  <a:lnTo>
                                    <a:pt x="90" y="677"/>
                                  </a:lnTo>
                                  <a:lnTo>
                                    <a:pt x="113" y="679"/>
                                  </a:lnTo>
                                  <a:lnTo>
                                    <a:pt x="951" y="677"/>
                                  </a:lnTo>
                                  <a:lnTo>
                                    <a:pt x="1009" y="646"/>
                                  </a:lnTo>
                                  <a:lnTo>
                                    <a:pt x="1039" y="589"/>
                                  </a:lnTo>
                                  <a:lnTo>
                                    <a:pt x="1042" y="566"/>
                                  </a:lnTo>
                                  <a:lnTo>
                                    <a:pt x="1040" y="90"/>
                                  </a:lnTo>
                                  <a:lnTo>
                                    <a:pt x="1009" y="33"/>
                                  </a:lnTo>
                                  <a:lnTo>
                                    <a:pt x="952" y="2"/>
                                  </a:lnTo>
                                  <a:lnTo>
                                    <a:pt x="9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22" name="Group 50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80" cy="713"/>
                            <a:chOff x="0" y="0"/>
                            <a:chExt cx="1080" cy="713"/>
                          </a:xfrm>
                        </wpg:grpSpPr>
                        <wps:wsp>
                          <wps:cNvPr id="523" name="Freeform 53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20 w 1080"/>
                                <a:gd name="T1" fmla="*/ 691 h 713"/>
                                <a:gd name="T2" fmla="*/ 58 w 1080"/>
                                <a:gd name="T3" fmla="*/ 691 h 713"/>
                                <a:gd name="T4" fmla="*/ 70 w 1080"/>
                                <a:gd name="T5" fmla="*/ 698 h 713"/>
                                <a:gd name="T6" fmla="*/ 94 w 1080"/>
                                <a:gd name="T7" fmla="*/ 708 h 713"/>
                                <a:gd name="T8" fmla="*/ 118 w 1080"/>
                                <a:gd name="T9" fmla="*/ 713 h 713"/>
                                <a:gd name="T10" fmla="*/ 962 w 1080"/>
                                <a:gd name="T11" fmla="*/ 713 h 713"/>
                                <a:gd name="T12" fmla="*/ 986 w 1080"/>
                                <a:gd name="T13" fmla="*/ 708 h 713"/>
                                <a:gd name="T14" fmla="*/ 1010 w 1080"/>
                                <a:gd name="T15" fmla="*/ 698 h 713"/>
                                <a:gd name="T16" fmla="*/ 1020 w 1080"/>
                                <a:gd name="T17" fmla="*/ 691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20" y="691"/>
                                  </a:moveTo>
                                  <a:lnTo>
                                    <a:pt x="58" y="691"/>
                                  </a:lnTo>
                                  <a:lnTo>
                                    <a:pt x="70" y="698"/>
                                  </a:lnTo>
                                  <a:lnTo>
                                    <a:pt x="94" y="708"/>
                                  </a:lnTo>
                                  <a:lnTo>
                                    <a:pt x="118" y="713"/>
                                  </a:lnTo>
                                  <a:lnTo>
                                    <a:pt x="962" y="713"/>
                                  </a:lnTo>
                                  <a:lnTo>
                                    <a:pt x="986" y="708"/>
                                  </a:lnTo>
                                  <a:lnTo>
                                    <a:pt x="1010" y="698"/>
                                  </a:lnTo>
                                  <a:lnTo>
                                    <a:pt x="1020" y="6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4" name="Freeform 53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22 w 1080"/>
                                <a:gd name="T1" fmla="*/ 22 h 713"/>
                                <a:gd name="T2" fmla="*/ 55 w 1080"/>
                                <a:gd name="T3" fmla="*/ 22 h 713"/>
                                <a:gd name="T4" fmla="*/ 38 w 1080"/>
                                <a:gd name="T5" fmla="*/ 36 h 713"/>
                                <a:gd name="T6" fmla="*/ 38 w 1080"/>
                                <a:gd name="T7" fmla="*/ 38 h 713"/>
                                <a:gd name="T8" fmla="*/ 36 w 1080"/>
                                <a:gd name="T9" fmla="*/ 38 h 713"/>
                                <a:gd name="T10" fmla="*/ 24 w 1080"/>
                                <a:gd name="T11" fmla="*/ 55 h 713"/>
                                <a:gd name="T12" fmla="*/ 22 w 1080"/>
                                <a:gd name="T13" fmla="*/ 55 h 713"/>
                                <a:gd name="T14" fmla="*/ 22 w 1080"/>
                                <a:gd name="T15" fmla="*/ 58 h 713"/>
                                <a:gd name="T16" fmla="*/ 14 w 1080"/>
                                <a:gd name="T17" fmla="*/ 70 h 713"/>
                                <a:gd name="T18" fmla="*/ 10 w 1080"/>
                                <a:gd name="T19" fmla="*/ 79 h 713"/>
                                <a:gd name="T20" fmla="*/ 5 w 1080"/>
                                <a:gd name="T21" fmla="*/ 91 h 713"/>
                                <a:gd name="T22" fmla="*/ 2 w 1080"/>
                                <a:gd name="T23" fmla="*/ 106 h 713"/>
                                <a:gd name="T24" fmla="*/ 0 w 1080"/>
                                <a:gd name="T25" fmla="*/ 118 h 713"/>
                                <a:gd name="T26" fmla="*/ 0 w 1080"/>
                                <a:gd name="T27" fmla="*/ 598 h 713"/>
                                <a:gd name="T28" fmla="*/ 5 w 1080"/>
                                <a:gd name="T29" fmla="*/ 622 h 713"/>
                                <a:gd name="T30" fmla="*/ 10 w 1080"/>
                                <a:gd name="T31" fmla="*/ 634 h 713"/>
                                <a:gd name="T32" fmla="*/ 17 w 1080"/>
                                <a:gd name="T33" fmla="*/ 646 h 713"/>
                                <a:gd name="T34" fmla="*/ 22 w 1080"/>
                                <a:gd name="T35" fmla="*/ 655 h 713"/>
                                <a:gd name="T36" fmla="*/ 22 w 1080"/>
                                <a:gd name="T37" fmla="*/ 658 h 713"/>
                                <a:gd name="T38" fmla="*/ 24 w 1080"/>
                                <a:gd name="T39" fmla="*/ 658 h 713"/>
                                <a:gd name="T40" fmla="*/ 36 w 1080"/>
                                <a:gd name="T41" fmla="*/ 674 h 713"/>
                                <a:gd name="T42" fmla="*/ 38 w 1080"/>
                                <a:gd name="T43" fmla="*/ 674 h 713"/>
                                <a:gd name="T44" fmla="*/ 38 w 1080"/>
                                <a:gd name="T45" fmla="*/ 677 h 713"/>
                                <a:gd name="T46" fmla="*/ 55 w 1080"/>
                                <a:gd name="T47" fmla="*/ 691 h 713"/>
                                <a:gd name="T48" fmla="*/ 1022 w 1080"/>
                                <a:gd name="T49" fmla="*/ 691 h 713"/>
                                <a:gd name="T50" fmla="*/ 1039 w 1080"/>
                                <a:gd name="T51" fmla="*/ 677 h 713"/>
                                <a:gd name="T52" fmla="*/ 120 w 1080"/>
                                <a:gd name="T53" fmla="*/ 677 h 713"/>
                                <a:gd name="T54" fmla="*/ 110 w 1080"/>
                                <a:gd name="T55" fmla="*/ 674 h 713"/>
                                <a:gd name="T56" fmla="*/ 103 w 1080"/>
                                <a:gd name="T57" fmla="*/ 672 h 713"/>
                                <a:gd name="T58" fmla="*/ 94 w 1080"/>
                                <a:gd name="T59" fmla="*/ 670 h 713"/>
                                <a:gd name="T60" fmla="*/ 86 w 1080"/>
                                <a:gd name="T61" fmla="*/ 665 h 713"/>
                                <a:gd name="T62" fmla="*/ 82 w 1080"/>
                                <a:gd name="T63" fmla="*/ 662 h 713"/>
                                <a:gd name="T64" fmla="*/ 79 w 1080"/>
                                <a:gd name="T65" fmla="*/ 662 h 713"/>
                                <a:gd name="T66" fmla="*/ 65 w 1080"/>
                                <a:gd name="T67" fmla="*/ 650 h 713"/>
                                <a:gd name="T68" fmla="*/ 65 w 1080"/>
                                <a:gd name="T69" fmla="*/ 650 h 713"/>
                                <a:gd name="T70" fmla="*/ 62 w 1080"/>
                                <a:gd name="T71" fmla="*/ 648 h 713"/>
                                <a:gd name="T72" fmla="*/ 63 w 1080"/>
                                <a:gd name="T73" fmla="*/ 648 h 713"/>
                                <a:gd name="T74" fmla="*/ 55 w 1080"/>
                                <a:gd name="T75" fmla="*/ 636 h 713"/>
                                <a:gd name="T76" fmla="*/ 53 w 1080"/>
                                <a:gd name="T77" fmla="*/ 636 h 713"/>
                                <a:gd name="T78" fmla="*/ 43 w 1080"/>
                                <a:gd name="T79" fmla="*/ 617 h 713"/>
                                <a:gd name="T80" fmla="*/ 41 w 1080"/>
                                <a:gd name="T81" fmla="*/ 610 h 713"/>
                                <a:gd name="T82" fmla="*/ 38 w 1080"/>
                                <a:gd name="T83" fmla="*/ 600 h 713"/>
                                <a:gd name="T84" fmla="*/ 38 w 1080"/>
                                <a:gd name="T85" fmla="*/ 590 h 713"/>
                                <a:gd name="T86" fmla="*/ 36 w 1080"/>
                                <a:gd name="T87" fmla="*/ 581 h 713"/>
                                <a:gd name="T88" fmla="*/ 36 w 1080"/>
                                <a:gd name="T89" fmla="*/ 130 h 713"/>
                                <a:gd name="T90" fmla="*/ 38 w 1080"/>
                                <a:gd name="T91" fmla="*/ 120 h 713"/>
                                <a:gd name="T92" fmla="*/ 38 w 1080"/>
                                <a:gd name="T93" fmla="*/ 110 h 713"/>
                                <a:gd name="T94" fmla="*/ 41 w 1080"/>
                                <a:gd name="T95" fmla="*/ 101 h 713"/>
                                <a:gd name="T96" fmla="*/ 46 w 1080"/>
                                <a:gd name="T97" fmla="*/ 94 h 713"/>
                                <a:gd name="T98" fmla="*/ 48 w 1080"/>
                                <a:gd name="T99" fmla="*/ 84 h 713"/>
                                <a:gd name="T100" fmla="*/ 53 w 1080"/>
                                <a:gd name="T101" fmla="*/ 77 h 713"/>
                                <a:gd name="T102" fmla="*/ 55 w 1080"/>
                                <a:gd name="T103" fmla="*/ 77 h 713"/>
                                <a:gd name="T104" fmla="*/ 63 w 1080"/>
                                <a:gd name="T105" fmla="*/ 65 h 713"/>
                                <a:gd name="T106" fmla="*/ 62 w 1080"/>
                                <a:gd name="T107" fmla="*/ 65 h 713"/>
                                <a:gd name="T108" fmla="*/ 65 w 1080"/>
                                <a:gd name="T109" fmla="*/ 62 h 713"/>
                                <a:gd name="T110" fmla="*/ 65 w 1080"/>
                                <a:gd name="T111" fmla="*/ 62 h 713"/>
                                <a:gd name="T112" fmla="*/ 79 w 1080"/>
                                <a:gd name="T113" fmla="*/ 50 h 713"/>
                                <a:gd name="T114" fmla="*/ 82 w 1080"/>
                                <a:gd name="T115" fmla="*/ 50 h 713"/>
                                <a:gd name="T116" fmla="*/ 96 w 1080"/>
                                <a:gd name="T117" fmla="*/ 43 h 713"/>
                                <a:gd name="T118" fmla="*/ 103 w 1080"/>
                                <a:gd name="T119" fmla="*/ 41 h 713"/>
                                <a:gd name="T120" fmla="*/ 122 w 1080"/>
                                <a:gd name="T121" fmla="*/ 36 h 713"/>
                                <a:gd name="T122" fmla="*/ 1039 w 1080"/>
                                <a:gd name="T123" fmla="*/ 36 h 713"/>
                                <a:gd name="T124" fmla="*/ 1022 w 1080"/>
                                <a:gd name="T125" fmla="*/ 2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  <a:cxn ang="0">
                                  <a:pos x="T124" y="T125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22" y="22"/>
                                  </a:moveTo>
                                  <a:lnTo>
                                    <a:pt x="55" y="22"/>
                                  </a:lnTo>
                                  <a:lnTo>
                                    <a:pt x="38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36" y="38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2" y="55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5" y="91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598"/>
                                  </a:lnTo>
                                  <a:lnTo>
                                    <a:pt x="5" y="622"/>
                                  </a:lnTo>
                                  <a:lnTo>
                                    <a:pt x="10" y="634"/>
                                  </a:lnTo>
                                  <a:lnTo>
                                    <a:pt x="17" y="646"/>
                                  </a:lnTo>
                                  <a:lnTo>
                                    <a:pt x="22" y="655"/>
                                  </a:lnTo>
                                  <a:lnTo>
                                    <a:pt x="22" y="658"/>
                                  </a:lnTo>
                                  <a:lnTo>
                                    <a:pt x="24" y="658"/>
                                  </a:lnTo>
                                  <a:lnTo>
                                    <a:pt x="36" y="674"/>
                                  </a:lnTo>
                                  <a:lnTo>
                                    <a:pt x="38" y="674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55" y="691"/>
                                  </a:lnTo>
                                  <a:lnTo>
                                    <a:pt x="1022" y="691"/>
                                  </a:lnTo>
                                  <a:lnTo>
                                    <a:pt x="1039" y="677"/>
                                  </a:lnTo>
                                  <a:lnTo>
                                    <a:pt x="120" y="677"/>
                                  </a:lnTo>
                                  <a:lnTo>
                                    <a:pt x="110" y="674"/>
                                  </a:lnTo>
                                  <a:lnTo>
                                    <a:pt x="103" y="672"/>
                                  </a:lnTo>
                                  <a:lnTo>
                                    <a:pt x="94" y="670"/>
                                  </a:lnTo>
                                  <a:lnTo>
                                    <a:pt x="86" y="665"/>
                                  </a:lnTo>
                                  <a:lnTo>
                                    <a:pt x="82" y="662"/>
                                  </a:lnTo>
                                  <a:lnTo>
                                    <a:pt x="79" y="662"/>
                                  </a:lnTo>
                                  <a:lnTo>
                                    <a:pt x="65" y="650"/>
                                  </a:lnTo>
                                  <a:lnTo>
                                    <a:pt x="62" y="648"/>
                                  </a:lnTo>
                                  <a:lnTo>
                                    <a:pt x="63" y="648"/>
                                  </a:lnTo>
                                  <a:lnTo>
                                    <a:pt x="55" y="636"/>
                                  </a:lnTo>
                                  <a:lnTo>
                                    <a:pt x="53" y="636"/>
                                  </a:lnTo>
                                  <a:lnTo>
                                    <a:pt x="43" y="617"/>
                                  </a:lnTo>
                                  <a:lnTo>
                                    <a:pt x="41" y="610"/>
                                  </a:lnTo>
                                  <a:lnTo>
                                    <a:pt x="38" y="600"/>
                                  </a:lnTo>
                                  <a:lnTo>
                                    <a:pt x="38" y="590"/>
                                  </a:lnTo>
                                  <a:lnTo>
                                    <a:pt x="36" y="581"/>
                                  </a:lnTo>
                                  <a:lnTo>
                                    <a:pt x="36" y="13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38" y="110"/>
                                  </a:lnTo>
                                  <a:lnTo>
                                    <a:pt x="41" y="101"/>
                                  </a:lnTo>
                                  <a:lnTo>
                                    <a:pt x="46" y="94"/>
                                  </a:lnTo>
                                  <a:lnTo>
                                    <a:pt x="48" y="84"/>
                                  </a:lnTo>
                                  <a:lnTo>
                                    <a:pt x="53" y="77"/>
                                  </a:lnTo>
                                  <a:lnTo>
                                    <a:pt x="55" y="77"/>
                                  </a:lnTo>
                                  <a:lnTo>
                                    <a:pt x="63" y="65"/>
                                  </a:lnTo>
                                  <a:lnTo>
                                    <a:pt x="62" y="65"/>
                                  </a:lnTo>
                                  <a:lnTo>
                                    <a:pt x="65" y="62"/>
                                  </a:lnTo>
                                  <a:lnTo>
                                    <a:pt x="79" y="50"/>
                                  </a:lnTo>
                                  <a:lnTo>
                                    <a:pt x="82" y="50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103" y="41"/>
                                  </a:lnTo>
                                  <a:lnTo>
                                    <a:pt x="122" y="36"/>
                                  </a:lnTo>
                                  <a:lnTo>
                                    <a:pt x="1039" y="36"/>
                                  </a:lnTo>
                                  <a:lnTo>
                                    <a:pt x="102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5" name="Freeform 52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01 w 1080"/>
                                <a:gd name="T1" fmla="*/ 660 h 713"/>
                                <a:gd name="T2" fmla="*/ 991 w 1080"/>
                                <a:gd name="T3" fmla="*/ 665 h 713"/>
                                <a:gd name="T4" fmla="*/ 984 w 1080"/>
                                <a:gd name="T5" fmla="*/ 670 h 713"/>
                                <a:gd name="T6" fmla="*/ 955 w 1080"/>
                                <a:gd name="T7" fmla="*/ 677 h 713"/>
                                <a:gd name="T8" fmla="*/ 1039 w 1080"/>
                                <a:gd name="T9" fmla="*/ 677 h 713"/>
                                <a:gd name="T10" fmla="*/ 1042 w 1080"/>
                                <a:gd name="T11" fmla="*/ 674 h 713"/>
                                <a:gd name="T12" fmla="*/ 1052 w 1080"/>
                                <a:gd name="T13" fmla="*/ 662 h 713"/>
                                <a:gd name="T14" fmla="*/ 998 w 1080"/>
                                <a:gd name="T15" fmla="*/ 662 h 713"/>
                                <a:gd name="T16" fmla="*/ 1001 w 1080"/>
                                <a:gd name="T17" fmla="*/ 66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01" y="660"/>
                                  </a:moveTo>
                                  <a:lnTo>
                                    <a:pt x="991" y="665"/>
                                  </a:lnTo>
                                  <a:lnTo>
                                    <a:pt x="984" y="670"/>
                                  </a:lnTo>
                                  <a:lnTo>
                                    <a:pt x="955" y="677"/>
                                  </a:lnTo>
                                  <a:lnTo>
                                    <a:pt x="1039" y="677"/>
                                  </a:lnTo>
                                  <a:lnTo>
                                    <a:pt x="1042" y="674"/>
                                  </a:lnTo>
                                  <a:lnTo>
                                    <a:pt x="1052" y="662"/>
                                  </a:lnTo>
                                  <a:lnTo>
                                    <a:pt x="998" y="662"/>
                                  </a:lnTo>
                                  <a:lnTo>
                                    <a:pt x="1001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6" name="Freeform 52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77 w 1080"/>
                                <a:gd name="T1" fmla="*/ 660 h 713"/>
                                <a:gd name="T2" fmla="*/ 79 w 1080"/>
                                <a:gd name="T3" fmla="*/ 662 h 713"/>
                                <a:gd name="T4" fmla="*/ 82 w 1080"/>
                                <a:gd name="T5" fmla="*/ 662 h 713"/>
                                <a:gd name="T6" fmla="*/ 77 w 1080"/>
                                <a:gd name="T7" fmla="*/ 66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77" y="660"/>
                                  </a:moveTo>
                                  <a:lnTo>
                                    <a:pt x="79" y="662"/>
                                  </a:lnTo>
                                  <a:lnTo>
                                    <a:pt x="82" y="662"/>
                                  </a:lnTo>
                                  <a:lnTo>
                                    <a:pt x="77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7" name="Freeform 52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649 h 713"/>
                                <a:gd name="T2" fmla="*/ 998 w 1080"/>
                                <a:gd name="T3" fmla="*/ 662 h 713"/>
                                <a:gd name="T4" fmla="*/ 1052 w 1080"/>
                                <a:gd name="T5" fmla="*/ 662 h 713"/>
                                <a:gd name="T6" fmla="*/ 1056 w 1080"/>
                                <a:gd name="T7" fmla="*/ 658 h 713"/>
                                <a:gd name="T8" fmla="*/ 1056 w 1080"/>
                                <a:gd name="T9" fmla="*/ 655 h 713"/>
                                <a:gd name="T10" fmla="*/ 1059 w 1080"/>
                                <a:gd name="T11" fmla="*/ 650 h 713"/>
                                <a:gd name="T12" fmla="*/ 1013 w 1080"/>
                                <a:gd name="T13" fmla="*/ 650 h 713"/>
                                <a:gd name="T14" fmla="*/ 1014 w 1080"/>
                                <a:gd name="T15" fmla="*/ 649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4" y="649"/>
                                  </a:moveTo>
                                  <a:lnTo>
                                    <a:pt x="998" y="662"/>
                                  </a:lnTo>
                                  <a:lnTo>
                                    <a:pt x="1052" y="662"/>
                                  </a:lnTo>
                                  <a:lnTo>
                                    <a:pt x="1056" y="658"/>
                                  </a:lnTo>
                                  <a:lnTo>
                                    <a:pt x="1056" y="655"/>
                                  </a:lnTo>
                                  <a:lnTo>
                                    <a:pt x="1059" y="650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14" y="6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8" name="Freeform 52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2 w 1080"/>
                                <a:gd name="T1" fmla="*/ 648 h 713"/>
                                <a:gd name="T2" fmla="*/ 65 w 1080"/>
                                <a:gd name="T3" fmla="*/ 650 h 713"/>
                                <a:gd name="T4" fmla="*/ 64 w 1080"/>
                                <a:gd name="T5" fmla="*/ 650 h 713"/>
                                <a:gd name="T6" fmla="*/ 62 w 1080"/>
                                <a:gd name="T7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2" y="648"/>
                                  </a:moveTo>
                                  <a:lnTo>
                                    <a:pt x="65" y="650"/>
                                  </a:lnTo>
                                  <a:lnTo>
                                    <a:pt x="64" y="650"/>
                                  </a:lnTo>
                                  <a:lnTo>
                                    <a:pt x="62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9" name="Freeform 52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4 w 1080"/>
                                <a:gd name="T1" fmla="*/ 650 h 713"/>
                                <a:gd name="T2" fmla="*/ 65 w 1080"/>
                                <a:gd name="T3" fmla="*/ 650 h 713"/>
                                <a:gd name="T4" fmla="*/ 65 w 1080"/>
                                <a:gd name="T5" fmla="*/ 650 h 713"/>
                                <a:gd name="T6" fmla="*/ 64 w 1080"/>
                                <a:gd name="T7" fmla="*/ 65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4" y="650"/>
                                  </a:moveTo>
                                  <a:lnTo>
                                    <a:pt x="65" y="650"/>
                                  </a:lnTo>
                                  <a:lnTo>
                                    <a:pt x="64" y="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0" name="Freeform 52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5 w 1080"/>
                                <a:gd name="T1" fmla="*/ 648 h 713"/>
                                <a:gd name="T2" fmla="*/ 1014 w 1080"/>
                                <a:gd name="T3" fmla="*/ 649 h 713"/>
                                <a:gd name="T4" fmla="*/ 1013 w 1080"/>
                                <a:gd name="T5" fmla="*/ 650 h 713"/>
                                <a:gd name="T6" fmla="*/ 1015 w 1080"/>
                                <a:gd name="T7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5" y="648"/>
                                  </a:moveTo>
                                  <a:lnTo>
                                    <a:pt x="1014" y="649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1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1" name="Freeform 52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60 w 1080"/>
                                <a:gd name="T1" fmla="*/ 648 h 713"/>
                                <a:gd name="T2" fmla="*/ 1015 w 1080"/>
                                <a:gd name="T3" fmla="*/ 648 h 713"/>
                                <a:gd name="T4" fmla="*/ 1013 w 1080"/>
                                <a:gd name="T5" fmla="*/ 650 h 713"/>
                                <a:gd name="T6" fmla="*/ 1059 w 1080"/>
                                <a:gd name="T7" fmla="*/ 650 h 713"/>
                                <a:gd name="T8" fmla="*/ 1060 w 1080"/>
                                <a:gd name="T9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60" y="648"/>
                                  </a:moveTo>
                                  <a:lnTo>
                                    <a:pt x="1015" y="648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59" y="650"/>
                                  </a:lnTo>
                                  <a:lnTo>
                                    <a:pt x="1060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2" name="Freeform 5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3 w 1080"/>
                                <a:gd name="T1" fmla="*/ 648 h 713"/>
                                <a:gd name="T2" fmla="*/ 62 w 1080"/>
                                <a:gd name="T3" fmla="*/ 648 h 713"/>
                                <a:gd name="T4" fmla="*/ 64 w 1080"/>
                                <a:gd name="T5" fmla="*/ 650 h 713"/>
                                <a:gd name="T6" fmla="*/ 63 w 1080"/>
                                <a:gd name="T7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3" y="648"/>
                                  </a:moveTo>
                                  <a:lnTo>
                                    <a:pt x="62" y="648"/>
                                  </a:lnTo>
                                  <a:lnTo>
                                    <a:pt x="64" y="650"/>
                                  </a:lnTo>
                                  <a:lnTo>
                                    <a:pt x="63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3" name="Freeform 52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68 w 1080"/>
                                <a:gd name="T1" fmla="*/ 634 h 713"/>
                                <a:gd name="T2" fmla="*/ 1027 w 1080"/>
                                <a:gd name="T3" fmla="*/ 634 h 713"/>
                                <a:gd name="T4" fmla="*/ 1014 w 1080"/>
                                <a:gd name="T5" fmla="*/ 649 h 713"/>
                                <a:gd name="T6" fmla="*/ 1015 w 1080"/>
                                <a:gd name="T7" fmla="*/ 648 h 713"/>
                                <a:gd name="T8" fmla="*/ 1060 w 1080"/>
                                <a:gd name="T9" fmla="*/ 648 h 713"/>
                                <a:gd name="T10" fmla="*/ 1063 w 1080"/>
                                <a:gd name="T11" fmla="*/ 643 h 713"/>
                                <a:gd name="T12" fmla="*/ 1068 w 1080"/>
                                <a:gd name="T13" fmla="*/ 634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68" y="634"/>
                                  </a:moveTo>
                                  <a:lnTo>
                                    <a:pt x="1027" y="634"/>
                                  </a:lnTo>
                                  <a:lnTo>
                                    <a:pt x="1014" y="649"/>
                                  </a:lnTo>
                                  <a:lnTo>
                                    <a:pt x="1015" y="648"/>
                                  </a:lnTo>
                                  <a:lnTo>
                                    <a:pt x="1060" y="648"/>
                                  </a:lnTo>
                                  <a:lnTo>
                                    <a:pt x="1063" y="643"/>
                                  </a:lnTo>
                                  <a:lnTo>
                                    <a:pt x="1068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4" name="Freeform 52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53 w 1080"/>
                                <a:gd name="T1" fmla="*/ 634 h 713"/>
                                <a:gd name="T2" fmla="*/ 53 w 1080"/>
                                <a:gd name="T3" fmla="*/ 636 h 713"/>
                                <a:gd name="T4" fmla="*/ 55 w 1080"/>
                                <a:gd name="T5" fmla="*/ 636 h 713"/>
                                <a:gd name="T6" fmla="*/ 53 w 1080"/>
                                <a:gd name="T7" fmla="*/ 634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53" y="634"/>
                                  </a:moveTo>
                                  <a:lnTo>
                                    <a:pt x="53" y="636"/>
                                  </a:lnTo>
                                  <a:lnTo>
                                    <a:pt x="55" y="636"/>
                                  </a:lnTo>
                                  <a:lnTo>
                                    <a:pt x="53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5" name="Freeform 51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25 w 1080"/>
                                <a:gd name="T1" fmla="*/ 77 h 713"/>
                                <a:gd name="T2" fmla="*/ 1034 w 1080"/>
                                <a:gd name="T3" fmla="*/ 96 h 713"/>
                                <a:gd name="T4" fmla="*/ 1037 w 1080"/>
                                <a:gd name="T5" fmla="*/ 103 h 713"/>
                                <a:gd name="T6" fmla="*/ 1042 w 1080"/>
                                <a:gd name="T7" fmla="*/ 122 h 713"/>
                                <a:gd name="T8" fmla="*/ 1042 w 1080"/>
                                <a:gd name="T9" fmla="*/ 593 h 713"/>
                                <a:gd name="T10" fmla="*/ 1037 w 1080"/>
                                <a:gd name="T11" fmla="*/ 612 h 713"/>
                                <a:gd name="T12" fmla="*/ 1034 w 1080"/>
                                <a:gd name="T13" fmla="*/ 619 h 713"/>
                                <a:gd name="T14" fmla="*/ 1030 w 1080"/>
                                <a:gd name="T15" fmla="*/ 629 h 713"/>
                                <a:gd name="T16" fmla="*/ 1025 w 1080"/>
                                <a:gd name="T17" fmla="*/ 636 h 713"/>
                                <a:gd name="T18" fmla="*/ 1027 w 1080"/>
                                <a:gd name="T19" fmla="*/ 634 h 713"/>
                                <a:gd name="T20" fmla="*/ 1068 w 1080"/>
                                <a:gd name="T21" fmla="*/ 634 h 713"/>
                                <a:gd name="T22" fmla="*/ 1073 w 1080"/>
                                <a:gd name="T23" fmla="*/ 622 h 713"/>
                                <a:gd name="T24" fmla="*/ 1078 w 1080"/>
                                <a:gd name="T25" fmla="*/ 607 h 713"/>
                                <a:gd name="T26" fmla="*/ 1078 w 1080"/>
                                <a:gd name="T27" fmla="*/ 595 h 713"/>
                                <a:gd name="T28" fmla="*/ 1080 w 1080"/>
                                <a:gd name="T29" fmla="*/ 583 h 713"/>
                                <a:gd name="T30" fmla="*/ 1080 w 1080"/>
                                <a:gd name="T31" fmla="*/ 130 h 713"/>
                                <a:gd name="T32" fmla="*/ 1078 w 1080"/>
                                <a:gd name="T33" fmla="*/ 115 h 713"/>
                                <a:gd name="T34" fmla="*/ 1073 w 1080"/>
                                <a:gd name="T35" fmla="*/ 91 h 713"/>
                                <a:gd name="T36" fmla="*/ 1068 w 1080"/>
                                <a:gd name="T37" fmla="*/ 79 h 713"/>
                                <a:gd name="T38" fmla="*/ 1027 w 1080"/>
                                <a:gd name="T39" fmla="*/ 79 h 713"/>
                                <a:gd name="T40" fmla="*/ 1025 w 1080"/>
                                <a:gd name="T41" fmla="*/ 77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25" y="77"/>
                                  </a:moveTo>
                                  <a:lnTo>
                                    <a:pt x="1034" y="96"/>
                                  </a:lnTo>
                                  <a:lnTo>
                                    <a:pt x="1037" y="103"/>
                                  </a:lnTo>
                                  <a:lnTo>
                                    <a:pt x="1042" y="122"/>
                                  </a:lnTo>
                                  <a:lnTo>
                                    <a:pt x="1042" y="593"/>
                                  </a:lnTo>
                                  <a:lnTo>
                                    <a:pt x="1037" y="612"/>
                                  </a:lnTo>
                                  <a:lnTo>
                                    <a:pt x="1034" y="619"/>
                                  </a:lnTo>
                                  <a:lnTo>
                                    <a:pt x="1030" y="629"/>
                                  </a:lnTo>
                                  <a:lnTo>
                                    <a:pt x="1025" y="636"/>
                                  </a:lnTo>
                                  <a:lnTo>
                                    <a:pt x="1027" y="634"/>
                                  </a:lnTo>
                                  <a:lnTo>
                                    <a:pt x="1068" y="634"/>
                                  </a:lnTo>
                                  <a:lnTo>
                                    <a:pt x="1073" y="622"/>
                                  </a:lnTo>
                                  <a:lnTo>
                                    <a:pt x="1078" y="607"/>
                                  </a:lnTo>
                                  <a:lnTo>
                                    <a:pt x="1078" y="595"/>
                                  </a:lnTo>
                                  <a:lnTo>
                                    <a:pt x="1080" y="583"/>
                                  </a:lnTo>
                                  <a:lnTo>
                                    <a:pt x="1080" y="130"/>
                                  </a:lnTo>
                                  <a:lnTo>
                                    <a:pt x="1078" y="115"/>
                                  </a:lnTo>
                                  <a:lnTo>
                                    <a:pt x="1073" y="91"/>
                                  </a:lnTo>
                                  <a:lnTo>
                                    <a:pt x="1068" y="79"/>
                                  </a:lnTo>
                                  <a:lnTo>
                                    <a:pt x="1027" y="79"/>
                                  </a:lnTo>
                                  <a:lnTo>
                                    <a:pt x="102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6" name="Freeform 51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55 w 1080"/>
                                <a:gd name="T1" fmla="*/ 77 h 713"/>
                                <a:gd name="T2" fmla="*/ 53 w 1080"/>
                                <a:gd name="T3" fmla="*/ 77 h 713"/>
                                <a:gd name="T4" fmla="*/ 53 w 1080"/>
                                <a:gd name="T5" fmla="*/ 79 h 713"/>
                                <a:gd name="T6" fmla="*/ 55 w 1080"/>
                                <a:gd name="T7" fmla="*/ 77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55" y="77"/>
                                  </a:moveTo>
                                  <a:lnTo>
                                    <a:pt x="53" y="77"/>
                                  </a:lnTo>
                                  <a:lnTo>
                                    <a:pt x="53" y="79"/>
                                  </a:lnTo>
                                  <a:lnTo>
                                    <a:pt x="5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7" name="Freeform 51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64 h 713"/>
                                <a:gd name="T2" fmla="*/ 1027 w 1080"/>
                                <a:gd name="T3" fmla="*/ 79 h 713"/>
                                <a:gd name="T4" fmla="*/ 1068 w 1080"/>
                                <a:gd name="T5" fmla="*/ 79 h 713"/>
                                <a:gd name="T6" fmla="*/ 1063 w 1080"/>
                                <a:gd name="T7" fmla="*/ 67 h 713"/>
                                <a:gd name="T8" fmla="*/ 1061 w 1080"/>
                                <a:gd name="T9" fmla="*/ 65 h 713"/>
                                <a:gd name="T10" fmla="*/ 1015 w 1080"/>
                                <a:gd name="T11" fmla="*/ 65 h 713"/>
                                <a:gd name="T12" fmla="*/ 1014 w 1080"/>
                                <a:gd name="T13" fmla="*/ 64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4" y="64"/>
                                  </a:moveTo>
                                  <a:lnTo>
                                    <a:pt x="1027" y="79"/>
                                  </a:lnTo>
                                  <a:lnTo>
                                    <a:pt x="1068" y="79"/>
                                  </a:lnTo>
                                  <a:lnTo>
                                    <a:pt x="1063" y="67"/>
                                  </a:lnTo>
                                  <a:lnTo>
                                    <a:pt x="1061" y="65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14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8" name="Freeform 51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2 h 713"/>
                                <a:gd name="T2" fmla="*/ 62 w 1080"/>
                                <a:gd name="T3" fmla="*/ 65 h 713"/>
                                <a:gd name="T4" fmla="*/ 64 w 1080"/>
                                <a:gd name="T5" fmla="*/ 63 h 713"/>
                                <a:gd name="T6" fmla="*/ 65 w 1080"/>
                                <a:gd name="T7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5" y="62"/>
                                  </a:moveTo>
                                  <a:lnTo>
                                    <a:pt x="62" y="65"/>
                                  </a:lnTo>
                                  <a:lnTo>
                                    <a:pt x="64" y="63"/>
                                  </a:lnTo>
                                  <a:lnTo>
                                    <a:pt x="6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39" name="Freeform 51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4 w 1080"/>
                                <a:gd name="T1" fmla="*/ 63 h 713"/>
                                <a:gd name="T2" fmla="*/ 62 w 1080"/>
                                <a:gd name="T3" fmla="*/ 65 h 713"/>
                                <a:gd name="T4" fmla="*/ 63 w 1080"/>
                                <a:gd name="T5" fmla="*/ 65 h 713"/>
                                <a:gd name="T6" fmla="*/ 64 w 1080"/>
                                <a:gd name="T7" fmla="*/ 63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4" y="63"/>
                                  </a:moveTo>
                                  <a:lnTo>
                                    <a:pt x="62" y="65"/>
                                  </a:lnTo>
                                  <a:lnTo>
                                    <a:pt x="63" y="65"/>
                                  </a:lnTo>
                                  <a:lnTo>
                                    <a:pt x="64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0" name="Freeform 51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3 w 1080"/>
                                <a:gd name="T1" fmla="*/ 62 h 713"/>
                                <a:gd name="T2" fmla="*/ 1014 w 1080"/>
                                <a:gd name="T3" fmla="*/ 64 h 713"/>
                                <a:gd name="T4" fmla="*/ 1015 w 1080"/>
                                <a:gd name="T5" fmla="*/ 65 h 713"/>
                                <a:gd name="T6" fmla="*/ 1013 w 1080"/>
                                <a:gd name="T7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3" y="62"/>
                                  </a:moveTo>
                                  <a:lnTo>
                                    <a:pt x="1014" y="64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1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1" name="Freeform 5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60 w 1080"/>
                                <a:gd name="T1" fmla="*/ 62 h 713"/>
                                <a:gd name="T2" fmla="*/ 1013 w 1080"/>
                                <a:gd name="T3" fmla="*/ 62 h 713"/>
                                <a:gd name="T4" fmla="*/ 1015 w 1080"/>
                                <a:gd name="T5" fmla="*/ 65 h 713"/>
                                <a:gd name="T6" fmla="*/ 1061 w 1080"/>
                                <a:gd name="T7" fmla="*/ 65 h 713"/>
                                <a:gd name="T8" fmla="*/ 1060 w 1080"/>
                                <a:gd name="T9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60" y="62"/>
                                  </a:moveTo>
                                  <a:lnTo>
                                    <a:pt x="1013" y="62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61" y="65"/>
                                  </a:lnTo>
                                  <a:lnTo>
                                    <a:pt x="1060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2" name="Freeform 51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52 w 1080"/>
                                <a:gd name="T1" fmla="*/ 50 h 713"/>
                                <a:gd name="T2" fmla="*/ 998 w 1080"/>
                                <a:gd name="T3" fmla="*/ 50 h 713"/>
                                <a:gd name="T4" fmla="*/ 1014 w 1080"/>
                                <a:gd name="T5" fmla="*/ 64 h 713"/>
                                <a:gd name="T6" fmla="*/ 1013 w 1080"/>
                                <a:gd name="T7" fmla="*/ 62 h 713"/>
                                <a:gd name="T8" fmla="*/ 1060 w 1080"/>
                                <a:gd name="T9" fmla="*/ 62 h 713"/>
                                <a:gd name="T10" fmla="*/ 1056 w 1080"/>
                                <a:gd name="T11" fmla="*/ 58 h 713"/>
                                <a:gd name="T12" fmla="*/ 1056 w 1080"/>
                                <a:gd name="T13" fmla="*/ 55 h 713"/>
                                <a:gd name="T14" fmla="*/ 1052 w 1080"/>
                                <a:gd name="T15" fmla="*/ 5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52" y="50"/>
                                  </a:moveTo>
                                  <a:lnTo>
                                    <a:pt x="998" y="50"/>
                                  </a:lnTo>
                                  <a:lnTo>
                                    <a:pt x="1014" y="64"/>
                                  </a:lnTo>
                                  <a:lnTo>
                                    <a:pt x="1013" y="62"/>
                                  </a:lnTo>
                                  <a:lnTo>
                                    <a:pt x="1060" y="62"/>
                                  </a:lnTo>
                                  <a:lnTo>
                                    <a:pt x="1056" y="58"/>
                                  </a:lnTo>
                                  <a:lnTo>
                                    <a:pt x="1056" y="55"/>
                                  </a:lnTo>
                                  <a:lnTo>
                                    <a:pt x="105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3" name="Freeform 51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2 h 713"/>
                                <a:gd name="T2" fmla="*/ 65 w 1080"/>
                                <a:gd name="T3" fmla="*/ 62 h 713"/>
                                <a:gd name="T4" fmla="*/ 64 w 1080"/>
                                <a:gd name="T5" fmla="*/ 63 h 713"/>
                                <a:gd name="T6" fmla="*/ 65 w 1080"/>
                                <a:gd name="T7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5" y="62"/>
                                  </a:moveTo>
                                  <a:lnTo>
                                    <a:pt x="65" y="62"/>
                                  </a:lnTo>
                                  <a:lnTo>
                                    <a:pt x="64" y="63"/>
                                  </a:lnTo>
                                  <a:lnTo>
                                    <a:pt x="6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4" name="Freeform 51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82 w 1080"/>
                                <a:gd name="T1" fmla="*/ 50 h 713"/>
                                <a:gd name="T2" fmla="*/ 79 w 1080"/>
                                <a:gd name="T3" fmla="*/ 50 h 713"/>
                                <a:gd name="T4" fmla="*/ 77 w 1080"/>
                                <a:gd name="T5" fmla="*/ 53 h 713"/>
                                <a:gd name="T6" fmla="*/ 82 w 1080"/>
                                <a:gd name="T7" fmla="*/ 5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82" y="50"/>
                                  </a:moveTo>
                                  <a:lnTo>
                                    <a:pt x="79" y="50"/>
                                  </a:lnTo>
                                  <a:lnTo>
                                    <a:pt x="77" y="53"/>
                                  </a:lnTo>
                                  <a:lnTo>
                                    <a:pt x="82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5" name="Freeform 50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39 w 1080"/>
                                <a:gd name="T1" fmla="*/ 36 h 713"/>
                                <a:gd name="T2" fmla="*/ 958 w 1080"/>
                                <a:gd name="T3" fmla="*/ 36 h 713"/>
                                <a:gd name="T4" fmla="*/ 977 w 1080"/>
                                <a:gd name="T5" fmla="*/ 41 h 713"/>
                                <a:gd name="T6" fmla="*/ 984 w 1080"/>
                                <a:gd name="T7" fmla="*/ 43 h 713"/>
                                <a:gd name="T8" fmla="*/ 994 w 1080"/>
                                <a:gd name="T9" fmla="*/ 48 h 713"/>
                                <a:gd name="T10" fmla="*/ 1001 w 1080"/>
                                <a:gd name="T11" fmla="*/ 53 h 713"/>
                                <a:gd name="T12" fmla="*/ 998 w 1080"/>
                                <a:gd name="T13" fmla="*/ 50 h 713"/>
                                <a:gd name="T14" fmla="*/ 1052 w 1080"/>
                                <a:gd name="T15" fmla="*/ 50 h 713"/>
                                <a:gd name="T16" fmla="*/ 1042 w 1080"/>
                                <a:gd name="T17" fmla="*/ 38 h 713"/>
                                <a:gd name="T18" fmla="*/ 1039 w 1080"/>
                                <a:gd name="T19" fmla="*/ 36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39" y="36"/>
                                  </a:moveTo>
                                  <a:lnTo>
                                    <a:pt x="958" y="36"/>
                                  </a:lnTo>
                                  <a:lnTo>
                                    <a:pt x="977" y="41"/>
                                  </a:lnTo>
                                  <a:lnTo>
                                    <a:pt x="984" y="43"/>
                                  </a:lnTo>
                                  <a:lnTo>
                                    <a:pt x="994" y="48"/>
                                  </a:lnTo>
                                  <a:lnTo>
                                    <a:pt x="1001" y="53"/>
                                  </a:lnTo>
                                  <a:lnTo>
                                    <a:pt x="998" y="50"/>
                                  </a:lnTo>
                                  <a:lnTo>
                                    <a:pt x="1052" y="50"/>
                                  </a:lnTo>
                                  <a:lnTo>
                                    <a:pt x="1042" y="38"/>
                                  </a:lnTo>
                                  <a:lnTo>
                                    <a:pt x="1039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6" name="Freeform 50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960 w 1080"/>
                                <a:gd name="T1" fmla="*/ 0 h 713"/>
                                <a:gd name="T2" fmla="*/ 118 w 1080"/>
                                <a:gd name="T3" fmla="*/ 0 h 713"/>
                                <a:gd name="T4" fmla="*/ 103 w 1080"/>
                                <a:gd name="T5" fmla="*/ 2 h 713"/>
                                <a:gd name="T6" fmla="*/ 91 w 1080"/>
                                <a:gd name="T7" fmla="*/ 5 h 713"/>
                                <a:gd name="T8" fmla="*/ 67 w 1080"/>
                                <a:gd name="T9" fmla="*/ 14 h 713"/>
                                <a:gd name="T10" fmla="*/ 58 w 1080"/>
                                <a:gd name="T11" fmla="*/ 22 h 713"/>
                                <a:gd name="T12" fmla="*/ 1020 w 1080"/>
                                <a:gd name="T13" fmla="*/ 22 h 713"/>
                                <a:gd name="T14" fmla="*/ 1010 w 1080"/>
                                <a:gd name="T15" fmla="*/ 14 h 713"/>
                                <a:gd name="T16" fmla="*/ 986 w 1080"/>
                                <a:gd name="T17" fmla="*/ 5 h 713"/>
                                <a:gd name="T18" fmla="*/ 972 w 1080"/>
                                <a:gd name="T19" fmla="*/ 2 h 713"/>
                                <a:gd name="T20" fmla="*/ 960 w 1080"/>
                                <a:gd name="T21" fmla="*/ 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960" y="0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91" y="5"/>
                                  </a:lnTo>
                                  <a:lnTo>
                                    <a:pt x="67" y="14"/>
                                  </a:lnTo>
                                  <a:lnTo>
                                    <a:pt x="58" y="22"/>
                                  </a:lnTo>
                                  <a:lnTo>
                                    <a:pt x="1020" y="22"/>
                                  </a:lnTo>
                                  <a:lnTo>
                                    <a:pt x="1010" y="14"/>
                                  </a:lnTo>
                                  <a:lnTo>
                                    <a:pt x="986" y="5"/>
                                  </a:lnTo>
                                  <a:lnTo>
                                    <a:pt x="972" y="2"/>
                                  </a:lnTo>
                                  <a:lnTo>
                                    <a:pt x="9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47" name="Text Box 50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A0CEC2" w14:textId="77777777" w:rsidR="003B482B" w:rsidRDefault="003B482B">
                                <w:pPr>
                                  <w:spacing w:before="1"/>
                                  <w:rPr>
                                    <w:rFonts w:ascii="Futura Medium" w:eastAsia="Futura Medium" w:hAnsi="Futura Medium" w:cs="Futura Medium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528DB44" w14:textId="77777777" w:rsidR="003B482B" w:rsidRDefault="003B482B">
                                <w:pPr>
                                  <w:ind w:left="182"/>
                                  <w:rPr>
                                    <w:rFonts w:ascii="Calibri" w:eastAsia="Calibri" w:hAnsi="Calibri" w:cs="Calibr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Take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Action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56FB720" id="Group 505" o:spid="_x0000_s1120" style="width:54pt;height:35.65pt;mso-position-horizontal-relative:char;mso-position-vertical-relative:line" coordsize="1080,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">
                <v:group id="Group 532" o:spid="_x0000_s1121" style="position:absolute;left:19;top:17;width:1042;height:680" coordorigin="19,17" coordsize="104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<v:shape id="Freeform 533" o:spid="_x0000_s1122" style="position:absolute;left:19;top:17;width:1042;height:680;visibility:visible;mso-wrap-style:square;v-text-anchor:top" coordsize="104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" path="m929,l91,2,33,33,3,90,,113,2,589r31,57l90,677r23,2l951,677r58,-31l1039,589r3,-23l1040,90,1009,33,952,2,929,xe" fillcolor="#ffbf00" stroked="f">
                    <v:path arrowok="t" o:connecttype="custom" o:connectlocs="929,17;91,19;33,50;3,107;0,130;2,606;33,663;90,694;113,696;951,694;1009,663;1039,606;1042,583;1040,107;1009,50;952,19;929,17" o:connectangles="0,0,0,0,0,0,0,0,0,0,0,0,0,0,0,0,0"/>
                  </v:shape>
                </v:group>
                <v:group id="Group 506" o:spid="_x0000_s1123" style="position:absolute;width:1080;height:713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FHJ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4ySB95lwBOT8BQAA//8DAFBLAQItABQABgAIAAAAIQDb4fbL7gAAAIUBAAATAAAAAAAAAAAA&#10;AAAAAAAAAABbQ29udGVudF9UeXBlc10ueG1sUEsBAi0AFAAGAAgAAAAhAFr0LFu/AAAAFQEAAAsA&#10;AAAAAAAAAAAAAAAAHwEAAF9yZWxzLy5yZWxzUEsBAi0AFAAGAAgAAAAhAIRgUcnEAAAA3AAAAA8A&#10;AAAAAAAAAAAAAAAABwIAAGRycy9kb3ducmV2LnhtbFBLBQYAAAAAAwADALcAAAD4AgAAAAA=&#10;">
                  <v:shape id="Freeform 531" o:spid="_x0000_s1124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" path="m1020,691r-962,l70,698r24,10l118,713r844,l986,708r24,-10l1020,691xe" stroked="f">
                    <v:path arrowok="t" o:connecttype="custom" o:connectlocs="1020,691;58,691;70,698;94,708;118,713;962,713;986,708;1010,698;1020,691" o:connectangles="0,0,0,0,0,0,0,0,0"/>
                  </v:shape>
                  <v:shape id="Freeform 530" o:spid="_x0000_s1125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" path="m1022,22l55,22,38,36r,2l36,38,24,55r-2,l22,58,14,70r-4,9l5,91,2,106,,118,,598r5,24l10,634r7,12l22,655r,3l24,658r12,16l38,674r,3l55,691r967,l1039,677r-919,l110,674r-7,-2l94,670r-8,-5l82,662r-3,l65,650r-3,-2l63,648,55,636r-2,l43,617r-2,-7l38,600r,-10l36,581r,-451l38,120r,-10l41,101r5,-7l48,84r5,-7l55,77,63,65r-1,l65,62,79,50r3,l96,43r7,-2l122,36r917,l1022,22xe" stroked="f">
                    <v:path arrowok="t" o:connecttype="custom" o:connectlocs="1022,22;55,22;38,36;38,38;36,38;24,55;22,55;22,58;14,70;10,79;5,91;2,106;0,118;0,598;5,622;10,634;17,646;22,655;22,658;24,658;36,674;38,674;38,677;55,691;1022,691;1039,677;120,677;110,674;103,672;94,670;86,665;82,662;79,662;65,650;65,650;62,648;63,648;55,636;53,636;43,617;41,610;38,600;38,590;36,581;36,130;38,120;38,110;41,101;46,94;48,84;53,77;55,77;63,65;62,65;65,62;65,62;79,50;82,50;96,43;103,41;122,36;1039,36;1022,22" o:connectangles="0,0,0,0,0,0,0,0,0,0,0,0,0,0,0,0,0,0,0,0,0,0,0,0,0,0,0,0,0,0,0,0,0,0,0,0,0,0,0,0,0,0,0,0,0,0,0,0,0,0,0,0,0,0,0,0,0,0,0,0,0,0,0"/>
                  </v:shape>
                  <v:shape id="Freeform 529" o:spid="_x0000_s1126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" path="m1001,660r-10,5l984,670r-29,7l1039,677r3,-3l1052,662r-54,l1001,660xe" stroked="f">
                    <v:path arrowok="t" o:connecttype="custom" o:connectlocs="1001,660;991,665;984,670;955,677;1039,677;1042,674;1052,662;998,662;1001,660" o:connectangles="0,0,0,0,0,0,0,0,0"/>
                  </v:shape>
                  <v:shape id="Freeform 528" o:spid="_x0000_s1127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" path="m77,660r2,2l82,662r-5,-2xe" stroked="f">
                    <v:path arrowok="t" o:connecttype="custom" o:connectlocs="77,660;79,662;82,662;77,660" o:connectangles="0,0,0,0"/>
                  </v:shape>
                  <v:shape id="Freeform 527" o:spid="_x0000_s1128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" path="m1014,649r-16,13l1052,662r4,-4l1056,655r3,-5l1013,650r1,-1xe" stroked="f">
                    <v:path arrowok="t" o:connecttype="custom" o:connectlocs="1014,649;998,662;1052,662;1056,658;1056,655;1059,650;1013,650;1014,649" o:connectangles="0,0,0,0,0,0,0,0"/>
                  </v:shape>
                  <v:shape id="Freeform 526" o:spid="_x0000_s1129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" path="m62,648r3,2l64,650r-2,-2xe" stroked="f">
                    <v:path arrowok="t" o:connecttype="custom" o:connectlocs="62,648;65,650;64,650;62,648" o:connectangles="0,0,0,0"/>
                  </v:shape>
                  <v:shape id="Freeform 525" o:spid="_x0000_s1130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" path="m64,650r1,l64,650xe" stroked="f">
                    <v:path arrowok="t" o:connecttype="custom" o:connectlocs="64,650;65,650;65,650;64,650" o:connectangles="0,0,0,0"/>
                  </v:shape>
                  <v:shape id="Freeform 524" o:spid="_x0000_s1131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" path="m1015,648r-1,1l1013,650r2,-2xe" stroked="f">
                    <v:path arrowok="t" o:connecttype="custom" o:connectlocs="1015,648;1014,649;1013,650;1015,648" o:connectangles="0,0,0,0"/>
                  </v:shape>
                  <v:shape id="Freeform 523" o:spid="_x0000_s1132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" path="m1060,648r-45,l1013,650r46,l1060,648xe" stroked="f">
                    <v:path arrowok="t" o:connecttype="custom" o:connectlocs="1060,648;1015,648;1013,650;1059,650;1060,648" o:connectangles="0,0,0,0,0"/>
                  </v:shape>
                  <v:shape id="Freeform 522" o:spid="_x0000_s1133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" path="m63,648r-1,l64,650r-1,-2xe" stroked="f">
                    <v:path arrowok="t" o:connecttype="custom" o:connectlocs="63,648;62,648;64,650;63,648" o:connectangles="0,0,0,0"/>
                  </v:shape>
                  <v:shape id="Freeform 521" o:spid="_x0000_s1134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" path="m1068,634r-41,l1014,649r1,-1l1060,648r3,-5l1068,634xe" stroked="f">
                    <v:path arrowok="t" o:connecttype="custom" o:connectlocs="1068,634;1027,634;1014,649;1015,648;1060,648;1063,643;1068,634" o:connectangles="0,0,0,0,0,0,0"/>
                  </v:shape>
                  <v:shape id="Freeform 520" o:spid="_x0000_s1135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" path="m53,634r,2l55,636r-2,-2xe" stroked="f">
                    <v:path arrowok="t" o:connecttype="custom" o:connectlocs="53,634;53,636;55,636;53,634" o:connectangles="0,0,0,0"/>
                  </v:shape>
                  <v:shape id="Freeform 519" o:spid="_x0000_s1136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" path="m1025,77r9,19l1037,103r5,19l1042,593r-5,19l1034,619r-4,10l1025,636r2,-2l1068,634r5,-12l1078,607r,-12l1080,583r,-453l1078,115r-5,-24l1068,79r-41,l1025,77xe" stroked="f">
                    <v:path arrowok="t" o:connecttype="custom" o:connectlocs="1025,77;1034,96;1037,103;1042,122;1042,593;1037,612;1034,619;1030,629;1025,636;1027,634;1068,634;1073,622;1078,607;1078,595;1080,583;1080,130;1078,115;1073,91;1068,79;1027,79;1025,77" o:connectangles="0,0,0,0,0,0,0,0,0,0,0,0,0,0,0,0,0,0,0,0,0"/>
                  </v:shape>
                  <v:shape id="Freeform 518" o:spid="_x0000_s1137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" path="m55,77r-2,l53,79r2,-2xe" stroked="f">
                    <v:path arrowok="t" o:connecttype="custom" o:connectlocs="55,77;53,77;53,79;55,77" o:connectangles="0,0,0,0"/>
                  </v:shape>
                  <v:shape id="Freeform 517" o:spid="_x0000_s1138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" path="m1014,64r13,15l1068,79r-5,-12l1061,65r-46,l1014,64xe" stroked="f">
                    <v:path arrowok="t" o:connecttype="custom" o:connectlocs="1014,64;1027,79;1068,79;1063,67;1061,65;1015,65;1014,64" o:connectangles="0,0,0,0,0,0,0"/>
                  </v:shape>
                  <v:shape id="Freeform 516" o:spid="_x0000_s1139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" path="m65,62r-3,3l64,63r1,-1xe" stroked="f">
                    <v:path arrowok="t" o:connecttype="custom" o:connectlocs="65,62;62,65;64,63;65,62" o:connectangles="0,0,0,0"/>
                  </v:shape>
                  <v:shape id="Freeform 515" o:spid="_x0000_s1140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" path="m64,63r-2,2l63,65r1,-2xe" stroked="f">
                    <v:path arrowok="t" o:connecttype="custom" o:connectlocs="64,63;62,65;63,65;64,63" o:connectangles="0,0,0,0"/>
                  </v:shape>
                  <v:shape id="Freeform 514" o:spid="_x0000_s1141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" path="m1013,62r1,2l1015,65r-2,-3xe" stroked="f">
                    <v:path arrowok="t" o:connecttype="custom" o:connectlocs="1013,62;1014,64;1015,65;1013,62" o:connectangles="0,0,0,0"/>
                  </v:shape>
                  <v:shape id="Freeform 513" o:spid="_x0000_s1142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" path="m1060,62r-47,l1015,65r46,l1060,62xe" stroked="f">
                    <v:path arrowok="t" o:connecttype="custom" o:connectlocs="1060,62;1013,62;1015,65;1061,65;1060,62" o:connectangles="0,0,0,0,0"/>
                  </v:shape>
                  <v:shape id="Freeform 512" o:spid="_x0000_s1143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" path="m1052,50r-54,l1014,64r-1,-2l1060,62r-4,-4l1056,55r-4,-5xe" stroked="f">
                    <v:path arrowok="t" o:connecttype="custom" o:connectlocs="1052,50;998,50;1014,64;1013,62;1060,62;1056,58;1056,55;1052,50" o:connectangles="0,0,0,0,0,0,0,0"/>
                  </v:shape>
                  <v:shape id="Freeform 511" o:spid="_x0000_s1144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" path="m65,62r,l64,63r1,-1xe" stroked="f">
                    <v:path arrowok="t" o:connecttype="custom" o:connectlocs="65,62;65,62;64,63;65,62" o:connectangles="0,0,0,0"/>
                  </v:shape>
                  <v:shape id="Freeform 510" o:spid="_x0000_s1145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" path="m82,50r-3,l77,53r5,-3xe" stroked="f">
                    <v:path arrowok="t" o:connecttype="custom" o:connectlocs="82,50;79,50;77,53;82,50" o:connectangles="0,0,0,0"/>
                  </v:shape>
                  <v:shape id="Freeform 509" o:spid="_x0000_s1146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" path="m1039,36r-81,l977,41r7,2l994,48r7,5l998,50r54,l1042,38r-3,-2xe" stroked="f">
                    <v:path arrowok="t" o:connecttype="custom" o:connectlocs="1039,36;958,36;977,41;984,43;994,48;1001,53;998,50;1052,50;1042,38;1039,36" o:connectangles="0,0,0,0,0,0,0,0,0,0"/>
                  </v:shape>
                  <v:shape id="Freeform 508" o:spid="_x0000_s1147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" path="m960,l118,,103,2,91,5,67,14r-9,8l1020,22r-10,-8l986,5,972,2,960,xe" stroked="f">
                    <v:path arrowok="t" o:connecttype="custom" o:connectlocs="960,0;118,0;103,2;91,5;67,14;58,22;1020,22;1010,14;986,5;972,2;960,0" o:connectangles="0,0,0,0,0,0,0,0,0,0,0"/>
                  </v:shape>
                  <v:shape id="Text Box 507" o:spid="_x0000_s1148" type="#_x0000_t202" style="position:absolute;width:1080;height: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" filled="f" stroked="f">
                    <v:textbox inset="0,0,0,0">
                      <w:txbxContent>
                        <w:p w14:paraId="65A0CEC2" w14:textId="77777777" w:rsidR="003B482B" w:rsidRDefault="003B482B">
                          <w:pPr>
                            <w:spacing w:before="1"/>
                            <w:rPr>
                              <w:rFonts w:ascii="Futura Medium" w:eastAsia="Futura Medium" w:hAnsi="Futura Medium" w:cs="Futura Medium"/>
                              <w:sz w:val="20"/>
                              <w:szCs w:val="20"/>
                            </w:rPr>
                          </w:pPr>
                        </w:p>
                        <w:p w14:paraId="6528DB44" w14:textId="77777777" w:rsidR="003B482B" w:rsidRDefault="003B482B">
                          <w:pPr>
                            <w:ind w:left="182"/>
                            <w:rPr>
                              <w:rFonts w:ascii="Calibri" w:eastAsia="Calibri" w:hAnsi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Take</w:t>
                          </w:r>
                          <w:r>
                            <w:rPr>
                              <w:rFonts w:ascii="Calibri"/>
                              <w:spacing w:val="-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Action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07046C">
        <w:rPr>
          <w:rFonts w:ascii="Futura Medium"/>
          <w:sz w:val="20"/>
        </w:rPr>
        <w:tab/>
      </w: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48BA3140" wp14:editId="2A0042D0">
                <wp:extent cx="685800" cy="452755"/>
                <wp:effectExtent l="6350" t="2540" r="3175" b="1905"/>
                <wp:docPr id="490" name="Group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2755"/>
                          <a:chOff x="0" y="0"/>
                          <a:chExt cx="1080" cy="713"/>
                        </a:xfrm>
                      </wpg:grpSpPr>
                      <wpg:grpSp>
                        <wpg:cNvPr id="491" name="Group 503"/>
                        <wpg:cNvGrpSpPr>
                          <a:grpSpLocks/>
                        </wpg:cNvGrpSpPr>
                        <wpg:grpSpPr bwMode="auto">
                          <a:xfrm>
                            <a:off x="19" y="17"/>
                            <a:ext cx="1042" cy="680"/>
                            <a:chOff x="19" y="17"/>
                            <a:chExt cx="1042" cy="680"/>
                          </a:xfrm>
                        </wpg:grpSpPr>
                        <wps:wsp>
                          <wps:cNvPr id="492" name="Freeform 504"/>
                          <wps:cNvSpPr>
                            <a:spLocks/>
                          </wps:cNvSpPr>
                          <wps:spPr bwMode="auto">
                            <a:xfrm>
                              <a:off x="19" y="17"/>
                              <a:ext cx="1042" cy="680"/>
                            </a:xfrm>
                            <a:custGeom>
                              <a:avLst/>
                              <a:gdLst>
                                <a:gd name="T0" fmla="+- 0 948 19"/>
                                <a:gd name="T1" fmla="*/ T0 w 1042"/>
                                <a:gd name="T2" fmla="+- 0 17 17"/>
                                <a:gd name="T3" fmla="*/ 17 h 680"/>
                                <a:gd name="T4" fmla="+- 0 110 19"/>
                                <a:gd name="T5" fmla="*/ T4 w 1042"/>
                                <a:gd name="T6" fmla="+- 0 19 17"/>
                                <a:gd name="T7" fmla="*/ 19 h 680"/>
                                <a:gd name="T8" fmla="+- 0 52 19"/>
                                <a:gd name="T9" fmla="*/ T8 w 1042"/>
                                <a:gd name="T10" fmla="+- 0 50 17"/>
                                <a:gd name="T11" fmla="*/ 50 h 680"/>
                                <a:gd name="T12" fmla="+- 0 22 19"/>
                                <a:gd name="T13" fmla="*/ T12 w 1042"/>
                                <a:gd name="T14" fmla="+- 0 107 17"/>
                                <a:gd name="T15" fmla="*/ 107 h 680"/>
                                <a:gd name="T16" fmla="+- 0 19 19"/>
                                <a:gd name="T17" fmla="*/ T16 w 1042"/>
                                <a:gd name="T18" fmla="+- 0 130 17"/>
                                <a:gd name="T19" fmla="*/ 130 h 680"/>
                                <a:gd name="T20" fmla="+- 0 21 19"/>
                                <a:gd name="T21" fmla="*/ T20 w 1042"/>
                                <a:gd name="T22" fmla="+- 0 606 17"/>
                                <a:gd name="T23" fmla="*/ 606 h 680"/>
                                <a:gd name="T24" fmla="+- 0 52 19"/>
                                <a:gd name="T25" fmla="*/ T24 w 1042"/>
                                <a:gd name="T26" fmla="+- 0 663 17"/>
                                <a:gd name="T27" fmla="*/ 663 h 680"/>
                                <a:gd name="T28" fmla="+- 0 109 19"/>
                                <a:gd name="T29" fmla="*/ T28 w 1042"/>
                                <a:gd name="T30" fmla="+- 0 694 17"/>
                                <a:gd name="T31" fmla="*/ 694 h 680"/>
                                <a:gd name="T32" fmla="+- 0 132 19"/>
                                <a:gd name="T33" fmla="*/ T32 w 1042"/>
                                <a:gd name="T34" fmla="+- 0 696 17"/>
                                <a:gd name="T35" fmla="*/ 696 h 680"/>
                                <a:gd name="T36" fmla="+- 0 970 19"/>
                                <a:gd name="T37" fmla="*/ T36 w 1042"/>
                                <a:gd name="T38" fmla="+- 0 694 17"/>
                                <a:gd name="T39" fmla="*/ 694 h 680"/>
                                <a:gd name="T40" fmla="+- 0 1028 19"/>
                                <a:gd name="T41" fmla="*/ T40 w 1042"/>
                                <a:gd name="T42" fmla="+- 0 663 17"/>
                                <a:gd name="T43" fmla="*/ 663 h 680"/>
                                <a:gd name="T44" fmla="+- 0 1058 19"/>
                                <a:gd name="T45" fmla="*/ T44 w 1042"/>
                                <a:gd name="T46" fmla="+- 0 606 17"/>
                                <a:gd name="T47" fmla="*/ 606 h 680"/>
                                <a:gd name="T48" fmla="+- 0 1061 19"/>
                                <a:gd name="T49" fmla="*/ T48 w 1042"/>
                                <a:gd name="T50" fmla="+- 0 583 17"/>
                                <a:gd name="T51" fmla="*/ 583 h 680"/>
                                <a:gd name="T52" fmla="+- 0 1059 19"/>
                                <a:gd name="T53" fmla="*/ T52 w 1042"/>
                                <a:gd name="T54" fmla="+- 0 107 17"/>
                                <a:gd name="T55" fmla="*/ 107 h 680"/>
                                <a:gd name="T56" fmla="+- 0 1028 19"/>
                                <a:gd name="T57" fmla="*/ T56 w 1042"/>
                                <a:gd name="T58" fmla="+- 0 50 17"/>
                                <a:gd name="T59" fmla="*/ 50 h 680"/>
                                <a:gd name="T60" fmla="+- 0 971 19"/>
                                <a:gd name="T61" fmla="*/ T60 w 1042"/>
                                <a:gd name="T62" fmla="+- 0 19 17"/>
                                <a:gd name="T63" fmla="*/ 19 h 680"/>
                                <a:gd name="T64" fmla="+- 0 948 19"/>
                                <a:gd name="T65" fmla="*/ T64 w 1042"/>
                                <a:gd name="T66" fmla="+- 0 17 17"/>
                                <a:gd name="T67" fmla="*/ 17 h 68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42" h="680">
                                  <a:moveTo>
                                    <a:pt x="929" y="0"/>
                                  </a:moveTo>
                                  <a:lnTo>
                                    <a:pt x="91" y="2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2" y="589"/>
                                  </a:lnTo>
                                  <a:lnTo>
                                    <a:pt x="33" y="646"/>
                                  </a:lnTo>
                                  <a:lnTo>
                                    <a:pt x="90" y="677"/>
                                  </a:lnTo>
                                  <a:lnTo>
                                    <a:pt x="113" y="679"/>
                                  </a:lnTo>
                                  <a:lnTo>
                                    <a:pt x="951" y="677"/>
                                  </a:lnTo>
                                  <a:lnTo>
                                    <a:pt x="1009" y="646"/>
                                  </a:lnTo>
                                  <a:lnTo>
                                    <a:pt x="1039" y="589"/>
                                  </a:lnTo>
                                  <a:lnTo>
                                    <a:pt x="1042" y="566"/>
                                  </a:lnTo>
                                  <a:lnTo>
                                    <a:pt x="1040" y="90"/>
                                  </a:lnTo>
                                  <a:lnTo>
                                    <a:pt x="1009" y="33"/>
                                  </a:lnTo>
                                  <a:lnTo>
                                    <a:pt x="952" y="2"/>
                                  </a:lnTo>
                                  <a:lnTo>
                                    <a:pt x="9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93" name="Group 47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80" cy="713"/>
                            <a:chOff x="0" y="0"/>
                            <a:chExt cx="1080" cy="713"/>
                          </a:xfrm>
                        </wpg:grpSpPr>
                        <wps:wsp>
                          <wps:cNvPr id="494" name="Freeform 50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22 w 1080"/>
                                <a:gd name="T1" fmla="*/ 691 h 713"/>
                                <a:gd name="T2" fmla="*/ 60 w 1080"/>
                                <a:gd name="T3" fmla="*/ 691 h 713"/>
                                <a:gd name="T4" fmla="*/ 70 w 1080"/>
                                <a:gd name="T5" fmla="*/ 698 h 713"/>
                                <a:gd name="T6" fmla="*/ 94 w 1080"/>
                                <a:gd name="T7" fmla="*/ 708 h 713"/>
                                <a:gd name="T8" fmla="*/ 108 w 1080"/>
                                <a:gd name="T9" fmla="*/ 710 h 713"/>
                                <a:gd name="T10" fmla="*/ 120 w 1080"/>
                                <a:gd name="T11" fmla="*/ 713 h 713"/>
                                <a:gd name="T12" fmla="*/ 962 w 1080"/>
                                <a:gd name="T13" fmla="*/ 713 h 713"/>
                                <a:gd name="T14" fmla="*/ 977 w 1080"/>
                                <a:gd name="T15" fmla="*/ 710 h 713"/>
                                <a:gd name="T16" fmla="*/ 989 w 1080"/>
                                <a:gd name="T17" fmla="*/ 708 h 713"/>
                                <a:gd name="T18" fmla="*/ 1013 w 1080"/>
                                <a:gd name="T19" fmla="*/ 698 h 713"/>
                                <a:gd name="T20" fmla="*/ 1022 w 1080"/>
                                <a:gd name="T21" fmla="*/ 691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22" y="691"/>
                                  </a:moveTo>
                                  <a:lnTo>
                                    <a:pt x="60" y="691"/>
                                  </a:lnTo>
                                  <a:lnTo>
                                    <a:pt x="70" y="698"/>
                                  </a:lnTo>
                                  <a:lnTo>
                                    <a:pt x="94" y="708"/>
                                  </a:lnTo>
                                  <a:lnTo>
                                    <a:pt x="108" y="710"/>
                                  </a:lnTo>
                                  <a:lnTo>
                                    <a:pt x="120" y="713"/>
                                  </a:lnTo>
                                  <a:lnTo>
                                    <a:pt x="962" y="713"/>
                                  </a:lnTo>
                                  <a:lnTo>
                                    <a:pt x="977" y="710"/>
                                  </a:lnTo>
                                  <a:lnTo>
                                    <a:pt x="989" y="708"/>
                                  </a:lnTo>
                                  <a:lnTo>
                                    <a:pt x="1013" y="698"/>
                                  </a:lnTo>
                                  <a:lnTo>
                                    <a:pt x="1022" y="6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5" name="Freeform 50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25 w 1080"/>
                                <a:gd name="T1" fmla="*/ 22 h 713"/>
                                <a:gd name="T2" fmla="*/ 58 w 1080"/>
                                <a:gd name="T3" fmla="*/ 22 h 713"/>
                                <a:gd name="T4" fmla="*/ 41 w 1080"/>
                                <a:gd name="T5" fmla="*/ 36 h 713"/>
                                <a:gd name="T6" fmla="*/ 38 w 1080"/>
                                <a:gd name="T7" fmla="*/ 38 h 713"/>
                                <a:gd name="T8" fmla="*/ 24 w 1080"/>
                                <a:gd name="T9" fmla="*/ 55 h 713"/>
                                <a:gd name="T10" fmla="*/ 24 w 1080"/>
                                <a:gd name="T11" fmla="*/ 58 h 713"/>
                                <a:gd name="T12" fmla="*/ 22 w 1080"/>
                                <a:gd name="T13" fmla="*/ 58 h 713"/>
                                <a:gd name="T14" fmla="*/ 17 w 1080"/>
                                <a:gd name="T15" fmla="*/ 70 h 713"/>
                                <a:gd name="T16" fmla="*/ 10 w 1080"/>
                                <a:gd name="T17" fmla="*/ 79 h 713"/>
                                <a:gd name="T18" fmla="*/ 7 w 1080"/>
                                <a:gd name="T19" fmla="*/ 91 h 713"/>
                                <a:gd name="T20" fmla="*/ 2 w 1080"/>
                                <a:gd name="T21" fmla="*/ 106 h 713"/>
                                <a:gd name="T22" fmla="*/ 2 w 1080"/>
                                <a:gd name="T23" fmla="*/ 118 h 713"/>
                                <a:gd name="T24" fmla="*/ 0 w 1080"/>
                                <a:gd name="T25" fmla="*/ 130 h 713"/>
                                <a:gd name="T26" fmla="*/ 0 w 1080"/>
                                <a:gd name="T27" fmla="*/ 583 h 713"/>
                                <a:gd name="T28" fmla="*/ 2 w 1080"/>
                                <a:gd name="T29" fmla="*/ 598 h 713"/>
                                <a:gd name="T30" fmla="*/ 7 w 1080"/>
                                <a:gd name="T31" fmla="*/ 622 h 713"/>
                                <a:gd name="T32" fmla="*/ 17 w 1080"/>
                                <a:gd name="T33" fmla="*/ 646 h 713"/>
                                <a:gd name="T34" fmla="*/ 22 w 1080"/>
                                <a:gd name="T35" fmla="*/ 655 h 713"/>
                                <a:gd name="T36" fmla="*/ 24 w 1080"/>
                                <a:gd name="T37" fmla="*/ 655 h 713"/>
                                <a:gd name="T38" fmla="*/ 24 w 1080"/>
                                <a:gd name="T39" fmla="*/ 658 h 713"/>
                                <a:gd name="T40" fmla="*/ 38 w 1080"/>
                                <a:gd name="T41" fmla="*/ 674 h 713"/>
                                <a:gd name="T42" fmla="*/ 41 w 1080"/>
                                <a:gd name="T43" fmla="*/ 677 h 713"/>
                                <a:gd name="T44" fmla="*/ 58 w 1080"/>
                                <a:gd name="T45" fmla="*/ 691 h 713"/>
                                <a:gd name="T46" fmla="*/ 1025 w 1080"/>
                                <a:gd name="T47" fmla="*/ 691 h 713"/>
                                <a:gd name="T48" fmla="*/ 1042 w 1080"/>
                                <a:gd name="T49" fmla="*/ 677 h 713"/>
                                <a:gd name="T50" fmla="*/ 122 w 1080"/>
                                <a:gd name="T51" fmla="*/ 677 h 713"/>
                                <a:gd name="T52" fmla="*/ 103 w 1080"/>
                                <a:gd name="T53" fmla="*/ 672 h 713"/>
                                <a:gd name="T54" fmla="*/ 96 w 1080"/>
                                <a:gd name="T55" fmla="*/ 670 h 713"/>
                                <a:gd name="T56" fmla="*/ 86 w 1080"/>
                                <a:gd name="T57" fmla="*/ 665 h 713"/>
                                <a:gd name="T58" fmla="*/ 83 w 1080"/>
                                <a:gd name="T59" fmla="*/ 662 h 713"/>
                                <a:gd name="T60" fmla="*/ 82 w 1080"/>
                                <a:gd name="T61" fmla="*/ 662 h 713"/>
                                <a:gd name="T62" fmla="*/ 68 w 1080"/>
                                <a:gd name="T63" fmla="*/ 650 h 713"/>
                                <a:gd name="T64" fmla="*/ 67 w 1080"/>
                                <a:gd name="T65" fmla="*/ 650 h 713"/>
                                <a:gd name="T66" fmla="*/ 65 w 1080"/>
                                <a:gd name="T67" fmla="*/ 648 h 713"/>
                                <a:gd name="T68" fmla="*/ 65 w 1080"/>
                                <a:gd name="T69" fmla="*/ 648 h 713"/>
                                <a:gd name="T70" fmla="*/ 53 w 1080"/>
                                <a:gd name="T71" fmla="*/ 634 h 713"/>
                                <a:gd name="T72" fmla="*/ 54 w 1080"/>
                                <a:gd name="T73" fmla="*/ 634 h 713"/>
                                <a:gd name="T74" fmla="*/ 46 w 1080"/>
                                <a:gd name="T75" fmla="*/ 617 h 713"/>
                                <a:gd name="T76" fmla="*/ 43 w 1080"/>
                                <a:gd name="T77" fmla="*/ 610 h 713"/>
                                <a:gd name="T78" fmla="*/ 38 w 1080"/>
                                <a:gd name="T79" fmla="*/ 590 h 713"/>
                                <a:gd name="T80" fmla="*/ 38 w 1080"/>
                                <a:gd name="T81" fmla="*/ 120 h 713"/>
                                <a:gd name="T82" fmla="*/ 43 w 1080"/>
                                <a:gd name="T83" fmla="*/ 101 h 713"/>
                                <a:gd name="T84" fmla="*/ 46 w 1080"/>
                                <a:gd name="T85" fmla="*/ 94 h 713"/>
                                <a:gd name="T86" fmla="*/ 50 w 1080"/>
                                <a:gd name="T87" fmla="*/ 84 h 713"/>
                                <a:gd name="T88" fmla="*/ 54 w 1080"/>
                                <a:gd name="T89" fmla="*/ 79 h 713"/>
                                <a:gd name="T90" fmla="*/ 53 w 1080"/>
                                <a:gd name="T91" fmla="*/ 79 h 713"/>
                                <a:gd name="T92" fmla="*/ 65 w 1080"/>
                                <a:gd name="T93" fmla="*/ 65 h 713"/>
                                <a:gd name="T94" fmla="*/ 65 w 1080"/>
                                <a:gd name="T95" fmla="*/ 65 h 713"/>
                                <a:gd name="T96" fmla="*/ 67 w 1080"/>
                                <a:gd name="T97" fmla="*/ 62 h 713"/>
                                <a:gd name="T98" fmla="*/ 68 w 1080"/>
                                <a:gd name="T99" fmla="*/ 62 h 713"/>
                                <a:gd name="T100" fmla="*/ 82 w 1080"/>
                                <a:gd name="T101" fmla="*/ 50 h 713"/>
                                <a:gd name="T102" fmla="*/ 84 w 1080"/>
                                <a:gd name="T103" fmla="*/ 50 h 713"/>
                                <a:gd name="T104" fmla="*/ 89 w 1080"/>
                                <a:gd name="T105" fmla="*/ 48 h 713"/>
                                <a:gd name="T106" fmla="*/ 96 w 1080"/>
                                <a:gd name="T107" fmla="*/ 43 h 713"/>
                                <a:gd name="T108" fmla="*/ 125 w 1080"/>
                                <a:gd name="T109" fmla="*/ 36 h 713"/>
                                <a:gd name="T110" fmla="*/ 1042 w 1080"/>
                                <a:gd name="T111" fmla="*/ 36 h 713"/>
                                <a:gd name="T112" fmla="*/ 1025 w 1080"/>
                                <a:gd name="T113" fmla="*/ 2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25" y="22"/>
                                  </a:moveTo>
                                  <a:lnTo>
                                    <a:pt x="58" y="22"/>
                                  </a:lnTo>
                                  <a:lnTo>
                                    <a:pt x="41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10" y="79"/>
                                  </a:lnTo>
                                  <a:lnTo>
                                    <a:pt x="7" y="91"/>
                                  </a:lnTo>
                                  <a:lnTo>
                                    <a:pt x="2" y="106"/>
                                  </a:lnTo>
                                  <a:lnTo>
                                    <a:pt x="2" y="118"/>
                                  </a:lnTo>
                                  <a:lnTo>
                                    <a:pt x="0" y="130"/>
                                  </a:lnTo>
                                  <a:lnTo>
                                    <a:pt x="0" y="583"/>
                                  </a:lnTo>
                                  <a:lnTo>
                                    <a:pt x="2" y="598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17" y="646"/>
                                  </a:lnTo>
                                  <a:lnTo>
                                    <a:pt x="22" y="655"/>
                                  </a:lnTo>
                                  <a:lnTo>
                                    <a:pt x="24" y="655"/>
                                  </a:lnTo>
                                  <a:lnTo>
                                    <a:pt x="24" y="658"/>
                                  </a:lnTo>
                                  <a:lnTo>
                                    <a:pt x="38" y="674"/>
                                  </a:lnTo>
                                  <a:lnTo>
                                    <a:pt x="41" y="677"/>
                                  </a:lnTo>
                                  <a:lnTo>
                                    <a:pt x="58" y="691"/>
                                  </a:lnTo>
                                  <a:lnTo>
                                    <a:pt x="1025" y="691"/>
                                  </a:lnTo>
                                  <a:lnTo>
                                    <a:pt x="1042" y="677"/>
                                  </a:lnTo>
                                  <a:lnTo>
                                    <a:pt x="122" y="677"/>
                                  </a:lnTo>
                                  <a:lnTo>
                                    <a:pt x="103" y="672"/>
                                  </a:lnTo>
                                  <a:lnTo>
                                    <a:pt x="96" y="670"/>
                                  </a:lnTo>
                                  <a:lnTo>
                                    <a:pt x="86" y="665"/>
                                  </a:lnTo>
                                  <a:lnTo>
                                    <a:pt x="83" y="662"/>
                                  </a:lnTo>
                                  <a:lnTo>
                                    <a:pt x="82" y="662"/>
                                  </a:lnTo>
                                  <a:lnTo>
                                    <a:pt x="68" y="650"/>
                                  </a:lnTo>
                                  <a:lnTo>
                                    <a:pt x="67" y="650"/>
                                  </a:lnTo>
                                  <a:lnTo>
                                    <a:pt x="65" y="648"/>
                                  </a:lnTo>
                                  <a:lnTo>
                                    <a:pt x="53" y="634"/>
                                  </a:lnTo>
                                  <a:lnTo>
                                    <a:pt x="54" y="634"/>
                                  </a:lnTo>
                                  <a:lnTo>
                                    <a:pt x="46" y="617"/>
                                  </a:lnTo>
                                  <a:lnTo>
                                    <a:pt x="43" y="610"/>
                                  </a:lnTo>
                                  <a:lnTo>
                                    <a:pt x="38" y="59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43" y="101"/>
                                  </a:lnTo>
                                  <a:lnTo>
                                    <a:pt x="46" y="94"/>
                                  </a:lnTo>
                                  <a:lnTo>
                                    <a:pt x="50" y="84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3" y="79"/>
                                  </a:lnTo>
                                  <a:lnTo>
                                    <a:pt x="65" y="65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82" y="50"/>
                                  </a:lnTo>
                                  <a:lnTo>
                                    <a:pt x="84" y="50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125" y="36"/>
                                  </a:lnTo>
                                  <a:lnTo>
                                    <a:pt x="1042" y="36"/>
                                  </a:lnTo>
                                  <a:lnTo>
                                    <a:pt x="1025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6" name="Freeform 50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03 w 1080"/>
                                <a:gd name="T1" fmla="*/ 660 h 713"/>
                                <a:gd name="T2" fmla="*/ 984 w 1080"/>
                                <a:gd name="T3" fmla="*/ 670 h 713"/>
                                <a:gd name="T4" fmla="*/ 977 w 1080"/>
                                <a:gd name="T5" fmla="*/ 672 h 713"/>
                                <a:gd name="T6" fmla="*/ 958 w 1080"/>
                                <a:gd name="T7" fmla="*/ 677 h 713"/>
                                <a:gd name="T8" fmla="*/ 1042 w 1080"/>
                                <a:gd name="T9" fmla="*/ 677 h 713"/>
                                <a:gd name="T10" fmla="*/ 1042 w 1080"/>
                                <a:gd name="T11" fmla="*/ 674 h 713"/>
                                <a:gd name="T12" fmla="*/ 1044 w 1080"/>
                                <a:gd name="T13" fmla="*/ 674 h 713"/>
                                <a:gd name="T14" fmla="*/ 1053 w 1080"/>
                                <a:gd name="T15" fmla="*/ 662 h 713"/>
                                <a:gd name="T16" fmla="*/ 1001 w 1080"/>
                                <a:gd name="T17" fmla="*/ 662 h 713"/>
                                <a:gd name="T18" fmla="*/ 1003 w 1080"/>
                                <a:gd name="T19" fmla="*/ 66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03" y="660"/>
                                  </a:moveTo>
                                  <a:lnTo>
                                    <a:pt x="984" y="670"/>
                                  </a:lnTo>
                                  <a:lnTo>
                                    <a:pt x="977" y="672"/>
                                  </a:lnTo>
                                  <a:lnTo>
                                    <a:pt x="958" y="677"/>
                                  </a:lnTo>
                                  <a:lnTo>
                                    <a:pt x="1042" y="677"/>
                                  </a:lnTo>
                                  <a:lnTo>
                                    <a:pt x="1042" y="674"/>
                                  </a:lnTo>
                                  <a:lnTo>
                                    <a:pt x="1044" y="674"/>
                                  </a:lnTo>
                                  <a:lnTo>
                                    <a:pt x="1053" y="662"/>
                                  </a:lnTo>
                                  <a:lnTo>
                                    <a:pt x="1001" y="662"/>
                                  </a:lnTo>
                                  <a:lnTo>
                                    <a:pt x="1003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7" name="Freeform 49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79 w 1080"/>
                                <a:gd name="T1" fmla="*/ 660 h 713"/>
                                <a:gd name="T2" fmla="*/ 82 w 1080"/>
                                <a:gd name="T3" fmla="*/ 662 h 713"/>
                                <a:gd name="T4" fmla="*/ 83 w 1080"/>
                                <a:gd name="T5" fmla="*/ 662 h 713"/>
                                <a:gd name="T6" fmla="*/ 79 w 1080"/>
                                <a:gd name="T7" fmla="*/ 66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79" y="660"/>
                                  </a:moveTo>
                                  <a:lnTo>
                                    <a:pt x="82" y="662"/>
                                  </a:lnTo>
                                  <a:lnTo>
                                    <a:pt x="83" y="662"/>
                                  </a:lnTo>
                                  <a:lnTo>
                                    <a:pt x="79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8" name="Freeform 49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6 w 1080"/>
                                <a:gd name="T1" fmla="*/ 650 h 713"/>
                                <a:gd name="T2" fmla="*/ 1001 w 1080"/>
                                <a:gd name="T3" fmla="*/ 662 h 713"/>
                                <a:gd name="T4" fmla="*/ 1053 w 1080"/>
                                <a:gd name="T5" fmla="*/ 662 h 713"/>
                                <a:gd name="T6" fmla="*/ 1056 w 1080"/>
                                <a:gd name="T7" fmla="*/ 658 h 713"/>
                                <a:gd name="T8" fmla="*/ 1058 w 1080"/>
                                <a:gd name="T9" fmla="*/ 658 h 713"/>
                                <a:gd name="T10" fmla="*/ 1058 w 1080"/>
                                <a:gd name="T11" fmla="*/ 655 h 713"/>
                                <a:gd name="T12" fmla="*/ 1061 w 1080"/>
                                <a:gd name="T13" fmla="*/ 650 h 713"/>
                                <a:gd name="T14" fmla="*/ 1015 w 1080"/>
                                <a:gd name="T15" fmla="*/ 650 h 713"/>
                                <a:gd name="T16" fmla="*/ 1016 w 1080"/>
                                <a:gd name="T17" fmla="*/ 65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6" y="650"/>
                                  </a:moveTo>
                                  <a:lnTo>
                                    <a:pt x="1001" y="662"/>
                                  </a:lnTo>
                                  <a:lnTo>
                                    <a:pt x="1053" y="662"/>
                                  </a:lnTo>
                                  <a:lnTo>
                                    <a:pt x="1056" y="658"/>
                                  </a:lnTo>
                                  <a:lnTo>
                                    <a:pt x="1058" y="658"/>
                                  </a:lnTo>
                                  <a:lnTo>
                                    <a:pt x="1058" y="655"/>
                                  </a:lnTo>
                                  <a:lnTo>
                                    <a:pt x="1061" y="650"/>
                                  </a:lnTo>
                                  <a:lnTo>
                                    <a:pt x="1015" y="650"/>
                                  </a:lnTo>
                                  <a:lnTo>
                                    <a:pt x="1016" y="6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9" name="Freeform 49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48 h 713"/>
                                <a:gd name="T2" fmla="*/ 67 w 1080"/>
                                <a:gd name="T3" fmla="*/ 650 h 713"/>
                                <a:gd name="T4" fmla="*/ 66 w 1080"/>
                                <a:gd name="T5" fmla="*/ 649 h 713"/>
                                <a:gd name="T6" fmla="*/ 65 w 1080"/>
                                <a:gd name="T7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5" y="648"/>
                                  </a:moveTo>
                                  <a:lnTo>
                                    <a:pt x="67" y="650"/>
                                  </a:lnTo>
                                  <a:lnTo>
                                    <a:pt x="66" y="649"/>
                                  </a:lnTo>
                                  <a:lnTo>
                                    <a:pt x="6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0" name="Freeform 49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649 h 713"/>
                                <a:gd name="T2" fmla="*/ 67 w 1080"/>
                                <a:gd name="T3" fmla="*/ 650 h 713"/>
                                <a:gd name="T4" fmla="*/ 68 w 1080"/>
                                <a:gd name="T5" fmla="*/ 650 h 713"/>
                                <a:gd name="T6" fmla="*/ 66 w 1080"/>
                                <a:gd name="T7" fmla="*/ 649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6" y="649"/>
                                  </a:moveTo>
                                  <a:lnTo>
                                    <a:pt x="67" y="650"/>
                                  </a:lnTo>
                                  <a:lnTo>
                                    <a:pt x="68" y="650"/>
                                  </a:lnTo>
                                  <a:lnTo>
                                    <a:pt x="66" y="6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1" name="Freeform 49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8 w 1080"/>
                                <a:gd name="T1" fmla="*/ 648 h 713"/>
                                <a:gd name="T2" fmla="*/ 1016 w 1080"/>
                                <a:gd name="T3" fmla="*/ 650 h 713"/>
                                <a:gd name="T4" fmla="*/ 1015 w 1080"/>
                                <a:gd name="T5" fmla="*/ 650 h 713"/>
                                <a:gd name="T6" fmla="*/ 1018 w 1080"/>
                                <a:gd name="T7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8" y="648"/>
                                  </a:moveTo>
                                  <a:lnTo>
                                    <a:pt x="1016" y="650"/>
                                  </a:lnTo>
                                  <a:lnTo>
                                    <a:pt x="1015" y="650"/>
                                  </a:lnTo>
                                  <a:lnTo>
                                    <a:pt x="1018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2" name="Freeform 49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63 w 1080"/>
                                <a:gd name="T1" fmla="*/ 648 h 713"/>
                                <a:gd name="T2" fmla="*/ 1018 w 1080"/>
                                <a:gd name="T3" fmla="*/ 648 h 713"/>
                                <a:gd name="T4" fmla="*/ 1015 w 1080"/>
                                <a:gd name="T5" fmla="*/ 650 h 713"/>
                                <a:gd name="T6" fmla="*/ 1061 w 1080"/>
                                <a:gd name="T7" fmla="*/ 650 h 713"/>
                                <a:gd name="T8" fmla="*/ 1063 w 1080"/>
                                <a:gd name="T9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63" y="648"/>
                                  </a:moveTo>
                                  <a:lnTo>
                                    <a:pt x="1018" y="648"/>
                                  </a:lnTo>
                                  <a:lnTo>
                                    <a:pt x="1015" y="650"/>
                                  </a:lnTo>
                                  <a:lnTo>
                                    <a:pt x="1061" y="650"/>
                                  </a:lnTo>
                                  <a:lnTo>
                                    <a:pt x="1063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3" name="Freeform 49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27 w 1080"/>
                                <a:gd name="T1" fmla="*/ 634 h 713"/>
                                <a:gd name="T2" fmla="*/ 1016 w 1080"/>
                                <a:gd name="T3" fmla="*/ 650 h 713"/>
                                <a:gd name="T4" fmla="*/ 1018 w 1080"/>
                                <a:gd name="T5" fmla="*/ 648 h 713"/>
                                <a:gd name="T6" fmla="*/ 1063 w 1080"/>
                                <a:gd name="T7" fmla="*/ 648 h 713"/>
                                <a:gd name="T8" fmla="*/ 1066 w 1080"/>
                                <a:gd name="T9" fmla="*/ 643 h 713"/>
                                <a:gd name="T10" fmla="*/ 1069 w 1080"/>
                                <a:gd name="T11" fmla="*/ 636 h 713"/>
                                <a:gd name="T12" fmla="*/ 1027 w 1080"/>
                                <a:gd name="T13" fmla="*/ 636 h 713"/>
                                <a:gd name="T14" fmla="*/ 1027 w 1080"/>
                                <a:gd name="T15" fmla="*/ 634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27" y="634"/>
                                  </a:moveTo>
                                  <a:lnTo>
                                    <a:pt x="1016" y="650"/>
                                  </a:lnTo>
                                  <a:lnTo>
                                    <a:pt x="1018" y="648"/>
                                  </a:lnTo>
                                  <a:lnTo>
                                    <a:pt x="1063" y="648"/>
                                  </a:lnTo>
                                  <a:lnTo>
                                    <a:pt x="1066" y="643"/>
                                  </a:lnTo>
                                  <a:lnTo>
                                    <a:pt x="1069" y="636"/>
                                  </a:lnTo>
                                  <a:lnTo>
                                    <a:pt x="1027" y="636"/>
                                  </a:lnTo>
                                  <a:lnTo>
                                    <a:pt x="1027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4" name="Freeform 49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48 h 713"/>
                                <a:gd name="T2" fmla="*/ 65 w 1080"/>
                                <a:gd name="T3" fmla="*/ 648 h 713"/>
                                <a:gd name="T4" fmla="*/ 66 w 1080"/>
                                <a:gd name="T5" fmla="*/ 649 h 713"/>
                                <a:gd name="T6" fmla="*/ 65 w 1080"/>
                                <a:gd name="T7" fmla="*/ 648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5" y="648"/>
                                  </a:moveTo>
                                  <a:lnTo>
                                    <a:pt x="65" y="648"/>
                                  </a:lnTo>
                                  <a:lnTo>
                                    <a:pt x="66" y="649"/>
                                  </a:lnTo>
                                  <a:lnTo>
                                    <a:pt x="6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5" name="Freeform 49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54 w 1080"/>
                                <a:gd name="T1" fmla="*/ 634 h 713"/>
                                <a:gd name="T2" fmla="*/ 53 w 1080"/>
                                <a:gd name="T3" fmla="*/ 634 h 713"/>
                                <a:gd name="T4" fmla="*/ 55 w 1080"/>
                                <a:gd name="T5" fmla="*/ 636 h 713"/>
                                <a:gd name="T6" fmla="*/ 54 w 1080"/>
                                <a:gd name="T7" fmla="*/ 634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54" y="634"/>
                                  </a:moveTo>
                                  <a:lnTo>
                                    <a:pt x="53" y="634"/>
                                  </a:lnTo>
                                  <a:lnTo>
                                    <a:pt x="55" y="636"/>
                                  </a:lnTo>
                                  <a:lnTo>
                                    <a:pt x="54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6" name="Freeform 49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69 w 1080"/>
                                <a:gd name="T1" fmla="*/ 77 h 713"/>
                                <a:gd name="T2" fmla="*/ 1027 w 1080"/>
                                <a:gd name="T3" fmla="*/ 77 h 713"/>
                                <a:gd name="T4" fmla="*/ 1037 w 1080"/>
                                <a:gd name="T5" fmla="*/ 96 h 713"/>
                                <a:gd name="T6" fmla="*/ 1039 w 1080"/>
                                <a:gd name="T7" fmla="*/ 103 h 713"/>
                                <a:gd name="T8" fmla="*/ 1042 w 1080"/>
                                <a:gd name="T9" fmla="*/ 113 h 713"/>
                                <a:gd name="T10" fmla="*/ 1042 w 1080"/>
                                <a:gd name="T11" fmla="*/ 122 h 713"/>
                                <a:gd name="T12" fmla="*/ 1044 w 1080"/>
                                <a:gd name="T13" fmla="*/ 132 h 713"/>
                                <a:gd name="T14" fmla="*/ 1044 w 1080"/>
                                <a:gd name="T15" fmla="*/ 583 h 713"/>
                                <a:gd name="T16" fmla="*/ 1042 w 1080"/>
                                <a:gd name="T17" fmla="*/ 593 h 713"/>
                                <a:gd name="T18" fmla="*/ 1042 w 1080"/>
                                <a:gd name="T19" fmla="*/ 602 h 713"/>
                                <a:gd name="T20" fmla="*/ 1039 w 1080"/>
                                <a:gd name="T21" fmla="*/ 612 h 713"/>
                                <a:gd name="T22" fmla="*/ 1034 w 1080"/>
                                <a:gd name="T23" fmla="*/ 619 h 713"/>
                                <a:gd name="T24" fmla="*/ 1032 w 1080"/>
                                <a:gd name="T25" fmla="*/ 629 h 713"/>
                                <a:gd name="T26" fmla="*/ 1027 w 1080"/>
                                <a:gd name="T27" fmla="*/ 636 h 713"/>
                                <a:gd name="T28" fmla="*/ 1069 w 1080"/>
                                <a:gd name="T29" fmla="*/ 636 h 713"/>
                                <a:gd name="T30" fmla="*/ 1070 w 1080"/>
                                <a:gd name="T31" fmla="*/ 634 h 713"/>
                                <a:gd name="T32" fmla="*/ 1075 w 1080"/>
                                <a:gd name="T33" fmla="*/ 622 h 713"/>
                                <a:gd name="T34" fmla="*/ 1078 w 1080"/>
                                <a:gd name="T35" fmla="*/ 607 h 713"/>
                                <a:gd name="T36" fmla="*/ 1080 w 1080"/>
                                <a:gd name="T37" fmla="*/ 595 h 713"/>
                                <a:gd name="T38" fmla="*/ 1080 w 1080"/>
                                <a:gd name="T39" fmla="*/ 115 h 713"/>
                                <a:gd name="T40" fmla="*/ 1075 w 1080"/>
                                <a:gd name="T41" fmla="*/ 91 h 713"/>
                                <a:gd name="T42" fmla="*/ 1070 w 1080"/>
                                <a:gd name="T43" fmla="*/ 79 h 713"/>
                                <a:gd name="T44" fmla="*/ 1069 w 1080"/>
                                <a:gd name="T45" fmla="*/ 77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69" y="77"/>
                                  </a:moveTo>
                                  <a:lnTo>
                                    <a:pt x="1027" y="77"/>
                                  </a:lnTo>
                                  <a:lnTo>
                                    <a:pt x="1037" y="96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42" y="113"/>
                                  </a:lnTo>
                                  <a:lnTo>
                                    <a:pt x="1042" y="122"/>
                                  </a:lnTo>
                                  <a:lnTo>
                                    <a:pt x="1044" y="132"/>
                                  </a:lnTo>
                                  <a:lnTo>
                                    <a:pt x="1044" y="583"/>
                                  </a:lnTo>
                                  <a:lnTo>
                                    <a:pt x="1042" y="593"/>
                                  </a:lnTo>
                                  <a:lnTo>
                                    <a:pt x="1042" y="602"/>
                                  </a:lnTo>
                                  <a:lnTo>
                                    <a:pt x="1039" y="612"/>
                                  </a:lnTo>
                                  <a:lnTo>
                                    <a:pt x="1034" y="619"/>
                                  </a:lnTo>
                                  <a:lnTo>
                                    <a:pt x="1032" y="629"/>
                                  </a:lnTo>
                                  <a:lnTo>
                                    <a:pt x="1027" y="636"/>
                                  </a:lnTo>
                                  <a:lnTo>
                                    <a:pt x="1069" y="636"/>
                                  </a:lnTo>
                                  <a:lnTo>
                                    <a:pt x="1070" y="634"/>
                                  </a:lnTo>
                                  <a:lnTo>
                                    <a:pt x="1075" y="622"/>
                                  </a:lnTo>
                                  <a:lnTo>
                                    <a:pt x="1078" y="607"/>
                                  </a:lnTo>
                                  <a:lnTo>
                                    <a:pt x="1080" y="595"/>
                                  </a:lnTo>
                                  <a:lnTo>
                                    <a:pt x="1080" y="115"/>
                                  </a:lnTo>
                                  <a:lnTo>
                                    <a:pt x="1075" y="91"/>
                                  </a:lnTo>
                                  <a:lnTo>
                                    <a:pt x="1070" y="79"/>
                                  </a:lnTo>
                                  <a:lnTo>
                                    <a:pt x="1069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7" name="Freeform 48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55 w 1080"/>
                                <a:gd name="T1" fmla="*/ 77 h 713"/>
                                <a:gd name="T2" fmla="*/ 53 w 1080"/>
                                <a:gd name="T3" fmla="*/ 79 h 713"/>
                                <a:gd name="T4" fmla="*/ 54 w 1080"/>
                                <a:gd name="T5" fmla="*/ 79 h 713"/>
                                <a:gd name="T6" fmla="*/ 55 w 1080"/>
                                <a:gd name="T7" fmla="*/ 77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55" y="77"/>
                                  </a:moveTo>
                                  <a:lnTo>
                                    <a:pt x="53" y="79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8" name="Freeform 48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6 w 1080"/>
                                <a:gd name="T1" fmla="*/ 63 h 713"/>
                                <a:gd name="T2" fmla="*/ 1027 w 1080"/>
                                <a:gd name="T3" fmla="*/ 79 h 713"/>
                                <a:gd name="T4" fmla="*/ 1027 w 1080"/>
                                <a:gd name="T5" fmla="*/ 77 h 713"/>
                                <a:gd name="T6" fmla="*/ 1069 w 1080"/>
                                <a:gd name="T7" fmla="*/ 77 h 713"/>
                                <a:gd name="T8" fmla="*/ 1063 w 1080"/>
                                <a:gd name="T9" fmla="*/ 67 h 713"/>
                                <a:gd name="T10" fmla="*/ 1062 w 1080"/>
                                <a:gd name="T11" fmla="*/ 65 h 713"/>
                                <a:gd name="T12" fmla="*/ 1018 w 1080"/>
                                <a:gd name="T13" fmla="*/ 65 h 713"/>
                                <a:gd name="T14" fmla="*/ 1016 w 1080"/>
                                <a:gd name="T15" fmla="*/ 63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6" y="63"/>
                                  </a:moveTo>
                                  <a:lnTo>
                                    <a:pt x="1027" y="79"/>
                                  </a:lnTo>
                                  <a:lnTo>
                                    <a:pt x="1027" y="77"/>
                                  </a:lnTo>
                                  <a:lnTo>
                                    <a:pt x="1069" y="77"/>
                                  </a:lnTo>
                                  <a:lnTo>
                                    <a:pt x="1063" y="67"/>
                                  </a:lnTo>
                                  <a:lnTo>
                                    <a:pt x="1062" y="65"/>
                                  </a:lnTo>
                                  <a:lnTo>
                                    <a:pt x="1018" y="65"/>
                                  </a:lnTo>
                                  <a:lnTo>
                                    <a:pt x="1016" y="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09" name="Freeform 48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7 w 1080"/>
                                <a:gd name="T1" fmla="*/ 62 h 713"/>
                                <a:gd name="T2" fmla="*/ 65 w 1080"/>
                                <a:gd name="T3" fmla="*/ 65 h 713"/>
                                <a:gd name="T4" fmla="*/ 66 w 1080"/>
                                <a:gd name="T5" fmla="*/ 64 h 713"/>
                                <a:gd name="T6" fmla="*/ 67 w 1080"/>
                                <a:gd name="T7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7" y="62"/>
                                  </a:moveTo>
                                  <a:lnTo>
                                    <a:pt x="65" y="65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0" name="Freeform 48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64 h 713"/>
                                <a:gd name="T2" fmla="*/ 65 w 1080"/>
                                <a:gd name="T3" fmla="*/ 65 h 713"/>
                                <a:gd name="T4" fmla="*/ 65 w 1080"/>
                                <a:gd name="T5" fmla="*/ 65 h 713"/>
                                <a:gd name="T6" fmla="*/ 66 w 1080"/>
                                <a:gd name="T7" fmla="*/ 64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6" y="64"/>
                                  </a:moveTo>
                                  <a:lnTo>
                                    <a:pt x="65" y="65"/>
                                  </a:lnTo>
                                  <a:lnTo>
                                    <a:pt x="66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1" name="Freeform 48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15 w 1080"/>
                                <a:gd name="T1" fmla="*/ 62 h 713"/>
                                <a:gd name="T2" fmla="*/ 1016 w 1080"/>
                                <a:gd name="T3" fmla="*/ 63 h 713"/>
                                <a:gd name="T4" fmla="*/ 1018 w 1080"/>
                                <a:gd name="T5" fmla="*/ 65 h 713"/>
                                <a:gd name="T6" fmla="*/ 1015 w 1080"/>
                                <a:gd name="T7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15" y="62"/>
                                  </a:moveTo>
                                  <a:lnTo>
                                    <a:pt x="1016" y="63"/>
                                  </a:lnTo>
                                  <a:lnTo>
                                    <a:pt x="1018" y="65"/>
                                  </a:lnTo>
                                  <a:lnTo>
                                    <a:pt x="1015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2" name="Freeform 48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61 w 1080"/>
                                <a:gd name="T1" fmla="*/ 62 h 713"/>
                                <a:gd name="T2" fmla="*/ 1015 w 1080"/>
                                <a:gd name="T3" fmla="*/ 62 h 713"/>
                                <a:gd name="T4" fmla="*/ 1018 w 1080"/>
                                <a:gd name="T5" fmla="*/ 65 h 713"/>
                                <a:gd name="T6" fmla="*/ 1062 w 1080"/>
                                <a:gd name="T7" fmla="*/ 65 h 713"/>
                                <a:gd name="T8" fmla="*/ 1061 w 1080"/>
                                <a:gd name="T9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61" y="62"/>
                                  </a:moveTo>
                                  <a:lnTo>
                                    <a:pt x="1015" y="62"/>
                                  </a:lnTo>
                                  <a:lnTo>
                                    <a:pt x="1018" y="65"/>
                                  </a:lnTo>
                                  <a:lnTo>
                                    <a:pt x="1062" y="65"/>
                                  </a:lnTo>
                                  <a:lnTo>
                                    <a:pt x="1061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3" name="Freeform 48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68 w 1080"/>
                                <a:gd name="T1" fmla="*/ 62 h 713"/>
                                <a:gd name="T2" fmla="*/ 67 w 1080"/>
                                <a:gd name="T3" fmla="*/ 62 h 713"/>
                                <a:gd name="T4" fmla="*/ 66 w 1080"/>
                                <a:gd name="T5" fmla="*/ 64 h 713"/>
                                <a:gd name="T6" fmla="*/ 68 w 1080"/>
                                <a:gd name="T7" fmla="*/ 62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68" y="62"/>
                                  </a:moveTo>
                                  <a:lnTo>
                                    <a:pt x="67" y="62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8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4" name="Freeform 48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53 w 1080"/>
                                <a:gd name="T1" fmla="*/ 50 h 713"/>
                                <a:gd name="T2" fmla="*/ 1001 w 1080"/>
                                <a:gd name="T3" fmla="*/ 50 h 713"/>
                                <a:gd name="T4" fmla="*/ 1016 w 1080"/>
                                <a:gd name="T5" fmla="*/ 63 h 713"/>
                                <a:gd name="T6" fmla="*/ 1015 w 1080"/>
                                <a:gd name="T7" fmla="*/ 62 h 713"/>
                                <a:gd name="T8" fmla="*/ 1061 w 1080"/>
                                <a:gd name="T9" fmla="*/ 62 h 713"/>
                                <a:gd name="T10" fmla="*/ 1058 w 1080"/>
                                <a:gd name="T11" fmla="*/ 58 h 713"/>
                                <a:gd name="T12" fmla="*/ 1058 w 1080"/>
                                <a:gd name="T13" fmla="*/ 55 h 713"/>
                                <a:gd name="T14" fmla="*/ 1056 w 1080"/>
                                <a:gd name="T15" fmla="*/ 55 h 713"/>
                                <a:gd name="T16" fmla="*/ 1053 w 1080"/>
                                <a:gd name="T17" fmla="*/ 5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53" y="50"/>
                                  </a:moveTo>
                                  <a:lnTo>
                                    <a:pt x="1001" y="50"/>
                                  </a:lnTo>
                                  <a:lnTo>
                                    <a:pt x="1016" y="63"/>
                                  </a:lnTo>
                                  <a:lnTo>
                                    <a:pt x="1015" y="62"/>
                                  </a:lnTo>
                                  <a:lnTo>
                                    <a:pt x="1061" y="62"/>
                                  </a:lnTo>
                                  <a:lnTo>
                                    <a:pt x="1058" y="58"/>
                                  </a:lnTo>
                                  <a:lnTo>
                                    <a:pt x="1058" y="55"/>
                                  </a:lnTo>
                                  <a:lnTo>
                                    <a:pt x="1056" y="55"/>
                                  </a:lnTo>
                                  <a:lnTo>
                                    <a:pt x="1053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5" name="Freeform 48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84 w 1080"/>
                                <a:gd name="T1" fmla="*/ 50 h 713"/>
                                <a:gd name="T2" fmla="*/ 82 w 1080"/>
                                <a:gd name="T3" fmla="*/ 50 h 713"/>
                                <a:gd name="T4" fmla="*/ 79 w 1080"/>
                                <a:gd name="T5" fmla="*/ 53 h 713"/>
                                <a:gd name="T6" fmla="*/ 84 w 1080"/>
                                <a:gd name="T7" fmla="*/ 5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84" y="50"/>
                                  </a:moveTo>
                                  <a:lnTo>
                                    <a:pt x="82" y="50"/>
                                  </a:lnTo>
                                  <a:lnTo>
                                    <a:pt x="79" y="53"/>
                                  </a:lnTo>
                                  <a:lnTo>
                                    <a:pt x="84" y="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6" name="Freeform 48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1042 w 1080"/>
                                <a:gd name="T1" fmla="*/ 36 h 713"/>
                                <a:gd name="T2" fmla="*/ 960 w 1080"/>
                                <a:gd name="T3" fmla="*/ 36 h 713"/>
                                <a:gd name="T4" fmla="*/ 970 w 1080"/>
                                <a:gd name="T5" fmla="*/ 38 h 713"/>
                                <a:gd name="T6" fmla="*/ 977 w 1080"/>
                                <a:gd name="T7" fmla="*/ 41 h 713"/>
                                <a:gd name="T8" fmla="*/ 986 w 1080"/>
                                <a:gd name="T9" fmla="*/ 43 h 713"/>
                                <a:gd name="T10" fmla="*/ 994 w 1080"/>
                                <a:gd name="T11" fmla="*/ 48 h 713"/>
                                <a:gd name="T12" fmla="*/ 1003 w 1080"/>
                                <a:gd name="T13" fmla="*/ 53 h 713"/>
                                <a:gd name="T14" fmla="*/ 1001 w 1080"/>
                                <a:gd name="T15" fmla="*/ 50 h 713"/>
                                <a:gd name="T16" fmla="*/ 1053 w 1080"/>
                                <a:gd name="T17" fmla="*/ 50 h 713"/>
                                <a:gd name="T18" fmla="*/ 1044 w 1080"/>
                                <a:gd name="T19" fmla="*/ 38 h 713"/>
                                <a:gd name="T20" fmla="*/ 1042 w 1080"/>
                                <a:gd name="T21" fmla="*/ 38 h 713"/>
                                <a:gd name="T22" fmla="*/ 1042 w 1080"/>
                                <a:gd name="T23" fmla="*/ 36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1042" y="36"/>
                                  </a:moveTo>
                                  <a:lnTo>
                                    <a:pt x="960" y="36"/>
                                  </a:lnTo>
                                  <a:lnTo>
                                    <a:pt x="970" y="38"/>
                                  </a:lnTo>
                                  <a:lnTo>
                                    <a:pt x="977" y="41"/>
                                  </a:lnTo>
                                  <a:lnTo>
                                    <a:pt x="986" y="43"/>
                                  </a:lnTo>
                                  <a:lnTo>
                                    <a:pt x="994" y="48"/>
                                  </a:lnTo>
                                  <a:lnTo>
                                    <a:pt x="1003" y="53"/>
                                  </a:lnTo>
                                  <a:lnTo>
                                    <a:pt x="1001" y="50"/>
                                  </a:lnTo>
                                  <a:lnTo>
                                    <a:pt x="1053" y="50"/>
                                  </a:lnTo>
                                  <a:lnTo>
                                    <a:pt x="1044" y="38"/>
                                  </a:lnTo>
                                  <a:lnTo>
                                    <a:pt x="1042" y="38"/>
                                  </a:lnTo>
                                  <a:lnTo>
                                    <a:pt x="1042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7" name="Freeform 47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custGeom>
                              <a:avLst/>
                              <a:gdLst>
                                <a:gd name="T0" fmla="*/ 962 w 1080"/>
                                <a:gd name="T1" fmla="*/ 0 h 713"/>
                                <a:gd name="T2" fmla="*/ 118 w 1080"/>
                                <a:gd name="T3" fmla="*/ 0 h 713"/>
                                <a:gd name="T4" fmla="*/ 94 w 1080"/>
                                <a:gd name="T5" fmla="*/ 5 h 713"/>
                                <a:gd name="T6" fmla="*/ 79 w 1080"/>
                                <a:gd name="T7" fmla="*/ 10 h 713"/>
                                <a:gd name="T8" fmla="*/ 70 w 1080"/>
                                <a:gd name="T9" fmla="*/ 14 h 713"/>
                                <a:gd name="T10" fmla="*/ 60 w 1080"/>
                                <a:gd name="T11" fmla="*/ 22 h 713"/>
                                <a:gd name="T12" fmla="*/ 1022 w 1080"/>
                                <a:gd name="T13" fmla="*/ 22 h 713"/>
                                <a:gd name="T14" fmla="*/ 1010 w 1080"/>
                                <a:gd name="T15" fmla="*/ 14 h 713"/>
                                <a:gd name="T16" fmla="*/ 986 w 1080"/>
                                <a:gd name="T17" fmla="*/ 5 h 713"/>
                                <a:gd name="T18" fmla="*/ 962 w 1080"/>
                                <a:gd name="T19" fmla="*/ 0 h 7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80" h="713">
                                  <a:moveTo>
                                    <a:pt x="962" y="0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94" y="5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70" y="14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1022" y="22"/>
                                  </a:lnTo>
                                  <a:lnTo>
                                    <a:pt x="1010" y="14"/>
                                  </a:lnTo>
                                  <a:lnTo>
                                    <a:pt x="986" y="5"/>
                                  </a:lnTo>
                                  <a:lnTo>
                                    <a:pt x="9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8" name="Text Box 4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0" cy="7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51A910" w14:textId="77777777" w:rsidR="003B482B" w:rsidRDefault="003B482B">
                                <w:pPr>
                                  <w:spacing w:before="1"/>
                                  <w:rPr>
                                    <w:rFonts w:ascii="Futura Medium" w:eastAsia="Futura Medium" w:hAnsi="Futura Medium" w:cs="Futura Medium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66CFA2DA" w14:textId="77777777" w:rsidR="003B482B" w:rsidRDefault="003B482B">
                                <w:pPr>
                                  <w:ind w:left="146"/>
                                  <w:rPr>
                                    <w:rFonts w:ascii="Calibri" w:eastAsia="Calibri" w:hAnsi="Calibri" w:cs="Calibr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Investigation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BA3140" id="Group 476" o:spid="_x0000_s1149" style="width:54pt;height:35.65pt;mso-position-horizontal-relative:char;mso-position-vertical-relative:line" coordsize="1080,7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">
                <v:group id="Group 503" o:spid="_x0000_s1150" style="position:absolute;left:19;top:17;width:1042;height:680" coordorigin="19,17" coordsize="104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">
                  <v:shape id="Freeform 504" o:spid="_x0000_s1151" style="position:absolute;left:19;top:17;width:1042;height:680;visibility:visible;mso-wrap-style:square;v-text-anchor:top" coordsize="1042,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" path="m929,l91,2,33,33,3,90,,113,2,589r31,57l90,677r23,2l951,677r58,-31l1039,589r3,-23l1040,90,1009,33,952,2,929,xe" fillcolor="#ffbf00" stroked="f">
                    <v:path arrowok="t" o:connecttype="custom" o:connectlocs="929,17;91,19;33,50;3,107;0,130;2,606;33,663;90,694;113,696;951,694;1009,663;1039,606;1042,583;1040,107;1009,50;952,19;929,17" o:connectangles="0,0,0,0,0,0,0,0,0,0,0,0,0,0,0,0,0"/>
                  </v:shape>
                </v:group>
                <v:group id="Group 477" o:spid="_x0000_s1152" style="position:absolute;width:1080;height:713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jIo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">
                  <v:shape id="Freeform 502" o:spid="_x0000_s1153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" path="m1022,691r-962,l70,698r24,10l108,710r12,3l962,713r15,-3l989,708r24,-10l1022,691xe" stroked="f">
                    <v:path arrowok="t" o:connecttype="custom" o:connectlocs="1022,691;60,691;70,698;94,708;108,710;120,713;962,713;977,710;989,708;1013,698;1022,691" o:connectangles="0,0,0,0,0,0,0,0,0,0,0"/>
                  </v:shape>
                  <v:shape id="Freeform 501" o:spid="_x0000_s1154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" path="m1025,22l58,22,41,36r-3,2l24,55r,3l22,58,17,70r-7,9l7,91,2,106r,12l,130,,583r2,15l7,622r10,24l22,655r2,l24,658r14,16l41,677r17,14l1025,691r17,-14l122,677r-19,-5l96,670,86,665r-3,-3l82,662,68,650r-1,l65,648,53,634r1,l46,617r-3,-7l38,590r,-470l43,101r3,-7l50,84r4,-5l53,79,65,65r2,-3l68,62,82,50r2,l89,48r7,-5l125,36r917,l1025,22xe" stroked="f">
                    <v:path arrowok="t" o:connecttype="custom" o:connectlocs="1025,22;58,22;41,36;38,38;24,55;24,58;22,58;17,70;10,79;7,91;2,106;2,118;0,130;0,583;2,598;7,622;17,646;22,655;24,655;24,658;38,674;41,677;58,691;1025,691;1042,677;122,677;103,672;96,670;86,665;83,662;82,662;68,650;67,650;65,648;65,648;53,634;54,634;46,617;43,610;38,590;38,120;43,101;46,94;50,84;54,79;53,79;65,65;65,65;67,62;68,62;82,50;84,50;89,48;96,43;125,36;1042,36;1025,22" o:connectangles="0,0,0,0,0,0,0,0,0,0,0,0,0,0,0,0,0,0,0,0,0,0,0,0,0,0,0,0,0,0,0,0,0,0,0,0,0,0,0,0,0,0,0,0,0,0,0,0,0,0,0,0,0,0,0,0,0"/>
                  </v:shape>
                  <v:shape id="Freeform 500" o:spid="_x0000_s1155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" path="m1003,660r-19,10l977,672r-19,5l1042,677r,-3l1044,674r9,-12l1001,662r2,-2xe" stroked="f">
                    <v:path arrowok="t" o:connecttype="custom" o:connectlocs="1003,660;984,670;977,672;958,677;1042,677;1042,674;1044,674;1053,662;1001,662;1003,660" o:connectangles="0,0,0,0,0,0,0,0,0,0"/>
                  </v:shape>
                  <v:shape id="Freeform 499" o:spid="_x0000_s1156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" path="m79,660r3,2l83,662r-4,-2xe" stroked="f">
                    <v:path arrowok="t" o:connecttype="custom" o:connectlocs="79,660;82,662;83,662;79,660" o:connectangles="0,0,0,0"/>
                  </v:shape>
                  <v:shape id="Freeform 498" o:spid="_x0000_s1157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" path="m1016,650r-15,12l1053,662r3,-4l1058,658r,-3l1061,650r-46,l1016,650xe" stroked="f">
                    <v:path arrowok="t" o:connecttype="custom" o:connectlocs="1016,650;1001,662;1053,662;1056,658;1058,658;1058,655;1061,650;1015,650;1016,650" o:connectangles="0,0,0,0,0,0,0,0,0"/>
                  </v:shape>
                  <v:shape id="Freeform 497" o:spid="_x0000_s1158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" path="m65,648r2,2l66,649r-1,-1xe" stroked="f">
                    <v:path arrowok="t" o:connecttype="custom" o:connectlocs="65,648;67,650;66,649;65,648" o:connectangles="0,0,0,0"/>
                  </v:shape>
                  <v:shape id="Freeform 496" o:spid="_x0000_s1159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" path="m66,649r1,1l68,650r-2,-1xe" stroked="f">
                    <v:path arrowok="t" o:connecttype="custom" o:connectlocs="66,649;67,650;68,650;66,649" o:connectangles="0,0,0,0"/>
                  </v:shape>
                  <v:shape id="Freeform 495" o:spid="_x0000_s1160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" path="m1018,648r-2,2l1015,650r3,-2xe" stroked="f">
                    <v:path arrowok="t" o:connecttype="custom" o:connectlocs="1018,648;1016,650;1015,650;1018,648" o:connectangles="0,0,0,0"/>
                  </v:shape>
                  <v:shape id="Freeform 494" o:spid="_x0000_s1161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" path="m1063,648r-45,l1015,650r46,l1063,648xe" stroked="f">
                    <v:path arrowok="t" o:connecttype="custom" o:connectlocs="1063,648;1018,648;1015,650;1061,650;1063,648" o:connectangles="0,0,0,0,0"/>
                  </v:shape>
                  <v:shape id="Freeform 493" o:spid="_x0000_s1162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" path="m1027,634r-11,16l1018,648r45,l1066,643r3,-7l1027,636r,-2xe" stroked="f">
                    <v:path arrowok="t" o:connecttype="custom" o:connectlocs="1027,634;1016,650;1018,648;1063,648;1066,643;1069,636;1027,636;1027,634" o:connectangles="0,0,0,0,0,0,0,0"/>
                  </v:shape>
                  <v:shape id="Freeform 492" o:spid="_x0000_s1163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" path="m65,648r,l66,649r-1,-1xe" stroked="f">
                    <v:path arrowok="t" o:connecttype="custom" o:connectlocs="65,648;65,648;66,649;65,648" o:connectangles="0,0,0,0"/>
                  </v:shape>
                  <v:shape id="Freeform 491" o:spid="_x0000_s1164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" path="m54,634r-1,l55,636r-1,-2xe" stroked="f">
                    <v:path arrowok="t" o:connecttype="custom" o:connectlocs="54,634;53,634;55,636;54,634" o:connectangles="0,0,0,0"/>
                  </v:shape>
                  <v:shape id="Freeform 490" o:spid="_x0000_s1165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" path="m1069,77r-42,l1037,96r2,7l1042,113r,9l1044,132r,451l1042,593r,9l1039,612r-5,7l1032,629r-5,7l1069,636r1,-2l1075,622r3,-15l1080,595r,-480l1075,91r-5,-12l1069,77xe" stroked="f">
                    <v:path arrowok="t" o:connecttype="custom" o:connectlocs="1069,77;1027,77;1037,96;1039,103;1042,113;1042,122;1044,132;1044,583;1042,593;1042,602;1039,612;1034,619;1032,629;1027,636;1069,636;1070,634;1075,622;1078,607;1080,595;1080,115;1075,91;1070,79;1069,77" o:connectangles="0,0,0,0,0,0,0,0,0,0,0,0,0,0,0,0,0,0,0,0,0,0,0"/>
                  </v:shape>
                  <v:shape id="Freeform 489" o:spid="_x0000_s1166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" path="m55,77r-2,2l54,79r1,-2xe" stroked="f">
                    <v:path arrowok="t" o:connecttype="custom" o:connectlocs="55,77;53,79;54,79;55,77" o:connectangles="0,0,0,0"/>
                  </v:shape>
                  <v:shape id="Freeform 488" o:spid="_x0000_s1167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" path="m1016,63r11,16l1027,77r42,l1063,67r-1,-2l1018,65r-2,-2xe" stroked="f">
                    <v:path arrowok="t" o:connecttype="custom" o:connectlocs="1016,63;1027,79;1027,77;1069,77;1063,67;1062,65;1018,65;1016,63" o:connectangles="0,0,0,0,0,0,0,0"/>
                  </v:shape>
                  <v:shape id="Freeform 487" o:spid="_x0000_s1168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" path="m67,62r-2,3l66,64r1,-2xe" stroked="f">
                    <v:path arrowok="t" o:connecttype="custom" o:connectlocs="67,62;65,65;66,64;67,62" o:connectangles="0,0,0,0"/>
                  </v:shape>
                  <v:shape id="Freeform 486" o:spid="_x0000_s1169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" path="m66,64r-1,1l66,64xe" stroked="f">
                    <v:path arrowok="t" o:connecttype="custom" o:connectlocs="66,64;65,65;65,65;66,64" o:connectangles="0,0,0,0"/>
                  </v:shape>
                  <v:shape id="Freeform 485" o:spid="_x0000_s1170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" path="m1015,62r1,1l1018,65r-3,-3xe" stroked="f">
                    <v:path arrowok="t" o:connecttype="custom" o:connectlocs="1015,62;1016,63;1018,65;1015,62" o:connectangles="0,0,0,0"/>
                  </v:shape>
                  <v:shape id="Freeform 484" o:spid="_x0000_s1171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" path="m1061,62r-46,l1018,65r44,l1061,62xe" stroked="f">
                    <v:path arrowok="t" o:connecttype="custom" o:connectlocs="1061,62;1015,62;1018,65;1062,65;1061,62" o:connectangles="0,0,0,0,0"/>
                  </v:shape>
                  <v:shape id="Freeform 483" o:spid="_x0000_s1172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" path="m68,62r-1,l66,64r2,-2xe" stroked="f">
                    <v:path arrowok="t" o:connecttype="custom" o:connectlocs="68,62;67,62;66,64;68,62" o:connectangles="0,0,0,0"/>
                  </v:shape>
                  <v:shape id="Freeform 482" o:spid="_x0000_s1173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" path="m1053,50r-52,l1016,63r-1,-1l1061,62r-3,-4l1058,55r-2,l1053,50xe" stroked="f">
                    <v:path arrowok="t" o:connecttype="custom" o:connectlocs="1053,50;1001,50;1016,63;1015,62;1061,62;1058,58;1058,55;1056,55;1053,50" o:connectangles="0,0,0,0,0,0,0,0,0"/>
                  </v:shape>
                  <v:shape id="Freeform 481" o:spid="_x0000_s1174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" path="m84,50r-2,l79,53r5,-3xe" stroked="f">
                    <v:path arrowok="t" o:connecttype="custom" o:connectlocs="84,50;82,50;79,53;84,50" o:connectangles="0,0,0,0"/>
                  </v:shape>
                  <v:shape id="Freeform 480" o:spid="_x0000_s1175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" path="m1042,36r-82,l970,38r7,3l986,43r8,5l1003,53r-2,-3l1053,50r-9,-12l1042,38r,-2xe" stroked="f">
                    <v:path arrowok="t" o:connecttype="custom" o:connectlocs="1042,36;960,36;970,38;977,41;986,43;994,48;1003,53;1001,50;1053,50;1044,38;1042,38;1042,36" o:connectangles="0,0,0,0,0,0,0,0,0,0,0,0"/>
                  </v:shape>
                  <v:shape id="Freeform 479" o:spid="_x0000_s1176" style="position:absolute;width:1080;height:713;visibility:visible;mso-wrap-style:square;v-text-anchor:top" coordsize="1080,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" path="m962,l118,,94,5,79,10r-9,4l60,22r962,l1010,14,986,5,962,xe" stroked="f">
                    <v:path arrowok="t" o:connecttype="custom" o:connectlocs="962,0;118,0;94,5;79,10;70,14;60,22;1022,22;1010,14;986,5;962,0" o:connectangles="0,0,0,0,0,0,0,0,0,0"/>
                  </v:shape>
                  <v:shape id="Text Box 478" o:spid="_x0000_s1177" type="#_x0000_t202" style="position:absolute;width:1080;height: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ctwwAAANwAAAAPAAAAZHJzL2Rvd25yZXYueG1sRE/Pa8Iw&#10;FL4P/B/CE3abaQeT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Af5nLcMAAADcAAAADwAA&#10;AAAAAAAAAAAAAAAHAgAAZHJzL2Rvd25yZXYueG1sUEsFBgAAAAADAAMAtwAAAPcCAAAAAA==&#10;" filled="f" stroked="f">
                    <v:textbox inset="0,0,0,0">
                      <w:txbxContent>
                        <w:p w14:paraId="5B51A910" w14:textId="77777777" w:rsidR="003B482B" w:rsidRDefault="003B482B">
                          <w:pPr>
                            <w:spacing w:before="1"/>
                            <w:rPr>
                              <w:rFonts w:ascii="Futura Medium" w:eastAsia="Futura Medium" w:hAnsi="Futura Medium" w:cs="Futura Medium"/>
                              <w:sz w:val="20"/>
                              <w:szCs w:val="20"/>
                            </w:rPr>
                          </w:pPr>
                        </w:p>
                        <w:p w14:paraId="66CFA2DA" w14:textId="77777777" w:rsidR="003B482B" w:rsidRDefault="003B482B">
                          <w:pPr>
                            <w:ind w:left="146"/>
                            <w:rPr>
                              <w:rFonts w:ascii="Calibri" w:eastAsia="Calibri" w:hAnsi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Investigation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28D595C" w14:textId="77777777" w:rsidR="00A726F1" w:rsidRDefault="00A726F1">
      <w:pPr>
        <w:spacing w:before="4"/>
        <w:rPr>
          <w:rFonts w:ascii="Futura Medium" w:eastAsia="Futura Medium" w:hAnsi="Futura Medium" w:cs="Futura Medium"/>
          <w:sz w:val="9"/>
          <w:szCs w:val="9"/>
        </w:rPr>
      </w:pPr>
    </w:p>
    <w:p w14:paraId="33AA1C01" w14:textId="77777777" w:rsidR="00A726F1" w:rsidRDefault="00816E9D">
      <w:pPr>
        <w:tabs>
          <w:tab w:val="left" w:pos="6334"/>
        </w:tabs>
        <w:spacing w:line="200" w:lineRule="atLeast"/>
        <w:ind w:left="3180"/>
        <w:rPr>
          <w:rFonts w:ascii="Futura Medium" w:eastAsia="Futura Medium" w:hAnsi="Futura Medium" w:cs="Futura Medium"/>
          <w:sz w:val="20"/>
          <w:szCs w:val="20"/>
        </w:rPr>
      </w:pP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670FE1E1" wp14:editId="6759570B">
                <wp:extent cx="177165" cy="247015"/>
                <wp:effectExtent l="6350" t="1270" r="6985" b="8890"/>
                <wp:docPr id="480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247015"/>
                          <a:chOff x="0" y="0"/>
                          <a:chExt cx="279" cy="389"/>
                        </a:xfrm>
                      </wpg:grpSpPr>
                      <wpg:grpSp>
                        <wpg:cNvPr id="481" name="Group 46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9" cy="389"/>
                            <a:chOff x="0" y="0"/>
                            <a:chExt cx="279" cy="389"/>
                          </a:xfrm>
                        </wpg:grpSpPr>
                        <wps:wsp>
                          <wps:cNvPr id="482" name="Freeform 47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19 w 279"/>
                                <a:gd name="T1" fmla="*/ 24 h 389"/>
                                <a:gd name="T2" fmla="*/ 89 w 279"/>
                                <a:gd name="T3" fmla="*/ 156 h 389"/>
                                <a:gd name="T4" fmla="*/ 156 w 279"/>
                                <a:gd name="T5" fmla="*/ 252 h 389"/>
                                <a:gd name="T6" fmla="*/ 230 w 279"/>
                                <a:gd name="T7" fmla="*/ 346 h 389"/>
                                <a:gd name="T8" fmla="*/ 269 w 279"/>
                                <a:gd name="T9" fmla="*/ 389 h 389"/>
                                <a:gd name="T10" fmla="*/ 278 w 279"/>
                                <a:gd name="T11" fmla="*/ 379 h 389"/>
                                <a:gd name="T12" fmla="*/ 240 w 279"/>
                                <a:gd name="T13" fmla="*/ 336 h 389"/>
                                <a:gd name="T14" fmla="*/ 168 w 279"/>
                                <a:gd name="T15" fmla="*/ 245 h 389"/>
                                <a:gd name="T16" fmla="*/ 101 w 279"/>
                                <a:gd name="T17" fmla="*/ 149 h 389"/>
                                <a:gd name="T18" fmla="*/ 38 w 279"/>
                                <a:gd name="T19" fmla="*/ 48 h 389"/>
                                <a:gd name="T20" fmla="*/ 28 w 279"/>
                                <a:gd name="T21" fmla="*/ 29 h 389"/>
                                <a:gd name="T22" fmla="*/ 19 w 279"/>
                                <a:gd name="T23" fmla="*/ 24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19" y="24"/>
                                  </a:moveTo>
                                  <a:lnTo>
                                    <a:pt x="89" y="156"/>
                                  </a:lnTo>
                                  <a:lnTo>
                                    <a:pt x="156" y="252"/>
                                  </a:lnTo>
                                  <a:lnTo>
                                    <a:pt x="230" y="346"/>
                                  </a:lnTo>
                                  <a:lnTo>
                                    <a:pt x="269" y="389"/>
                                  </a:lnTo>
                                  <a:lnTo>
                                    <a:pt x="278" y="379"/>
                                  </a:lnTo>
                                  <a:lnTo>
                                    <a:pt x="240" y="336"/>
                                  </a:lnTo>
                                  <a:lnTo>
                                    <a:pt x="168" y="245"/>
                                  </a:lnTo>
                                  <a:lnTo>
                                    <a:pt x="101" y="149"/>
                                  </a:lnTo>
                                  <a:lnTo>
                                    <a:pt x="38" y="48"/>
                                  </a:lnTo>
                                  <a:lnTo>
                                    <a:pt x="28" y="29"/>
                                  </a:lnTo>
                                  <a:lnTo>
                                    <a:pt x="19" y="2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3" name="Freeform 47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5 w 279"/>
                                <a:gd name="T1" fmla="*/ 0 h 389"/>
                                <a:gd name="T2" fmla="*/ 2 w 279"/>
                                <a:gd name="T3" fmla="*/ 142 h 389"/>
                                <a:gd name="T4" fmla="*/ 0 w 279"/>
                                <a:gd name="T5" fmla="*/ 146 h 389"/>
                                <a:gd name="T6" fmla="*/ 5 w 279"/>
                                <a:gd name="T7" fmla="*/ 149 h 389"/>
                                <a:gd name="T8" fmla="*/ 12 w 279"/>
                                <a:gd name="T9" fmla="*/ 149 h 389"/>
                                <a:gd name="T10" fmla="*/ 14 w 279"/>
                                <a:gd name="T11" fmla="*/ 146 h 389"/>
                                <a:gd name="T12" fmla="*/ 14 w 279"/>
                                <a:gd name="T13" fmla="*/ 142 h 389"/>
                                <a:gd name="T14" fmla="*/ 18 w 279"/>
                                <a:gd name="T15" fmla="*/ 40 h 389"/>
                                <a:gd name="T16" fmla="*/ 5 w 279"/>
                                <a:gd name="T17" fmla="*/ 14 h 389"/>
                                <a:gd name="T18" fmla="*/ 17 w 279"/>
                                <a:gd name="T19" fmla="*/ 10 h 389"/>
                                <a:gd name="T20" fmla="*/ 21 w 279"/>
                                <a:gd name="T21" fmla="*/ 10 h 389"/>
                                <a:gd name="T22" fmla="*/ 5 w 279"/>
                                <a:gd name="T23" fmla="*/ 0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5" y="0"/>
                                  </a:moveTo>
                                  <a:lnTo>
                                    <a:pt x="2" y="142"/>
                                  </a:lnTo>
                                  <a:lnTo>
                                    <a:pt x="0" y="146"/>
                                  </a:lnTo>
                                  <a:lnTo>
                                    <a:pt x="5" y="149"/>
                                  </a:lnTo>
                                  <a:lnTo>
                                    <a:pt x="12" y="149"/>
                                  </a:lnTo>
                                  <a:lnTo>
                                    <a:pt x="14" y="146"/>
                                  </a:lnTo>
                                  <a:lnTo>
                                    <a:pt x="14" y="142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5" y="14"/>
                                  </a:lnTo>
                                  <a:lnTo>
                                    <a:pt x="17" y="10"/>
                                  </a:lnTo>
                                  <a:lnTo>
                                    <a:pt x="21" y="10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4" name="Freeform 47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25 w 279"/>
                                <a:gd name="T1" fmla="*/ 12 h 389"/>
                                <a:gd name="T2" fmla="*/ 19 w 279"/>
                                <a:gd name="T3" fmla="*/ 12 h 389"/>
                                <a:gd name="T4" fmla="*/ 19 w 279"/>
                                <a:gd name="T5" fmla="*/ 14 h 389"/>
                                <a:gd name="T6" fmla="*/ 28 w 279"/>
                                <a:gd name="T7" fmla="*/ 29 h 389"/>
                                <a:gd name="T8" fmla="*/ 120 w 279"/>
                                <a:gd name="T9" fmla="*/ 84 h 389"/>
                                <a:gd name="T10" fmla="*/ 122 w 279"/>
                                <a:gd name="T11" fmla="*/ 86 h 389"/>
                                <a:gd name="T12" fmla="*/ 127 w 279"/>
                                <a:gd name="T13" fmla="*/ 86 h 389"/>
                                <a:gd name="T14" fmla="*/ 130 w 279"/>
                                <a:gd name="T15" fmla="*/ 82 h 389"/>
                                <a:gd name="T16" fmla="*/ 132 w 279"/>
                                <a:gd name="T17" fmla="*/ 79 h 389"/>
                                <a:gd name="T18" fmla="*/ 130 w 279"/>
                                <a:gd name="T19" fmla="*/ 74 h 389"/>
                                <a:gd name="T20" fmla="*/ 127 w 279"/>
                                <a:gd name="T21" fmla="*/ 72 h 389"/>
                                <a:gd name="T22" fmla="*/ 25 w 279"/>
                                <a:gd name="T23" fmla="*/ 12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25" y="12"/>
                                  </a:moveTo>
                                  <a:lnTo>
                                    <a:pt x="19" y="12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28" y="29"/>
                                  </a:lnTo>
                                  <a:lnTo>
                                    <a:pt x="120" y="84"/>
                                  </a:lnTo>
                                  <a:lnTo>
                                    <a:pt x="122" y="86"/>
                                  </a:lnTo>
                                  <a:lnTo>
                                    <a:pt x="127" y="86"/>
                                  </a:lnTo>
                                  <a:lnTo>
                                    <a:pt x="130" y="82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130" y="74"/>
                                  </a:lnTo>
                                  <a:lnTo>
                                    <a:pt x="127" y="72"/>
                                  </a:lnTo>
                                  <a:lnTo>
                                    <a:pt x="25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5" name="Freeform 47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17 w 279"/>
                                <a:gd name="T1" fmla="*/ 10 h 389"/>
                                <a:gd name="T2" fmla="*/ 5 w 279"/>
                                <a:gd name="T3" fmla="*/ 14 h 389"/>
                                <a:gd name="T4" fmla="*/ 18 w 279"/>
                                <a:gd name="T5" fmla="*/ 40 h 389"/>
                                <a:gd name="T6" fmla="*/ 19 w 279"/>
                                <a:gd name="T7" fmla="*/ 24 h 389"/>
                                <a:gd name="T8" fmla="*/ 7 w 279"/>
                                <a:gd name="T9" fmla="*/ 17 h 389"/>
                                <a:gd name="T10" fmla="*/ 18 w 279"/>
                                <a:gd name="T11" fmla="*/ 12 h 389"/>
                                <a:gd name="T12" fmla="*/ 17 w 279"/>
                                <a:gd name="T13" fmla="*/ 10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17" y="10"/>
                                  </a:moveTo>
                                  <a:lnTo>
                                    <a:pt x="5" y="14"/>
                                  </a:lnTo>
                                  <a:lnTo>
                                    <a:pt x="18" y="40"/>
                                  </a:lnTo>
                                  <a:lnTo>
                                    <a:pt x="19" y="24"/>
                                  </a:lnTo>
                                  <a:lnTo>
                                    <a:pt x="7" y="17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7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6" name="Freeform 47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19 w 279"/>
                                <a:gd name="T1" fmla="*/ 14 h 389"/>
                                <a:gd name="T2" fmla="*/ 19 w 279"/>
                                <a:gd name="T3" fmla="*/ 24 h 389"/>
                                <a:gd name="T4" fmla="*/ 28 w 279"/>
                                <a:gd name="T5" fmla="*/ 29 h 389"/>
                                <a:gd name="T6" fmla="*/ 19 w 279"/>
                                <a:gd name="T7" fmla="*/ 14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19" y="14"/>
                                  </a:moveTo>
                                  <a:lnTo>
                                    <a:pt x="19" y="24"/>
                                  </a:lnTo>
                                  <a:lnTo>
                                    <a:pt x="28" y="29"/>
                                  </a:lnTo>
                                  <a:lnTo>
                                    <a:pt x="19" y="1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7" name="Freeform 47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18 w 279"/>
                                <a:gd name="T1" fmla="*/ 12 h 389"/>
                                <a:gd name="T2" fmla="*/ 7 w 279"/>
                                <a:gd name="T3" fmla="*/ 17 h 389"/>
                                <a:gd name="T4" fmla="*/ 19 w 279"/>
                                <a:gd name="T5" fmla="*/ 24 h 389"/>
                                <a:gd name="T6" fmla="*/ 19 w 279"/>
                                <a:gd name="T7" fmla="*/ 14 h 389"/>
                                <a:gd name="T8" fmla="*/ 18 w 279"/>
                                <a:gd name="T9" fmla="*/ 12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18" y="12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19" y="24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18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8" name="Freeform 46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19 w 279"/>
                                <a:gd name="T1" fmla="*/ 12 h 389"/>
                                <a:gd name="T2" fmla="*/ 18 w 279"/>
                                <a:gd name="T3" fmla="*/ 12 h 389"/>
                                <a:gd name="T4" fmla="*/ 19 w 279"/>
                                <a:gd name="T5" fmla="*/ 14 h 389"/>
                                <a:gd name="T6" fmla="*/ 19 w 279"/>
                                <a:gd name="T7" fmla="*/ 12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19" y="12"/>
                                  </a:moveTo>
                                  <a:lnTo>
                                    <a:pt x="18" y="12"/>
                                  </a:lnTo>
                                  <a:lnTo>
                                    <a:pt x="19" y="14"/>
                                  </a:lnTo>
                                  <a:lnTo>
                                    <a:pt x="19" y="1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9" name="Freeform 46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9" cy="389"/>
                            </a:xfrm>
                            <a:custGeom>
                              <a:avLst/>
                              <a:gdLst>
                                <a:gd name="T0" fmla="*/ 21 w 279"/>
                                <a:gd name="T1" fmla="*/ 10 h 389"/>
                                <a:gd name="T2" fmla="*/ 17 w 279"/>
                                <a:gd name="T3" fmla="*/ 10 h 389"/>
                                <a:gd name="T4" fmla="*/ 18 w 279"/>
                                <a:gd name="T5" fmla="*/ 12 h 389"/>
                                <a:gd name="T6" fmla="*/ 19 w 279"/>
                                <a:gd name="T7" fmla="*/ 12 h 389"/>
                                <a:gd name="T8" fmla="*/ 25 w 279"/>
                                <a:gd name="T9" fmla="*/ 12 h 389"/>
                                <a:gd name="T10" fmla="*/ 21 w 279"/>
                                <a:gd name="T11" fmla="*/ 10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79" h="389">
                                  <a:moveTo>
                                    <a:pt x="21" y="10"/>
                                  </a:moveTo>
                                  <a:lnTo>
                                    <a:pt x="17" y="10"/>
                                  </a:lnTo>
                                  <a:lnTo>
                                    <a:pt x="18" y="12"/>
                                  </a:lnTo>
                                  <a:lnTo>
                                    <a:pt x="19" y="12"/>
                                  </a:lnTo>
                                  <a:lnTo>
                                    <a:pt x="25" y="12"/>
                                  </a:lnTo>
                                  <a:lnTo>
                                    <a:pt x="21" y="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5ACBF56" id="Group 466" o:spid="_x0000_s1026" style="width:13.95pt;height:19.45pt;mso-position-horizontal-relative:char;mso-position-vertical-relative:line" coordsize="279,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">
                <v:group id="Group 467" o:spid="_x0000_s1027" style="position:absolute;width:279;height:389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  <v:shape id="Freeform 475" o:spid="_x0000_s1028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" path="m19,24l89,156r67,96l230,346r39,43l278,379,240,336,168,245,101,149,38,48,28,29,19,24xe" fillcolor="#4f80bc" stroked="f">
                    <v:path arrowok="t" o:connecttype="custom" o:connectlocs="19,24;89,156;156,252;230,346;269,389;278,379;240,336;168,245;101,149;38,48;28,29;19,24" o:connectangles="0,0,0,0,0,0,0,0,0,0,0,0"/>
                  </v:shape>
                  <v:shape id="Freeform 474" o:spid="_x0000_s1029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" path="m5,l2,142,,146r5,3l12,149r2,-3l14,142,18,40,5,14,17,10r4,l5,xe" fillcolor="#4f80bc" stroked="f">
                    <v:path arrowok="t" o:connecttype="custom" o:connectlocs="5,0;2,142;0,146;5,149;12,149;14,146;14,142;18,40;5,14;17,10;21,10;5,0" o:connectangles="0,0,0,0,0,0,0,0,0,0,0,0"/>
                  </v:shape>
                  <v:shape id="Freeform 473" o:spid="_x0000_s1030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" path="m25,12r-6,l19,14r9,15l120,84r2,2l127,86r3,-4l132,79r-2,-5l127,72,25,12xe" fillcolor="#4f80bc" stroked="f">
                    <v:path arrowok="t" o:connecttype="custom" o:connectlocs="25,12;19,12;19,14;28,29;120,84;122,86;127,86;130,82;132,79;130,74;127,72;25,12" o:connectangles="0,0,0,0,0,0,0,0,0,0,0,0"/>
                  </v:shape>
                  <v:shape id="Freeform 472" o:spid="_x0000_s1031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" path="m17,10l5,14,18,40,19,24,7,17,18,12,17,10xe" fillcolor="#4f80bc" stroked="f">
                    <v:path arrowok="t" o:connecttype="custom" o:connectlocs="17,10;5,14;18,40;19,24;7,17;18,12;17,10" o:connectangles="0,0,0,0,0,0,0"/>
                  </v:shape>
                  <v:shape id="Freeform 471" o:spid="_x0000_s1032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" path="m19,14r,10l28,29,19,14xe" fillcolor="#4f80bc" stroked="f">
                    <v:path arrowok="t" o:connecttype="custom" o:connectlocs="19,14;19,24;28,29;19,14" o:connectangles="0,0,0,0"/>
                  </v:shape>
                  <v:shape id="Freeform 470" o:spid="_x0000_s1033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" path="m18,12l7,17r12,7l19,14,18,12xe" fillcolor="#4f80bc" stroked="f">
                    <v:path arrowok="t" o:connecttype="custom" o:connectlocs="18,12;7,17;19,24;19,14;18,12" o:connectangles="0,0,0,0,0"/>
                  </v:shape>
                  <v:shape id="Freeform 469" o:spid="_x0000_s1034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" path="m19,12r-1,l19,14r,-2xe" fillcolor="#4f80bc" stroked="f">
                    <v:path arrowok="t" o:connecttype="custom" o:connectlocs="19,12;18,12;19,14;19,12" o:connectangles="0,0,0,0"/>
                  </v:shape>
                  <v:shape id="Freeform 468" o:spid="_x0000_s1035" style="position:absolute;width:279;height:389;visibility:visible;mso-wrap-style:square;v-text-anchor:top" coordsize="279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" path="m21,10r-4,l18,12r1,l25,12,21,10xe" fillcolor="#4f80bc" stroked="f">
                    <v:path arrowok="t" o:connecttype="custom" o:connectlocs="21,10;17,10;18,12;19,12;25,12;21,10" o:connectangles="0,0,0,0,0,0"/>
                  </v:shape>
                </v:group>
                <w10:anchorlock/>
              </v:group>
            </w:pict>
          </mc:Fallback>
        </mc:AlternateContent>
      </w:r>
      <w:r w:rsidR="0007046C">
        <w:rPr>
          <w:rFonts w:ascii="Futura Medium"/>
          <w:sz w:val="20"/>
        </w:rPr>
        <w:tab/>
      </w: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696D26D2" wp14:editId="1B7740B9">
                <wp:extent cx="175260" cy="247015"/>
                <wp:effectExtent l="8890" t="1270" r="6350" b="8890"/>
                <wp:docPr id="469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5260" cy="247015"/>
                          <a:chOff x="0" y="0"/>
                          <a:chExt cx="276" cy="389"/>
                        </a:xfrm>
                      </wpg:grpSpPr>
                      <wpg:grpSp>
                        <wpg:cNvPr id="470" name="Group 456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276" cy="389"/>
                            <a:chOff x="0" y="0"/>
                            <a:chExt cx="276" cy="389"/>
                          </a:xfrm>
                        </wpg:grpSpPr>
                        <wps:wsp>
                          <wps:cNvPr id="471" name="Freeform 46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3 w 276"/>
                                <a:gd name="T1" fmla="*/ 375 h 389"/>
                                <a:gd name="T2" fmla="*/ 0 w 276"/>
                                <a:gd name="T3" fmla="*/ 389 h 389"/>
                                <a:gd name="T4" fmla="*/ 14 w 276"/>
                                <a:gd name="T5" fmla="*/ 384 h 389"/>
                                <a:gd name="T6" fmla="*/ 3 w 276"/>
                                <a:gd name="T7" fmla="*/ 375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3" y="375"/>
                                  </a:moveTo>
                                  <a:lnTo>
                                    <a:pt x="0" y="389"/>
                                  </a:lnTo>
                                  <a:lnTo>
                                    <a:pt x="14" y="384"/>
                                  </a:lnTo>
                                  <a:lnTo>
                                    <a:pt x="3" y="37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2" name="Freeform 46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15 w 276"/>
                                <a:gd name="T1" fmla="*/ 384 h 389"/>
                                <a:gd name="T2" fmla="*/ 15 w 276"/>
                                <a:gd name="T3" fmla="*/ 384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15" y="384"/>
                                  </a:moveTo>
                                  <a:lnTo>
                                    <a:pt x="15" y="3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3" name="Freeform 46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19 w 276"/>
                                <a:gd name="T1" fmla="*/ 356 h 389"/>
                                <a:gd name="T2" fmla="*/ 3 w 276"/>
                                <a:gd name="T3" fmla="*/ 374 h 389"/>
                                <a:gd name="T4" fmla="*/ 3 w 276"/>
                                <a:gd name="T5" fmla="*/ 375 h 389"/>
                                <a:gd name="T6" fmla="*/ 14 w 276"/>
                                <a:gd name="T7" fmla="*/ 384 h 389"/>
                                <a:gd name="T8" fmla="*/ 19 w 276"/>
                                <a:gd name="T9" fmla="*/ 379 h 389"/>
                                <a:gd name="T10" fmla="*/ 14 w 276"/>
                                <a:gd name="T11" fmla="*/ 379 h 389"/>
                                <a:gd name="T12" fmla="*/ 7 w 276"/>
                                <a:gd name="T13" fmla="*/ 372 h 389"/>
                                <a:gd name="T14" fmla="*/ 17 w 276"/>
                                <a:gd name="T15" fmla="*/ 369 h 389"/>
                                <a:gd name="T16" fmla="*/ 19 w 276"/>
                                <a:gd name="T17" fmla="*/ 356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19" y="356"/>
                                  </a:moveTo>
                                  <a:lnTo>
                                    <a:pt x="3" y="374"/>
                                  </a:lnTo>
                                  <a:lnTo>
                                    <a:pt x="3" y="375"/>
                                  </a:lnTo>
                                  <a:lnTo>
                                    <a:pt x="14" y="384"/>
                                  </a:lnTo>
                                  <a:lnTo>
                                    <a:pt x="19" y="379"/>
                                  </a:lnTo>
                                  <a:lnTo>
                                    <a:pt x="14" y="379"/>
                                  </a:lnTo>
                                  <a:lnTo>
                                    <a:pt x="7" y="372"/>
                                  </a:lnTo>
                                  <a:lnTo>
                                    <a:pt x="17" y="369"/>
                                  </a:lnTo>
                                  <a:lnTo>
                                    <a:pt x="19" y="35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4" name="Freeform 46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134 w 276"/>
                                <a:gd name="T1" fmla="*/ 329 h 389"/>
                                <a:gd name="T2" fmla="*/ 130 w 276"/>
                                <a:gd name="T3" fmla="*/ 331 h 389"/>
                                <a:gd name="T4" fmla="*/ 32 w 276"/>
                                <a:gd name="T5" fmla="*/ 364 h 389"/>
                                <a:gd name="T6" fmla="*/ 15 w 276"/>
                                <a:gd name="T7" fmla="*/ 384 h 389"/>
                                <a:gd name="T8" fmla="*/ 134 w 276"/>
                                <a:gd name="T9" fmla="*/ 343 h 389"/>
                                <a:gd name="T10" fmla="*/ 139 w 276"/>
                                <a:gd name="T11" fmla="*/ 343 h 389"/>
                                <a:gd name="T12" fmla="*/ 139 w 276"/>
                                <a:gd name="T13" fmla="*/ 336 h 389"/>
                                <a:gd name="T14" fmla="*/ 137 w 276"/>
                                <a:gd name="T15" fmla="*/ 331 h 389"/>
                                <a:gd name="T16" fmla="*/ 134 w 276"/>
                                <a:gd name="T17" fmla="*/ 329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134" y="329"/>
                                  </a:moveTo>
                                  <a:lnTo>
                                    <a:pt x="130" y="331"/>
                                  </a:lnTo>
                                  <a:lnTo>
                                    <a:pt x="32" y="364"/>
                                  </a:lnTo>
                                  <a:lnTo>
                                    <a:pt x="15" y="384"/>
                                  </a:lnTo>
                                  <a:lnTo>
                                    <a:pt x="134" y="343"/>
                                  </a:lnTo>
                                  <a:lnTo>
                                    <a:pt x="139" y="343"/>
                                  </a:lnTo>
                                  <a:lnTo>
                                    <a:pt x="139" y="336"/>
                                  </a:lnTo>
                                  <a:lnTo>
                                    <a:pt x="137" y="331"/>
                                  </a:lnTo>
                                  <a:lnTo>
                                    <a:pt x="134" y="32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5" name="Freeform 46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17 w 276"/>
                                <a:gd name="T1" fmla="*/ 369 h 389"/>
                                <a:gd name="T2" fmla="*/ 7 w 276"/>
                                <a:gd name="T3" fmla="*/ 372 h 389"/>
                                <a:gd name="T4" fmla="*/ 14 w 276"/>
                                <a:gd name="T5" fmla="*/ 379 h 389"/>
                                <a:gd name="T6" fmla="*/ 17 w 276"/>
                                <a:gd name="T7" fmla="*/ 369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17" y="369"/>
                                  </a:moveTo>
                                  <a:lnTo>
                                    <a:pt x="7" y="372"/>
                                  </a:lnTo>
                                  <a:lnTo>
                                    <a:pt x="14" y="379"/>
                                  </a:lnTo>
                                  <a:lnTo>
                                    <a:pt x="17" y="36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6" name="Freeform 46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32 w 276"/>
                                <a:gd name="T1" fmla="*/ 364 h 389"/>
                                <a:gd name="T2" fmla="*/ 17 w 276"/>
                                <a:gd name="T3" fmla="*/ 369 h 389"/>
                                <a:gd name="T4" fmla="*/ 14 w 276"/>
                                <a:gd name="T5" fmla="*/ 379 h 389"/>
                                <a:gd name="T6" fmla="*/ 19 w 276"/>
                                <a:gd name="T7" fmla="*/ 379 h 389"/>
                                <a:gd name="T8" fmla="*/ 32 w 276"/>
                                <a:gd name="T9" fmla="*/ 364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32" y="364"/>
                                  </a:moveTo>
                                  <a:lnTo>
                                    <a:pt x="17" y="369"/>
                                  </a:lnTo>
                                  <a:lnTo>
                                    <a:pt x="14" y="379"/>
                                  </a:lnTo>
                                  <a:lnTo>
                                    <a:pt x="19" y="379"/>
                                  </a:lnTo>
                                  <a:lnTo>
                                    <a:pt x="32" y="3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7" name="Freeform 45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3 w 276"/>
                                <a:gd name="T1" fmla="*/ 374 h 389"/>
                                <a:gd name="T2" fmla="*/ 2 w 276"/>
                                <a:gd name="T3" fmla="*/ 374 h 389"/>
                                <a:gd name="T4" fmla="*/ 3 w 276"/>
                                <a:gd name="T5" fmla="*/ 375 h 389"/>
                                <a:gd name="T6" fmla="*/ 3 w 276"/>
                                <a:gd name="T7" fmla="*/ 374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3" y="374"/>
                                  </a:moveTo>
                                  <a:lnTo>
                                    <a:pt x="2" y="374"/>
                                  </a:lnTo>
                                  <a:lnTo>
                                    <a:pt x="3" y="375"/>
                                  </a:lnTo>
                                  <a:lnTo>
                                    <a:pt x="3" y="3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8" name="Freeform 45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31 w 276"/>
                                <a:gd name="T1" fmla="*/ 242 h 389"/>
                                <a:gd name="T2" fmla="*/ 26 w 276"/>
                                <a:gd name="T3" fmla="*/ 245 h 389"/>
                                <a:gd name="T4" fmla="*/ 26 w 276"/>
                                <a:gd name="T5" fmla="*/ 250 h 389"/>
                                <a:gd name="T6" fmla="*/ 3 w 276"/>
                                <a:gd name="T7" fmla="*/ 374 h 389"/>
                                <a:gd name="T8" fmla="*/ 19 w 276"/>
                                <a:gd name="T9" fmla="*/ 356 h 389"/>
                                <a:gd name="T10" fmla="*/ 41 w 276"/>
                                <a:gd name="T11" fmla="*/ 252 h 389"/>
                                <a:gd name="T12" fmla="*/ 41 w 276"/>
                                <a:gd name="T13" fmla="*/ 247 h 389"/>
                                <a:gd name="T14" fmla="*/ 38 w 276"/>
                                <a:gd name="T15" fmla="*/ 245 h 389"/>
                                <a:gd name="T16" fmla="*/ 34 w 276"/>
                                <a:gd name="T17" fmla="*/ 245 h 389"/>
                                <a:gd name="T18" fmla="*/ 31 w 276"/>
                                <a:gd name="T19" fmla="*/ 242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31" y="242"/>
                                  </a:moveTo>
                                  <a:lnTo>
                                    <a:pt x="26" y="245"/>
                                  </a:lnTo>
                                  <a:lnTo>
                                    <a:pt x="26" y="250"/>
                                  </a:lnTo>
                                  <a:lnTo>
                                    <a:pt x="3" y="374"/>
                                  </a:lnTo>
                                  <a:lnTo>
                                    <a:pt x="19" y="356"/>
                                  </a:lnTo>
                                  <a:lnTo>
                                    <a:pt x="41" y="252"/>
                                  </a:lnTo>
                                  <a:lnTo>
                                    <a:pt x="41" y="247"/>
                                  </a:lnTo>
                                  <a:lnTo>
                                    <a:pt x="38" y="245"/>
                                  </a:lnTo>
                                  <a:lnTo>
                                    <a:pt x="34" y="245"/>
                                  </a:lnTo>
                                  <a:lnTo>
                                    <a:pt x="31" y="24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9" name="Freeform 45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76" cy="389"/>
                            </a:xfrm>
                            <a:custGeom>
                              <a:avLst/>
                              <a:gdLst>
                                <a:gd name="T0" fmla="*/ 262 w 276"/>
                                <a:gd name="T1" fmla="*/ 0 h 389"/>
                                <a:gd name="T2" fmla="*/ 173 w 276"/>
                                <a:gd name="T3" fmla="*/ 154 h 389"/>
                                <a:gd name="T4" fmla="*/ 106 w 276"/>
                                <a:gd name="T5" fmla="*/ 250 h 389"/>
                                <a:gd name="T6" fmla="*/ 34 w 276"/>
                                <a:gd name="T7" fmla="*/ 341 h 389"/>
                                <a:gd name="T8" fmla="*/ 19 w 276"/>
                                <a:gd name="T9" fmla="*/ 356 h 389"/>
                                <a:gd name="T10" fmla="*/ 17 w 276"/>
                                <a:gd name="T11" fmla="*/ 369 h 389"/>
                                <a:gd name="T12" fmla="*/ 82 w 276"/>
                                <a:gd name="T13" fmla="*/ 305 h 389"/>
                                <a:gd name="T14" fmla="*/ 185 w 276"/>
                                <a:gd name="T15" fmla="*/ 161 h 389"/>
                                <a:gd name="T16" fmla="*/ 247 w 276"/>
                                <a:gd name="T17" fmla="*/ 60 h 389"/>
                                <a:gd name="T18" fmla="*/ 276 w 276"/>
                                <a:gd name="T19" fmla="*/ 7 h 389"/>
                                <a:gd name="T20" fmla="*/ 262 w 276"/>
                                <a:gd name="T21" fmla="*/ 0 h 38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76" h="389">
                                  <a:moveTo>
                                    <a:pt x="262" y="0"/>
                                  </a:moveTo>
                                  <a:lnTo>
                                    <a:pt x="173" y="154"/>
                                  </a:lnTo>
                                  <a:lnTo>
                                    <a:pt x="106" y="250"/>
                                  </a:lnTo>
                                  <a:lnTo>
                                    <a:pt x="34" y="341"/>
                                  </a:lnTo>
                                  <a:lnTo>
                                    <a:pt x="19" y="356"/>
                                  </a:lnTo>
                                  <a:lnTo>
                                    <a:pt x="17" y="369"/>
                                  </a:lnTo>
                                  <a:lnTo>
                                    <a:pt x="82" y="305"/>
                                  </a:lnTo>
                                  <a:lnTo>
                                    <a:pt x="185" y="161"/>
                                  </a:lnTo>
                                  <a:lnTo>
                                    <a:pt x="247" y="60"/>
                                  </a:lnTo>
                                  <a:lnTo>
                                    <a:pt x="276" y="7"/>
                                  </a:lnTo>
                                  <a:lnTo>
                                    <a:pt x="26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DBCD57E" id="Group 455" o:spid="_x0000_s1026" style="width:13.8pt;height:19.45pt;mso-position-horizontal-relative:char;mso-position-vertical-relative:line" coordsize="276,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">
                <v:group id="Group 456" o:spid="_x0000_s1027" style="position:absolute;width:276;height:389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Eql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">
                  <v:shape id="Freeform 465" o:spid="_x0000_s1028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" path="m3,375l,389r14,-5l3,375xe" fillcolor="#4f80bc" stroked="f">
                    <v:path arrowok="t" o:connecttype="custom" o:connectlocs="3,375;0,389;14,384;3,375" o:connectangles="0,0,0,0"/>
                  </v:shape>
                  <v:shape id="Freeform 464" o:spid="_x0000_s1029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" path="m15,384r,xe" fillcolor="#4f80bc" stroked="f">
                    <v:path arrowok="t" o:connecttype="custom" o:connectlocs="15,384;15,384" o:connectangles="0,0"/>
                  </v:shape>
                  <v:shape id="Freeform 463" o:spid="_x0000_s1030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" path="m19,356l3,374r,1l14,384r5,-5l14,379,7,372r10,-3l19,356xe" fillcolor="#4f80bc" stroked="f">
                    <v:path arrowok="t" o:connecttype="custom" o:connectlocs="19,356;3,374;3,375;14,384;19,379;14,379;7,372;17,369;19,356" o:connectangles="0,0,0,0,0,0,0,0,0"/>
                  </v:shape>
                  <v:shape id="Freeform 462" o:spid="_x0000_s1031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" path="m134,329r-4,2l32,364,15,384,134,343r5,l139,336r-2,-5l134,329xe" fillcolor="#4f80bc" stroked="f">
                    <v:path arrowok="t" o:connecttype="custom" o:connectlocs="134,329;130,331;32,364;15,384;134,343;139,343;139,336;137,331;134,329" o:connectangles="0,0,0,0,0,0,0,0,0"/>
                  </v:shape>
                  <v:shape id="Freeform 461" o:spid="_x0000_s1032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" path="m17,369l7,372r7,7l17,369xe" fillcolor="#4f80bc" stroked="f">
                    <v:path arrowok="t" o:connecttype="custom" o:connectlocs="17,369;7,372;14,379;17,369" o:connectangles="0,0,0,0"/>
                  </v:shape>
                  <v:shape id="Freeform 460" o:spid="_x0000_s1033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" path="m32,364r-15,5l14,379r5,l32,364xe" fillcolor="#4f80bc" stroked="f">
                    <v:path arrowok="t" o:connecttype="custom" o:connectlocs="32,364;17,369;14,379;19,379;32,364" o:connectangles="0,0,0,0,0"/>
                  </v:shape>
                  <v:shape id="Freeform 459" o:spid="_x0000_s1034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" path="m3,374r-1,l3,375r,-1xe" fillcolor="#4f80bc" stroked="f">
                    <v:path arrowok="t" o:connecttype="custom" o:connectlocs="3,374;2,374;3,375;3,374" o:connectangles="0,0,0,0"/>
                  </v:shape>
                  <v:shape id="Freeform 458" o:spid="_x0000_s1035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" path="m31,242r-5,3l26,250,3,374,19,356,41,252r,-5l38,245r-4,l31,242xe" fillcolor="#4f80bc" stroked="f">
                    <v:path arrowok="t" o:connecttype="custom" o:connectlocs="31,242;26,245;26,250;3,374;19,356;41,252;41,247;38,245;34,245;31,242" o:connectangles="0,0,0,0,0,0,0,0,0,0"/>
                  </v:shape>
                  <v:shape id="Freeform 457" o:spid="_x0000_s1036" style="position:absolute;width:276;height:389;visibility:visible;mso-wrap-style:square;v-text-anchor:top" coordsize="276,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" path="m262,l173,154r-67,96l34,341,19,356r-2,13l82,305,185,161,247,60,276,7,262,xe" fillcolor="#4f80bc" stroked="f">
                    <v:path arrowok="t" o:connecttype="custom" o:connectlocs="262,0;173,154;106,250;34,341;19,356;17,369;82,305;185,161;247,60;276,7;262,0" o:connectangles="0,0,0,0,0,0,0,0,0,0,0"/>
                  </v:shape>
                </v:group>
                <w10:anchorlock/>
              </v:group>
            </w:pict>
          </mc:Fallback>
        </mc:AlternateContent>
      </w:r>
    </w:p>
    <w:p w14:paraId="20011653" w14:textId="77777777" w:rsidR="00A726F1" w:rsidRDefault="00A726F1">
      <w:pPr>
        <w:rPr>
          <w:rFonts w:ascii="Futura Medium" w:eastAsia="Futura Medium" w:hAnsi="Futura Medium" w:cs="Futura Medium"/>
          <w:sz w:val="7"/>
          <w:szCs w:val="7"/>
        </w:rPr>
      </w:pPr>
    </w:p>
    <w:p w14:paraId="64C23E53" w14:textId="77777777" w:rsidR="00A726F1" w:rsidRDefault="00816E9D">
      <w:pPr>
        <w:tabs>
          <w:tab w:val="left" w:pos="4702"/>
          <w:tab w:val="left" w:pos="5194"/>
        </w:tabs>
        <w:spacing w:line="140" w:lineRule="atLeast"/>
        <w:ind w:left="3514"/>
        <w:rPr>
          <w:rFonts w:ascii="Futura Medium" w:eastAsia="Futura Medium" w:hAnsi="Futura Medium" w:cs="Futura Medium"/>
          <w:sz w:val="20"/>
          <w:szCs w:val="20"/>
        </w:rPr>
      </w:pP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48FACB67" wp14:editId="585A1239">
                <wp:extent cx="685800" cy="454660"/>
                <wp:effectExtent l="8890" t="0" r="635" b="2540"/>
                <wp:docPr id="441" name="Group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4660"/>
                          <a:chOff x="0" y="0"/>
                          <a:chExt cx="1080" cy="716"/>
                        </a:xfrm>
                      </wpg:grpSpPr>
                      <wpg:grpSp>
                        <wpg:cNvPr id="442" name="Group 453"/>
                        <wpg:cNvGrpSpPr>
                          <a:grpSpLocks/>
                        </wpg:cNvGrpSpPr>
                        <wpg:grpSpPr bwMode="auto">
                          <a:xfrm>
                            <a:off x="19" y="19"/>
                            <a:ext cx="1042" cy="677"/>
                            <a:chOff x="19" y="19"/>
                            <a:chExt cx="1042" cy="677"/>
                          </a:xfrm>
                        </wpg:grpSpPr>
                        <wps:wsp>
                          <wps:cNvPr id="443" name="Freeform 454"/>
                          <wps:cNvSpPr>
                            <a:spLocks/>
                          </wps:cNvSpPr>
                          <wps:spPr bwMode="auto">
                            <a:xfrm>
                              <a:off x="19" y="19"/>
                              <a:ext cx="1042" cy="677"/>
                            </a:xfrm>
                            <a:custGeom>
                              <a:avLst/>
                              <a:gdLst>
                                <a:gd name="T0" fmla="+- 0 948 19"/>
                                <a:gd name="T1" fmla="*/ T0 w 1042"/>
                                <a:gd name="T2" fmla="+- 0 19 19"/>
                                <a:gd name="T3" fmla="*/ 19 h 677"/>
                                <a:gd name="T4" fmla="+- 0 110 19"/>
                                <a:gd name="T5" fmla="*/ T4 w 1042"/>
                                <a:gd name="T6" fmla="+- 0 21 19"/>
                                <a:gd name="T7" fmla="*/ 21 h 677"/>
                                <a:gd name="T8" fmla="+- 0 52 19"/>
                                <a:gd name="T9" fmla="*/ T8 w 1042"/>
                                <a:gd name="T10" fmla="+- 0 52 19"/>
                                <a:gd name="T11" fmla="*/ 52 h 677"/>
                                <a:gd name="T12" fmla="+- 0 22 19"/>
                                <a:gd name="T13" fmla="*/ T12 w 1042"/>
                                <a:gd name="T14" fmla="+- 0 109 19"/>
                                <a:gd name="T15" fmla="*/ 109 h 677"/>
                                <a:gd name="T16" fmla="+- 0 19 19"/>
                                <a:gd name="T17" fmla="*/ T16 w 1042"/>
                                <a:gd name="T18" fmla="+- 0 132 19"/>
                                <a:gd name="T19" fmla="*/ 132 h 677"/>
                                <a:gd name="T20" fmla="+- 0 21 19"/>
                                <a:gd name="T21" fmla="*/ T20 w 1042"/>
                                <a:gd name="T22" fmla="+- 0 606 19"/>
                                <a:gd name="T23" fmla="*/ 606 h 677"/>
                                <a:gd name="T24" fmla="+- 0 52 19"/>
                                <a:gd name="T25" fmla="*/ T24 w 1042"/>
                                <a:gd name="T26" fmla="+- 0 663 19"/>
                                <a:gd name="T27" fmla="*/ 663 h 677"/>
                                <a:gd name="T28" fmla="+- 0 109 19"/>
                                <a:gd name="T29" fmla="*/ T28 w 1042"/>
                                <a:gd name="T30" fmla="+- 0 694 19"/>
                                <a:gd name="T31" fmla="*/ 694 h 677"/>
                                <a:gd name="T32" fmla="+- 0 132 19"/>
                                <a:gd name="T33" fmla="*/ T32 w 1042"/>
                                <a:gd name="T34" fmla="+- 0 696 19"/>
                                <a:gd name="T35" fmla="*/ 696 h 677"/>
                                <a:gd name="T36" fmla="+- 0 970 19"/>
                                <a:gd name="T37" fmla="*/ T36 w 1042"/>
                                <a:gd name="T38" fmla="+- 0 694 19"/>
                                <a:gd name="T39" fmla="*/ 694 h 677"/>
                                <a:gd name="T40" fmla="+- 0 1028 19"/>
                                <a:gd name="T41" fmla="*/ T40 w 1042"/>
                                <a:gd name="T42" fmla="+- 0 663 19"/>
                                <a:gd name="T43" fmla="*/ 663 h 677"/>
                                <a:gd name="T44" fmla="+- 0 1058 19"/>
                                <a:gd name="T45" fmla="*/ T44 w 1042"/>
                                <a:gd name="T46" fmla="+- 0 606 19"/>
                                <a:gd name="T47" fmla="*/ 606 h 677"/>
                                <a:gd name="T48" fmla="+- 0 1061 19"/>
                                <a:gd name="T49" fmla="*/ T48 w 1042"/>
                                <a:gd name="T50" fmla="+- 0 583 19"/>
                                <a:gd name="T51" fmla="*/ 583 h 677"/>
                                <a:gd name="T52" fmla="+- 0 1059 19"/>
                                <a:gd name="T53" fmla="*/ T52 w 1042"/>
                                <a:gd name="T54" fmla="+- 0 110 19"/>
                                <a:gd name="T55" fmla="*/ 110 h 677"/>
                                <a:gd name="T56" fmla="+- 0 1028 19"/>
                                <a:gd name="T57" fmla="*/ T56 w 1042"/>
                                <a:gd name="T58" fmla="+- 0 52 19"/>
                                <a:gd name="T59" fmla="*/ 52 h 677"/>
                                <a:gd name="T60" fmla="+- 0 971 19"/>
                                <a:gd name="T61" fmla="*/ T60 w 1042"/>
                                <a:gd name="T62" fmla="+- 0 22 19"/>
                                <a:gd name="T63" fmla="*/ 22 h 677"/>
                                <a:gd name="T64" fmla="+- 0 948 19"/>
                                <a:gd name="T65" fmla="*/ T64 w 1042"/>
                                <a:gd name="T66" fmla="+- 0 19 19"/>
                                <a:gd name="T67" fmla="*/ 19 h 6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42" h="677">
                                  <a:moveTo>
                                    <a:pt x="929" y="0"/>
                                  </a:moveTo>
                                  <a:lnTo>
                                    <a:pt x="91" y="2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2" y="587"/>
                                  </a:lnTo>
                                  <a:lnTo>
                                    <a:pt x="33" y="644"/>
                                  </a:lnTo>
                                  <a:lnTo>
                                    <a:pt x="90" y="675"/>
                                  </a:lnTo>
                                  <a:lnTo>
                                    <a:pt x="113" y="677"/>
                                  </a:lnTo>
                                  <a:lnTo>
                                    <a:pt x="951" y="675"/>
                                  </a:lnTo>
                                  <a:lnTo>
                                    <a:pt x="1009" y="644"/>
                                  </a:lnTo>
                                  <a:lnTo>
                                    <a:pt x="1039" y="587"/>
                                  </a:lnTo>
                                  <a:lnTo>
                                    <a:pt x="1042" y="564"/>
                                  </a:lnTo>
                                  <a:lnTo>
                                    <a:pt x="1040" y="91"/>
                                  </a:lnTo>
                                  <a:lnTo>
                                    <a:pt x="1009" y="33"/>
                                  </a:lnTo>
                                  <a:lnTo>
                                    <a:pt x="952" y="3"/>
                                  </a:lnTo>
                                  <a:lnTo>
                                    <a:pt x="9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44" name="Group 428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80" cy="716"/>
                            <a:chOff x="0" y="0"/>
                            <a:chExt cx="1080" cy="716"/>
                          </a:xfrm>
                        </wpg:grpSpPr>
                        <wps:wsp>
                          <wps:cNvPr id="445" name="Freeform 45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20 w 1080"/>
                                <a:gd name="T1" fmla="*/ 691 h 716"/>
                                <a:gd name="T2" fmla="*/ 60 w 1080"/>
                                <a:gd name="T3" fmla="*/ 691 h 716"/>
                                <a:gd name="T4" fmla="*/ 70 w 1080"/>
                                <a:gd name="T5" fmla="*/ 698 h 716"/>
                                <a:gd name="T6" fmla="*/ 106 w 1080"/>
                                <a:gd name="T7" fmla="*/ 713 h 716"/>
                                <a:gd name="T8" fmla="*/ 120 w 1080"/>
                                <a:gd name="T9" fmla="*/ 713 h 716"/>
                                <a:gd name="T10" fmla="*/ 132 w 1080"/>
                                <a:gd name="T11" fmla="*/ 715 h 716"/>
                                <a:gd name="T12" fmla="*/ 948 w 1080"/>
                                <a:gd name="T13" fmla="*/ 715 h 716"/>
                                <a:gd name="T14" fmla="*/ 977 w 1080"/>
                                <a:gd name="T15" fmla="*/ 710 h 716"/>
                                <a:gd name="T16" fmla="*/ 989 w 1080"/>
                                <a:gd name="T17" fmla="*/ 708 h 716"/>
                                <a:gd name="T18" fmla="*/ 1013 w 1080"/>
                                <a:gd name="T19" fmla="*/ 698 h 716"/>
                                <a:gd name="T20" fmla="*/ 1020 w 1080"/>
                                <a:gd name="T21" fmla="*/ 691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20" y="691"/>
                                  </a:moveTo>
                                  <a:lnTo>
                                    <a:pt x="60" y="691"/>
                                  </a:lnTo>
                                  <a:lnTo>
                                    <a:pt x="70" y="698"/>
                                  </a:lnTo>
                                  <a:lnTo>
                                    <a:pt x="106" y="713"/>
                                  </a:lnTo>
                                  <a:lnTo>
                                    <a:pt x="120" y="713"/>
                                  </a:lnTo>
                                  <a:lnTo>
                                    <a:pt x="132" y="715"/>
                                  </a:lnTo>
                                  <a:lnTo>
                                    <a:pt x="948" y="715"/>
                                  </a:lnTo>
                                  <a:lnTo>
                                    <a:pt x="977" y="710"/>
                                  </a:lnTo>
                                  <a:lnTo>
                                    <a:pt x="989" y="708"/>
                                  </a:lnTo>
                                  <a:lnTo>
                                    <a:pt x="1013" y="698"/>
                                  </a:lnTo>
                                  <a:lnTo>
                                    <a:pt x="1020" y="6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6" name="Freeform 45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39 w 1080"/>
                                <a:gd name="T1" fmla="*/ 677 h 716"/>
                                <a:gd name="T2" fmla="*/ 41 w 1080"/>
                                <a:gd name="T3" fmla="*/ 677 h 716"/>
                                <a:gd name="T4" fmla="*/ 58 w 1080"/>
                                <a:gd name="T5" fmla="*/ 691 h 716"/>
                                <a:gd name="T6" fmla="*/ 1022 w 1080"/>
                                <a:gd name="T7" fmla="*/ 691 h 716"/>
                                <a:gd name="T8" fmla="*/ 1039 w 1080"/>
                                <a:gd name="T9" fmla="*/ 677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39" y="677"/>
                                  </a:moveTo>
                                  <a:lnTo>
                                    <a:pt x="41" y="677"/>
                                  </a:lnTo>
                                  <a:lnTo>
                                    <a:pt x="58" y="691"/>
                                  </a:lnTo>
                                  <a:lnTo>
                                    <a:pt x="1022" y="691"/>
                                  </a:lnTo>
                                  <a:lnTo>
                                    <a:pt x="1039" y="6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7" name="Freeform 45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22 w 1080"/>
                                <a:gd name="T1" fmla="*/ 22 h 716"/>
                                <a:gd name="T2" fmla="*/ 58 w 1080"/>
                                <a:gd name="T3" fmla="*/ 22 h 716"/>
                                <a:gd name="T4" fmla="*/ 58 w 1080"/>
                                <a:gd name="T5" fmla="*/ 24 h 716"/>
                                <a:gd name="T6" fmla="*/ 41 w 1080"/>
                                <a:gd name="T7" fmla="*/ 36 h 716"/>
                                <a:gd name="T8" fmla="*/ 38 w 1080"/>
                                <a:gd name="T9" fmla="*/ 38 h 716"/>
                                <a:gd name="T10" fmla="*/ 24 w 1080"/>
                                <a:gd name="T11" fmla="*/ 55 h 716"/>
                                <a:gd name="T12" fmla="*/ 24 w 1080"/>
                                <a:gd name="T13" fmla="*/ 58 h 716"/>
                                <a:gd name="T14" fmla="*/ 22 w 1080"/>
                                <a:gd name="T15" fmla="*/ 58 h 716"/>
                                <a:gd name="T16" fmla="*/ 17 w 1080"/>
                                <a:gd name="T17" fmla="*/ 70 h 716"/>
                                <a:gd name="T18" fmla="*/ 10 w 1080"/>
                                <a:gd name="T19" fmla="*/ 82 h 716"/>
                                <a:gd name="T20" fmla="*/ 5 w 1080"/>
                                <a:gd name="T21" fmla="*/ 94 h 716"/>
                                <a:gd name="T22" fmla="*/ 0 w 1080"/>
                                <a:gd name="T23" fmla="*/ 118 h 716"/>
                                <a:gd name="T24" fmla="*/ 0 w 1080"/>
                                <a:gd name="T25" fmla="*/ 598 h 716"/>
                                <a:gd name="T26" fmla="*/ 2 w 1080"/>
                                <a:gd name="T27" fmla="*/ 610 h 716"/>
                                <a:gd name="T28" fmla="*/ 7 w 1080"/>
                                <a:gd name="T29" fmla="*/ 622 h 716"/>
                                <a:gd name="T30" fmla="*/ 12 w 1080"/>
                                <a:gd name="T31" fmla="*/ 636 h 716"/>
                                <a:gd name="T32" fmla="*/ 22 w 1080"/>
                                <a:gd name="T33" fmla="*/ 655 h 716"/>
                                <a:gd name="T34" fmla="*/ 24 w 1080"/>
                                <a:gd name="T35" fmla="*/ 658 h 716"/>
                                <a:gd name="T36" fmla="*/ 38 w 1080"/>
                                <a:gd name="T37" fmla="*/ 674 h 716"/>
                                <a:gd name="T38" fmla="*/ 38 w 1080"/>
                                <a:gd name="T39" fmla="*/ 677 h 716"/>
                                <a:gd name="T40" fmla="*/ 122 w 1080"/>
                                <a:gd name="T41" fmla="*/ 677 h 716"/>
                                <a:gd name="T42" fmla="*/ 94 w 1080"/>
                                <a:gd name="T43" fmla="*/ 670 h 716"/>
                                <a:gd name="T44" fmla="*/ 83 w 1080"/>
                                <a:gd name="T45" fmla="*/ 662 h 716"/>
                                <a:gd name="T46" fmla="*/ 82 w 1080"/>
                                <a:gd name="T47" fmla="*/ 662 h 716"/>
                                <a:gd name="T48" fmla="*/ 68 w 1080"/>
                                <a:gd name="T49" fmla="*/ 650 h 716"/>
                                <a:gd name="T50" fmla="*/ 67 w 1080"/>
                                <a:gd name="T51" fmla="*/ 650 h 716"/>
                                <a:gd name="T52" fmla="*/ 65 w 1080"/>
                                <a:gd name="T53" fmla="*/ 648 h 716"/>
                                <a:gd name="T54" fmla="*/ 65 w 1080"/>
                                <a:gd name="T55" fmla="*/ 648 h 716"/>
                                <a:gd name="T56" fmla="*/ 53 w 1080"/>
                                <a:gd name="T57" fmla="*/ 634 h 716"/>
                                <a:gd name="T58" fmla="*/ 53 w 1080"/>
                                <a:gd name="T59" fmla="*/ 634 h 716"/>
                                <a:gd name="T60" fmla="*/ 48 w 1080"/>
                                <a:gd name="T61" fmla="*/ 626 h 716"/>
                                <a:gd name="T62" fmla="*/ 46 w 1080"/>
                                <a:gd name="T63" fmla="*/ 619 h 716"/>
                                <a:gd name="T64" fmla="*/ 41 w 1080"/>
                                <a:gd name="T65" fmla="*/ 610 h 716"/>
                                <a:gd name="T66" fmla="*/ 38 w 1080"/>
                                <a:gd name="T67" fmla="*/ 600 h 716"/>
                                <a:gd name="T68" fmla="*/ 38 w 1080"/>
                                <a:gd name="T69" fmla="*/ 120 h 716"/>
                                <a:gd name="T70" fmla="*/ 41 w 1080"/>
                                <a:gd name="T71" fmla="*/ 110 h 716"/>
                                <a:gd name="T72" fmla="*/ 43 w 1080"/>
                                <a:gd name="T73" fmla="*/ 103 h 716"/>
                                <a:gd name="T74" fmla="*/ 46 w 1080"/>
                                <a:gd name="T75" fmla="*/ 94 h 716"/>
                                <a:gd name="T76" fmla="*/ 50 w 1080"/>
                                <a:gd name="T77" fmla="*/ 86 h 716"/>
                                <a:gd name="T78" fmla="*/ 54 w 1080"/>
                                <a:gd name="T79" fmla="*/ 79 h 716"/>
                                <a:gd name="T80" fmla="*/ 53 w 1080"/>
                                <a:gd name="T81" fmla="*/ 79 h 716"/>
                                <a:gd name="T82" fmla="*/ 65 w 1080"/>
                                <a:gd name="T83" fmla="*/ 65 h 716"/>
                                <a:gd name="T84" fmla="*/ 65 w 1080"/>
                                <a:gd name="T85" fmla="*/ 65 h 716"/>
                                <a:gd name="T86" fmla="*/ 67 w 1080"/>
                                <a:gd name="T87" fmla="*/ 62 h 716"/>
                                <a:gd name="T88" fmla="*/ 68 w 1080"/>
                                <a:gd name="T89" fmla="*/ 62 h 716"/>
                                <a:gd name="T90" fmla="*/ 82 w 1080"/>
                                <a:gd name="T91" fmla="*/ 53 h 716"/>
                                <a:gd name="T92" fmla="*/ 79 w 1080"/>
                                <a:gd name="T93" fmla="*/ 53 h 716"/>
                                <a:gd name="T94" fmla="*/ 89 w 1080"/>
                                <a:gd name="T95" fmla="*/ 48 h 716"/>
                                <a:gd name="T96" fmla="*/ 96 w 1080"/>
                                <a:gd name="T97" fmla="*/ 43 h 716"/>
                                <a:gd name="T98" fmla="*/ 106 w 1080"/>
                                <a:gd name="T99" fmla="*/ 41 h 716"/>
                                <a:gd name="T100" fmla="*/ 113 w 1080"/>
                                <a:gd name="T101" fmla="*/ 38 h 716"/>
                                <a:gd name="T102" fmla="*/ 122 w 1080"/>
                                <a:gd name="T103" fmla="*/ 38 h 716"/>
                                <a:gd name="T104" fmla="*/ 132 w 1080"/>
                                <a:gd name="T105" fmla="*/ 36 h 716"/>
                                <a:gd name="T106" fmla="*/ 1039 w 1080"/>
                                <a:gd name="T107" fmla="*/ 36 h 716"/>
                                <a:gd name="T108" fmla="*/ 1022 w 1080"/>
                                <a:gd name="T109" fmla="*/ 24 h 716"/>
                                <a:gd name="T110" fmla="*/ 1022 w 1080"/>
                                <a:gd name="T111" fmla="*/ 2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22" y="22"/>
                                  </a:moveTo>
                                  <a:lnTo>
                                    <a:pt x="58" y="22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41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10" y="82"/>
                                  </a:lnTo>
                                  <a:lnTo>
                                    <a:pt x="5" y="94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598"/>
                                  </a:lnTo>
                                  <a:lnTo>
                                    <a:pt x="2" y="610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12" y="636"/>
                                  </a:lnTo>
                                  <a:lnTo>
                                    <a:pt x="22" y="655"/>
                                  </a:lnTo>
                                  <a:lnTo>
                                    <a:pt x="24" y="658"/>
                                  </a:lnTo>
                                  <a:lnTo>
                                    <a:pt x="38" y="674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122" y="677"/>
                                  </a:lnTo>
                                  <a:lnTo>
                                    <a:pt x="94" y="670"/>
                                  </a:lnTo>
                                  <a:lnTo>
                                    <a:pt x="83" y="662"/>
                                  </a:lnTo>
                                  <a:lnTo>
                                    <a:pt x="82" y="662"/>
                                  </a:lnTo>
                                  <a:lnTo>
                                    <a:pt x="68" y="650"/>
                                  </a:lnTo>
                                  <a:lnTo>
                                    <a:pt x="67" y="650"/>
                                  </a:lnTo>
                                  <a:lnTo>
                                    <a:pt x="65" y="648"/>
                                  </a:lnTo>
                                  <a:lnTo>
                                    <a:pt x="53" y="634"/>
                                  </a:lnTo>
                                  <a:lnTo>
                                    <a:pt x="48" y="626"/>
                                  </a:lnTo>
                                  <a:lnTo>
                                    <a:pt x="46" y="619"/>
                                  </a:lnTo>
                                  <a:lnTo>
                                    <a:pt x="41" y="610"/>
                                  </a:lnTo>
                                  <a:lnTo>
                                    <a:pt x="38" y="600"/>
                                  </a:lnTo>
                                  <a:lnTo>
                                    <a:pt x="38" y="120"/>
                                  </a:lnTo>
                                  <a:lnTo>
                                    <a:pt x="41" y="110"/>
                                  </a:lnTo>
                                  <a:lnTo>
                                    <a:pt x="43" y="103"/>
                                  </a:lnTo>
                                  <a:lnTo>
                                    <a:pt x="46" y="94"/>
                                  </a:lnTo>
                                  <a:lnTo>
                                    <a:pt x="50" y="86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3" y="79"/>
                                  </a:lnTo>
                                  <a:lnTo>
                                    <a:pt x="65" y="65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79" y="53"/>
                                  </a:lnTo>
                                  <a:lnTo>
                                    <a:pt x="89" y="4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113" y="38"/>
                                  </a:lnTo>
                                  <a:lnTo>
                                    <a:pt x="122" y="38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039" y="36"/>
                                  </a:lnTo>
                                  <a:lnTo>
                                    <a:pt x="1022" y="24"/>
                                  </a:lnTo>
                                  <a:lnTo>
                                    <a:pt x="1022" y="2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8" name="Freeform 44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01 w 1080"/>
                                <a:gd name="T1" fmla="*/ 660 h 716"/>
                                <a:gd name="T2" fmla="*/ 991 w 1080"/>
                                <a:gd name="T3" fmla="*/ 665 h 716"/>
                                <a:gd name="T4" fmla="*/ 984 w 1080"/>
                                <a:gd name="T5" fmla="*/ 670 h 716"/>
                                <a:gd name="T6" fmla="*/ 974 w 1080"/>
                                <a:gd name="T7" fmla="*/ 672 h 716"/>
                                <a:gd name="T8" fmla="*/ 967 w 1080"/>
                                <a:gd name="T9" fmla="*/ 674 h 716"/>
                                <a:gd name="T10" fmla="*/ 958 w 1080"/>
                                <a:gd name="T11" fmla="*/ 677 h 716"/>
                                <a:gd name="T12" fmla="*/ 1042 w 1080"/>
                                <a:gd name="T13" fmla="*/ 677 h 716"/>
                                <a:gd name="T14" fmla="*/ 1042 w 1080"/>
                                <a:gd name="T15" fmla="*/ 674 h 716"/>
                                <a:gd name="T16" fmla="*/ 1052 w 1080"/>
                                <a:gd name="T17" fmla="*/ 662 h 716"/>
                                <a:gd name="T18" fmla="*/ 998 w 1080"/>
                                <a:gd name="T19" fmla="*/ 662 h 716"/>
                                <a:gd name="T20" fmla="*/ 1001 w 1080"/>
                                <a:gd name="T21" fmla="*/ 660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01" y="660"/>
                                  </a:moveTo>
                                  <a:lnTo>
                                    <a:pt x="991" y="665"/>
                                  </a:lnTo>
                                  <a:lnTo>
                                    <a:pt x="984" y="670"/>
                                  </a:lnTo>
                                  <a:lnTo>
                                    <a:pt x="974" y="672"/>
                                  </a:lnTo>
                                  <a:lnTo>
                                    <a:pt x="967" y="674"/>
                                  </a:lnTo>
                                  <a:lnTo>
                                    <a:pt x="958" y="677"/>
                                  </a:lnTo>
                                  <a:lnTo>
                                    <a:pt x="1042" y="677"/>
                                  </a:lnTo>
                                  <a:lnTo>
                                    <a:pt x="1042" y="674"/>
                                  </a:lnTo>
                                  <a:lnTo>
                                    <a:pt x="1052" y="662"/>
                                  </a:lnTo>
                                  <a:lnTo>
                                    <a:pt x="998" y="662"/>
                                  </a:lnTo>
                                  <a:lnTo>
                                    <a:pt x="1001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9" name="Freeform 44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79 w 1080"/>
                                <a:gd name="T1" fmla="*/ 660 h 716"/>
                                <a:gd name="T2" fmla="*/ 82 w 1080"/>
                                <a:gd name="T3" fmla="*/ 662 h 716"/>
                                <a:gd name="T4" fmla="*/ 83 w 1080"/>
                                <a:gd name="T5" fmla="*/ 662 h 716"/>
                                <a:gd name="T6" fmla="*/ 79 w 1080"/>
                                <a:gd name="T7" fmla="*/ 660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79" y="660"/>
                                  </a:moveTo>
                                  <a:lnTo>
                                    <a:pt x="82" y="662"/>
                                  </a:lnTo>
                                  <a:lnTo>
                                    <a:pt x="83" y="662"/>
                                  </a:lnTo>
                                  <a:lnTo>
                                    <a:pt x="79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0" name="Freeform 44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649 h 716"/>
                                <a:gd name="T2" fmla="*/ 998 w 1080"/>
                                <a:gd name="T3" fmla="*/ 662 h 716"/>
                                <a:gd name="T4" fmla="*/ 1052 w 1080"/>
                                <a:gd name="T5" fmla="*/ 662 h 716"/>
                                <a:gd name="T6" fmla="*/ 1056 w 1080"/>
                                <a:gd name="T7" fmla="*/ 658 h 716"/>
                                <a:gd name="T8" fmla="*/ 1058 w 1080"/>
                                <a:gd name="T9" fmla="*/ 655 h 716"/>
                                <a:gd name="T10" fmla="*/ 1061 w 1080"/>
                                <a:gd name="T11" fmla="*/ 650 h 716"/>
                                <a:gd name="T12" fmla="*/ 1013 w 1080"/>
                                <a:gd name="T13" fmla="*/ 650 h 716"/>
                                <a:gd name="T14" fmla="*/ 1014 w 1080"/>
                                <a:gd name="T15" fmla="*/ 649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4" y="649"/>
                                  </a:moveTo>
                                  <a:lnTo>
                                    <a:pt x="998" y="662"/>
                                  </a:lnTo>
                                  <a:lnTo>
                                    <a:pt x="1052" y="662"/>
                                  </a:lnTo>
                                  <a:lnTo>
                                    <a:pt x="1056" y="658"/>
                                  </a:lnTo>
                                  <a:lnTo>
                                    <a:pt x="1058" y="655"/>
                                  </a:lnTo>
                                  <a:lnTo>
                                    <a:pt x="1061" y="650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14" y="6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1" name="Freeform 44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48 h 716"/>
                                <a:gd name="T2" fmla="*/ 67 w 1080"/>
                                <a:gd name="T3" fmla="*/ 650 h 716"/>
                                <a:gd name="T4" fmla="*/ 66 w 1080"/>
                                <a:gd name="T5" fmla="*/ 649 h 716"/>
                                <a:gd name="T6" fmla="*/ 65 w 1080"/>
                                <a:gd name="T7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5" y="648"/>
                                  </a:moveTo>
                                  <a:lnTo>
                                    <a:pt x="67" y="650"/>
                                  </a:lnTo>
                                  <a:lnTo>
                                    <a:pt x="66" y="649"/>
                                  </a:lnTo>
                                  <a:lnTo>
                                    <a:pt x="6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2" name="Freeform 44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649 h 716"/>
                                <a:gd name="T2" fmla="*/ 67 w 1080"/>
                                <a:gd name="T3" fmla="*/ 650 h 716"/>
                                <a:gd name="T4" fmla="*/ 68 w 1080"/>
                                <a:gd name="T5" fmla="*/ 650 h 716"/>
                                <a:gd name="T6" fmla="*/ 66 w 1080"/>
                                <a:gd name="T7" fmla="*/ 649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6" y="649"/>
                                  </a:moveTo>
                                  <a:lnTo>
                                    <a:pt x="67" y="650"/>
                                  </a:lnTo>
                                  <a:lnTo>
                                    <a:pt x="68" y="650"/>
                                  </a:lnTo>
                                  <a:lnTo>
                                    <a:pt x="66" y="6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3" name="Freeform 44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5 w 1080"/>
                                <a:gd name="T1" fmla="*/ 648 h 716"/>
                                <a:gd name="T2" fmla="*/ 1014 w 1080"/>
                                <a:gd name="T3" fmla="*/ 649 h 716"/>
                                <a:gd name="T4" fmla="*/ 1013 w 1080"/>
                                <a:gd name="T5" fmla="*/ 650 h 716"/>
                                <a:gd name="T6" fmla="*/ 1015 w 1080"/>
                                <a:gd name="T7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5" y="648"/>
                                  </a:moveTo>
                                  <a:lnTo>
                                    <a:pt x="1014" y="649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1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4" name="Freeform 44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62 w 1080"/>
                                <a:gd name="T1" fmla="*/ 648 h 716"/>
                                <a:gd name="T2" fmla="*/ 1015 w 1080"/>
                                <a:gd name="T3" fmla="*/ 648 h 716"/>
                                <a:gd name="T4" fmla="*/ 1013 w 1080"/>
                                <a:gd name="T5" fmla="*/ 650 h 716"/>
                                <a:gd name="T6" fmla="*/ 1061 w 1080"/>
                                <a:gd name="T7" fmla="*/ 650 h 716"/>
                                <a:gd name="T8" fmla="*/ 1062 w 1080"/>
                                <a:gd name="T9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62" y="648"/>
                                  </a:moveTo>
                                  <a:lnTo>
                                    <a:pt x="1015" y="648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61" y="650"/>
                                  </a:lnTo>
                                  <a:lnTo>
                                    <a:pt x="1062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5" name="Freeform 44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48 h 716"/>
                                <a:gd name="T2" fmla="*/ 65 w 1080"/>
                                <a:gd name="T3" fmla="*/ 648 h 716"/>
                                <a:gd name="T4" fmla="*/ 66 w 1080"/>
                                <a:gd name="T5" fmla="*/ 649 h 716"/>
                                <a:gd name="T6" fmla="*/ 65 w 1080"/>
                                <a:gd name="T7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5" y="648"/>
                                  </a:moveTo>
                                  <a:lnTo>
                                    <a:pt x="65" y="648"/>
                                  </a:lnTo>
                                  <a:lnTo>
                                    <a:pt x="66" y="649"/>
                                  </a:lnTo>
                                  <a:lnTo>
                                    <a:pt x="6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6" name="Freeform 44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70 w 1080"/>
                                <a:gd name="T1" fmla="*/ 634 h 716"/>
                                <a:gd name="T2" fmla="*/ 1027 w 1080"/>
                                <a:gd name="T3" fmla="*/ 634 h 716"/>
                                <a:gd name="T4" fmla="*/ 1014 w 1080"/>
                                <a:gd name="T5" fmla="*/ 649 h 716"/>
                                <a:gd name="T6" fmla="*/ 1015 w 1080"/>
                                <a:gd name="T7" fmla="*/ 648 h 716"/>
                                <a:gd name="T8" fmla="*/ 1062 w 1080"/>
                                <a:gd name="T9" fmla="*/ 648 h 716"/>
                                <a:gd name="T10" fmla="*/ 1063 w 1080"/>
                                <a:gd name="T11" fmla="*/ 646 h 716"/>
                                <a:gd name="T12" fmla="*/ 1070 w 1080"/>
                                <a:gd name="T13" fmla="*/ 63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70" y="634"/>
                                  </a:moveTo>
                                  <a:lnTo>
                                    <a:pt x="1027" y="634"/>
                                  </a:lnTo>
                                  <a:lnTo>
                                    <a:pt x="1014" y="649"/>
                                  </a:lnTo>
                                  <a:lnTo>
                                    <a:pt x="1015" y="648"/>
                                  </a:lnTo>
                                  <a:lnTo>
                                    <a:pt x="1062" y="648"/>
                                  </a:lnTo>
                                  <a:lnTo>
                                    <a:pt x="1063" y="646"/>
                                  </a:lnTo>
                                  <a:lnTo>
                                    <a:pt x="1070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7" name="Freeform 44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53 w 1080"/>
                                <a:gd name="T1" fmla="*/ 634 h 716"/>
                                <a:gd name="T2" fmla="*/ 53 w 1080"/>
                                <a:gd name="T3" fmla="*/ 634 h 716"/>
                                <a:gd name="T4" fmla="*/ 55 w 1080"/>
                                <a:gd name="T5" fmla="*/ 636 h 716"/>
                                <a:gd name="T6" fmla="*/ 53 w 1080"/>
                                <a:gd name="T7" fmla="*/ 63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53" y="634"/>
                                  </a:moveTo>
                                  <a:lnTo>
                                    <a:pt x="53" y="634"/>
                                  </a:lnTo>
                                  <a:lnTo>
                                    <a:pt x="55" y="636"/>
                                  </a:lnTo>
                                  <a:lnTo>
                                    <a:pt x="53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8" name="Freeform 43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25 w 1080"/>
                                <a:gd name="T1" fmla="*/ 77 h 716"/>
                                <a:gd name="T2" fmla="*/ 1032 w 1080"/>
                                <a:gd name="T3" fmla="*/ 86 h 716"/>
                                <a:gd name="T4" fmla="*/ 1034 w 1080"/>
                                <a:gd name="T5" fmla="*/ 96 h 716"/>
                                <a:gd name="T6" fmla="*/ 1039 w 1080"/>
                                <a:gd name="T7" fmla="*/ 103 h 716"/>
                                <a:gd name="T8" fmla="*/ 1042 w 1080"/>
                                <a:gd name="T9" fmla="*/ 113 h 716"/>
                                <a:gd name="T10" fmla="*/ 1042 w 1080"/>
                                <a:gd name="T11" fmla="*/ 593 h 716"/>
                                <a:gd name="T12" fmla="*/ 1037 w 1080"/>
                                <a:gd name="T13" fmla="*/ 612 h 716"/>
                                <a:gd name="T14" fmla="*/ 1034 w 1080"/>
                                <a:gd name="T15" fmla="*/ 619 h 716"/>
                                <a:gd name="T16" fmla="*/ 1030 w 1080"/>
                                <a:gd name="T17" fmla="*/ 629 h 716"/>
                                <a:gd name="T18" fmla="*/ 1025 w 1080"/>
                                <a:gd name="T19" fmla="*/ 636 h 716"/>
                                <a:gd name="T20" fmla="*/ 1027 w 1080"/>
                                <a:gd name="T21" fmla="*/ 634 h 716"/>
                                <a:gd name="T22" fmla="*/ 1070 w 1080"/>
                                <a:gd name="T23" fmla="*/ 634 h 716"/>
                                <a:gd name="T24" fmla="*/ 1075 w 1080"/>
                                <a:gd name="T25" fmla="*/ 622 h 716"/>
                                <a:gd name="T26" fmla="*/ 1078 w 1080"/>
                                <a:gd name="T27" fmla="*/ 607 h 716"/>
                                <a:gd name="T28" fmla="*/ 1080 w 1080"/>
                                <a:gd name="T29" fmla="*/ 595 h 716"/>
                                <a:gd name="T30" fmla="*/ 1080 w 1080"/>
                                <a:gd name="T31" fmla="*/ 118 h 716"/>
                                <a:gd name="T32" fmla="*/ 1078 w 1080"/>
                                <a:gd name="T33" fmla="*/ 103 h 716"/>
                                <a:gd name="T34" fmla="*/ 1068 w 1080"/>
                                <a:gd name="T35" fmla="*/ 79 h 716"/>
                                <a:gd name="T36" fmla="*/ 1027 w 1080"/>
                                <a:gd name="T37" fmla="*/ 79 h 716"/>
                                <a:gd name="T38" fmla="*/ 1025 w 1080"/>
                                <a:gd name="T39" fmla="*/ 77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25" y="77"/>
                                  </a:moveTo>
                                  <a:lnTo>
                                    <a:pt x="1032" y="86"/>
                                  </a:lnTo>
                                  <a:lnTo>
                                    <a:pt x="1034" y="96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42" y="113"/>
                                  </a:lnTo>
                                  <a:lnTo>
                                    <a:pt x="1042" y="593"/>
                                  </a:lnTo>
                                  <a:lnTo>
                                    <a:pt x="1037" y="612"/>
                                  </a:lnTo>
                                  <a:lnTo>
                                    <a:pt x="1034" y="619"/>
                                  </a:lnTo>
                                  <a:lnTo>
                                    <a:pt x="1030" y="629"/>
                                  </a:lnTo>
                                  <a:lnTo>
                                    <a:pt x="1025" y="636"/>
                                  </a:lnTo>
                                  <a:lnTo>
                                    <a:pt x="1027" y="634"/>
                                  </a:lnTo>
                                  <a:lnTo>
                                    <a:pt x="1070" y="634"/>
                                  </a:lnTo>
                                  <a:lnTo>
                                    <a:pt x="1075" y="622"/>
                                  </a:lnTo>
                                  <a:lnTo>
                                    <a:pt x="1078" y="607"/>
                                  </a:lnTo>
                                  <a:lnTo>
                                    <a:pt x="1080" y="595"/>
                                  </a:lnTo>
                                  <a:lnTo>
                                    <a:pt x="1080" y="118"/>
                                  </a:lnTo>
                                  <a:lnTo>
                                    <a:pt x="1078" y="103"/>
                                  </a:lnTo>
                                  <a:lnTo>
                                    <a:pt x="1068" y="79"/>
                                  </a:lnTo>
                                  <a:lnTo>
                                    <a:pt x="1027" y="79"/>
                                  </a:lnTo>
                                  <a:lnTo>
                                    <a:pt x="102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9" name="Freeform 43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55 w 1080"/>
                                <a:gd name="T1" fmla="*/ 77 h 716"/>
                                <a:gd name="T2" fmla="*/ 53 w 1080"/>
                                <a:gd name="T3" fmla="*/ 79 h 716"/>
                                <a:gd name="T4" fmla="*/ 54 w 1080"/>
                                <a:gd name="T5" fmla="*/ 79 h 716"/>
                                <a:gd name="T6" fmla="*/ 55 w 1080"/>
                                <a:gd name="T7" fmla="*/ 77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55" y="77"/>
                                  </a:moveTo>
                                  <a:lnTo>
                                    <a:pt x="53" y="79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0" name="Freeform 43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64 h 716"/>
                                <a:gd name="T2" fmla="*/ 1027 w 1080"/>
                                <a:gd name="T3" fmla="*/ 79 h 716"/>
                                <a:gd name="T4" fmla="*/ 1068 w 1080"/>
                                <a:gd name="T5" fmla="*/ 79 h 716"/>
                                <a:gd name="T6" fmla="*/ 1063 w 1080"/>
                                <a:gd name="T7" fmla="*/ 67 h 716"/>
                                <a:gd name="T8" fmla="*/ 1062 w 1080"/>
                                <a:gd name="T9" fmla="*/ 65 h 716"/>
                                <a:gd name="T10" fmla="*/ 1015 w 1080"/>
                                <a:gd name="T11" fmla="*/ 65 h 716"/>
                                <a:gd name="T12" fmla="*/ 1014 w 1080"/>
                                <a:gd name="T13" fmla="*/ 6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4" y="64"/>
                                  </a:moveTo>
                                  <a:lnTo>
                                    <a:pt x="1027" y="79"/>
                                  </a:lnTo>
                                  <a:lnTo>
                                    <a:pt x="1068" y="79"/>
                                  </a:lnTo>
                                  <a:lnTo>
                                    <a:pt x="1063" y="67"/>
                                  </a:lnTo>
                                  <a:lnTo>
                                    <a:pt x="1062" y="65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14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1" name="Freeform 43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7 w 1080"/>
                                <a:gd name="T1" fmla="*/ 62 h 716"/>
                                <a:gd name="T2" fmla="*/ 65 w 1080"/>
                                <a:gd name="T3" fmla="*/ 65 h 716"/>
                                <a:gd name="T4" fmla="*/ 66 w 1080"/>
                                <a:gd name="T5" fmla="*/ 64 h 716"/>
                                <a:gd name="T6" fmla="*/ 67 w 1080"/>
                                <a:gd name="T7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7" y="62"/>
                                  </a:moveTo>
                                  <a:lnTo>
                                    <a:pt x="65" y="65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2" name="Freeform 43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64 h 716"/>
                                <a:gd name="T2" fmla="*/ 65 w 1080"/>
                                <a:gd name="T3" fmla="*/ 65 h 716"/>
                                <a:gd name="T4" fmla="*/ 65 w 1080"/>
                                <a:gd name="T5" fmla="*/ 65 h 716"/>
                                <a:gd name="T6" fmla="*/ 66 w 1080"/>
                                <a:gd name="T7" fmla="*/ 6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6" y="64"/>
                                  </a:moveTo>
                                  <a:lnTo>
                                    <a:pt x="65" y="65"/>
                                  </a:lnTo>
                                  <a:lnTo>
                                    <a:pt x="66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3" name="Freeform 43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3 w 1080"/>
                                <a:gd name="T1" fmla="*/ 62 h 716"/>
                                <a:gd name="T2" fmla="*/ 1014 w 1080"/>
                                <a:gd name="T3" fmla="*/ 64 h 716"/>
                                <a:gd name="T4" fmla="*/ 1015 w 1080"/>
                                <a:gd name="T5" fmla="*/ 65 h 716"/>
                                <a:gd name="T6" fmla="*/ 1013 w 1080"/>
                                <a:gd name="T7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3" y="62"/>
                                  </a:moveTo>
                                  <a:lnTo>
                                    <a:pt x="1014" y="64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1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4" name="Freeform 43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61 w 1080"/>
                                <a:gd name="T1" fmla="*/ 62 h 716"/>
                                <a:gd name="T2" fmla="*/ 1013 w 1080"/>
                                <a:gd name="T3" fmla="*/ 62 h 716"/>
                                <a:gd name="T4" fmla="*/ 1015 w 1080"/>
                                <a:gd name="T5" fmla="*/ 65 h 716"/>
                                <a:gd name="T6" fmla="*/ 1062 w 1080"/>
                                <a:gd name="T7" fmla="*/ 65 h 716"/>
                                <a:gd name="T8" fmla="*/ 1061 w 1080"/>
                                <a:gd name="T9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61" y="62"/>
                                  </a:moveTo>
                                  <a:lnTo>
                                    <a:pt x="1013" y="62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62" y="65"/>
                                  </a:lnTo>
                                  <a:lnTo>
                                    <a:pt x="1061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5" name="Freeform 43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8 w 1080"/>
                                <a:gd name="T1" fmla="*/ 62 h 716"/>
                                <a:gd name="T2" fmla="*/ 67 w 1080"/>
                                <a:gd name="T3" fmla="*/ 62 h 716"/>
                                <a:gd name="T4" fmla="*/ 66 w 1080"/>
                                <a:gd name="T5" fmla="*/ 64 h 716"/>
                                <a:gd name="T6" fmla="*/ 68 w 1080"/>
                                <a:gd name="T7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8" y="62"/>
                                  </a:moveTo>
                                  <a:lnTo>
                                    <a:pt x="67" y="62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8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6" name="Freeform 43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39 w 1080"/>
                                <a:gd name="T1" fmla="*/ 36 h 716"/>
                                <a:gd name="T2" fmla="*/ 948 w 1080"/>
                                <a:gd name="T3" fmla="*/ 36 h 716"/>
                                <a:gd name="T4" fmla="*/ 960 w 1080"/>
                                <a:gd name="T5" fmla="*/ 38 h 716"/>
                                <a:gd name="T6" fmla="*/ 967 w 1080"/>
                                <a:gd name="T7" fmla="*/ 38 h 716"/>
                                <a:gd name="T8" fmla="*/ 977 w 1080"/>
                                <a:gd name="T9" fmla="*/ 41 h 716"/>
                                <a:gd name="T10" fmla="*/ 986 w 1080"/>
                                <a:gd name="T11" fmla="*/ 46 h 716"/>
                                <a:gd name="T12" fmla="*/ 994 w 1080"/>
                                <a:gd name="T13" fmla="*/ 48 h 716"/>
                                <a:gd name="T14" fmla="*/ 1001 w 1080"/>
                                <a:gd name="T15" fmla="*/ 53 h 716"/>
                                <a:gd name="T16" fmla="*/ 998 w 1080"/>
                                <a:gd name="T17" fmla="*/ 53 h 716"/>
                                <a:gd name="T18" fmla="*/ 1014 w 1080"/>
                                <a:gd name="T19" fmla="*/ 64 h 716"/>
                                <a:gd name="T20" fmla="*/ 1013 w 1080"/>
                                <a:gd name="T21" fmla="*/ 62 h 716"/>
                                <a:gd name="T22" fmla="*/ 1061 w 1080"/>
                                <a:gd name="T23" fmla="*/ 62 h 716"/>
                                <a:gd name="T24" fmla="*/ 1058 w 1080"/>
                                <a:gd name="T25" fmla="*/ 58 h 716"/>
                                <a:gd name="T26" fmla="*/ 1056 w 1080"/>
                                <a:gd name="T27" fmla="*/ 58 h 716"/>
                                <a:gd name="T28" fmla="*/ 1056 w 1080"/>
                                <a:gd name="T29" fmla="*/ 55 h 716"/>
                                <a:gd name="T30" fmla="*/ 1042 w 1080"/>
                                <a:gd name="T31" fmla="*/ 38 h 716"/>
                                <a:gd name="T32" fmla="*/ 1039 w 1080"/>
                                <a:gd name="T33" fmla="*/ 36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39" y="36"/>
                                  </a:moveTo>
                                  <a:lnTo>
                                    <a:pt x="948" y="36"/>
                                  </a:lnTo>
                                  <a:lnTo>
                                    <a:pt x="960" y="38"/>
                                  </a:lnTo>
                                  <a:lnTo>
                                    <a:pt x="967" y="38"/>
                                  </a:lnTo>
                                  <a:lnTo>
                                    <a:pt x="977" y="41"/>
                                  </a:lnTo>
                                  <a:lnTo>
                                    <a:pt x="986" y="46"/>
                                  </a:lnTo>
                                  <a:lnTo>
                                    <a:pt x="994" y="48"/>
                                  </a:lnTo>
                                  <a:lnTo>
                                    <a:pt x="1001" y="53"/>
                                  </a:lnTo>
                                  <a:lnTo>
                                    <a:pt x="998" y="53"/>
                                  </a:lnTo>
                                  <a:lnTo>
                                    <a:pt x="1014" y="64"/>
                                  </a:lnTo>
                                  <a:lnTo>
                                    <a:pt x="1013" y="62"/>
                                  </a:lnTo>
                                  <a:lnTo>
                                    <a:pt x="1061" y="62"/>
                                  </a:lnTo>
                                  <a:lnTo>
                                    <a:pt x="1058" y="58"/>
                                  </a:lnTo>
                                  <a:lnTo>
                                    <a:pt x="1056" y="58"/>
                                  </a:lnTo>
                                  <a:lnTo>
                                    <a:pt x="1056" y="55"/>
                                  </a:lnTo>
                                  <a:lnTo>
                                    <a:pt x="1042" y="38"/>
                                  </a:lnTo>
                                  <a:lnTo>
                                    <a:pt x="1039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7" name="Freeform 43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960 w 1080"/>
                                <a:gd name="T1" fmla="*/ 0 h 716"/>
                                <a:gd name="T2" fmla="*/ 118 w 1080"/>
                                <a:gd name="T3" fmla="*/ 0 h 716"/>
                                <a:gd name="T4" fmla="*/ 106 w 1080"/>
                                <a:gd name="T5" fmla="*/ 2 h 716"/>
                                <a:gd name="T6" fmla="*/ 91 w 1080"/>
                                <a:gd name="T7" fmla="*/ 5 h 716"/>
                                <a:gd name="T8" fmla="*/ 79 w 1080"/>
                                <a:gd name="T9" fmla="*/ 10 h 716"/>
                                <a:gd name="T10" fmla="*/ 67 w 1080"/>
                                <a:gd name="T11" fmla="*/ 17 h 716"/>
                                <a:gd name="T12" fmla="*/ 60 w 1080"/>
                                <a:gd name="T13" fmla="*/ 22 h 716"/>
                                <a:gd name="T14" fmla="*/ 1020 w 1080"/>
                                <a:gd name="T15" fmla="*/ 22 h 716"/>
                                <a:gd name="T16" fmla="*/ 1010 w 1080"/>
                                <a:gd name="T17" fmla="*/ 14 h 716"/>
                                <a:gd name="T18" fmla="*/ 986 w 1080"/>
                                <a:gd name="T19" fmla="*/ 5 h 716"/>
                                <a:gd name="T20" fmla="*/ 974 w 1080"/>
                                <a:gd name="T21" fmla="*/ 2 h 716"/>
                                <a:gd name="T22" fmla="*/ 960 w 1080"/>
                                <a:gd name="T23" fmla="*/ 0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960" y="0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106" y="2"/>
                                  </a:lnTo>
                                  <a:lnTo>
                                    <a:pt x="91" y="5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67" y="17"/>
                                  </a:lnTo>
                                  <a:lnTo>
                                    <a:pt x="60" y="22"/>
                                  </a:lnTo>
                                  <a:lnTo>
                                    <a:pt x="1020" y="22"/>
                                  </a:lnTo>
                                  <a:lnTo>
                                    <a:pt x="1010" y="14"/>
                                  </a:lnTo>
                                  <a:lnTo>
                                    <a:pt x="986" y="5"/>
                                  </a:lnTo>
                                  <a:lnTo>
                                    <a:pt x="974" y="2"/>
                                  </a:lnTo>
                                  <a:lnTo>
                                    <a:pt x="9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8" name="Text Box 42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6B319F" w14:textId="77777777" w:rsidR="003B482B" w:rsidRDefault="003B482B">
                                <w:pPr>
                                  <w:spacing w:before="3"/>
                                  <w:rPr>
                                    <w:rFonts w:ascii="Futura Medium" w:eastAsia="Futura Medium" w:hAnsi="Futura Medium" w:cs="Futura Medium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4B5B65FF" w14:textId="77777777" w:rsidR="003B482B" w:rsidRDefault="003B482B">
                                <w:pPr>
                                  <w:spacing w:line="168" w:lineRule="exact"/>
                                  <w:ind w:left="194" w:right="192" w:firstLine="93"/>
                                  <w:rPr>
                                    <w:rFonts w:ascii="Calibri" w:eastAsia="Calibri" w:hAnsi="Calibri" w:cs="Calibr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Develop</w:t>
                                </w:r>
                                <w:r>
                                  <w:rPr>
                                    <w:rFonts w:ascii="Times New Roman"/>
                                    <w:spacing w:val="22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2"/>
                                    <w:sz w:val="15"/>
                                  </w:rPr>
                                  <w:t>Action</w:t>
                                </w:r>
                                <w:r>
                                  <w:rPr>
                                    <w:rFonts w:ascii="Calibri"/>
                                    <w:spacing w:val="1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Plan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8FACB67" id="Group 427" o:spid="_x0000_s1178" style="width:54pt;height:35.8pt;mso-position-horizontal-relative:char;mso-position-vertical-relative:line" coordsize="1080,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">
                <v:group id="Group 453" o:spid="_x0000_s1179" style="position:absolute;left:19;top:19;width:1042;height:677" coordorigin="19,19" coordsize="104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v0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">
                  <v:shape id="Freeform 454" o:spid="_x0000_s1180" style="position:absolute;left:19;top:19;width:1042;height:677;visibility:visible;mso-wrap-style:square;v-text-anchor:top" coordsize="104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" path="m929,l91,2,33,33,3,90,,113,2,587r31,57l90,675r23,2l951,675r58,-31l1039,587r3,-23l1040,91,1009,33,952,3,929,xe" fillcolor="#ffbf00" stroked="f">
                    <v:path arrowok="t" o:connecttype="custom" o:connectlocs="929,19;91,21;33,52;3,109;0,132;2,606;33,663;90,694;113,696;951,694;1009,663;1039,606;1042,583;1040,110;1009,52;952,22;929,19" o:connectangles="0,0,0,0,0,0,0,0,0,0,0,0,0,0,0,0,0"/>
                  </v:shape>
                </v:group>
                <v:group id="Group 428" o:spid="_x0000_s1181" style="position:absolute;width:1080;height:716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<v:shape id="Freeform 452" o:spid="_x0000_s1182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" path="m1020,691r-960,l70,698r36,15l120,713r12,2l948,715r29,-5l989,708r24,-10l1020,691xe" stroked="f">
                    <v:path arrowok="t" o:connecttype="custom" o:connectlocs="1020,691;60,691;70,698;106,713;120,713;132,715;948,715;977,710;989,708;1013,698;1020,691" o:connectangles="0,0,0,0,0,0,0,0,0,0,0"/>
                  </v:shape>
                  <v:shape id="Freeform 451" o:spid="_x0000_s1183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" path="m1039,677r-998,l58,691r964,l1039,677xe" stroked="f">
                    <v:path arrowok="t" o:connecttype="custom" o:connectlocs="1039,677;41,677;58,691;1022,691;1039,677" o:connectangles="0,0,0,0,0"/>
                  </v:shape>
                  <v:shape id="Freeform 450" o:spid="_x0000_s1184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" path="m1022,22l58,22r,2l41,36r-3,2l24,55r,3l22,58,17,70,10,82,5,94,,118,,598r2,12l7,622r5,14l22,655r2,3l38,674r,3l122,677,94,670,83,662r-1,l68,650r-1,l65,648,53,634r-5,-8l46,619r-5,-9l38,600r,-480l41,110r2,-7l46,94r4,-8l54,79r-1,l65,65r2,-3l68,62,82,53r-3,l89,48r7,-5l106,41r7,-3l122,38r10,-2l1039,36,1022,24r,-2xe" stroked="f">
                    <v:path arrowok="t" o:connecttype="custom" o:connectlocs="1022,22;58,22;58,24;41,36;38,38;24,55;24,58;22,58;17,70;10,82;5,94;0,118;0,598;2,610;7,622;12,636;22,655;24,658;38,674;38,677;122,677;94,670;83,662;82,662;68,650;67,650;65,648;65,648;53,634;53,634;48,626;46,619;41,610;38,600;38,120;41,110;43,103;46,94;50,86;54,79;53,79;65,65;65,65;67,62;68,62;82,53;79,53;89,48;96,43;106,41;113,38;122,38;132,36;1039,36;1022,24;1022,22" o:connectangles="0,0,0,0,0,0,0,0,0,0,0,0,0,0,0,0,0,0,0,0,0,0,0,0,0,0,0,0,0,0,0,0,0,0,0,0,0,0,0,0,0,0,0,0,0,0,0,0,0,0,0,0,0,0,0,0"/>
                  </v:shape>
                  <v:shape id="Freeform 449" o:spid="_x0000_s1185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" path="m1001,660r-10,5l984,670r-10,2l967,674r-9,3l1042,677r,-3l1052,662r-54,l1001,660xe" stroked="f">
                    <v:path arrowok="t" o:connecttype="custom" o:connectlocs="1001,660;991,665;984,670;974,672;967,674;958,677;1042,677;1042,674;1052,662;998,662;1001,660" o:connectangles="0,0,0,0,0,0,0,0,0,0,0"/>
                  </v:shape>
                  <v:shape id="Freeform 448" o:spid="_x0000_s1186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" path="m79,660r3,2l83,662r-4,-2xe" stroked="f">
                    <v:path arrowok="t" o:connecttype="custom" o:connectlocs="79,660;82,662;83,662;79,660" o:connectangles="0,0,0,0"/>
                  </v:shape>
                  <v:shape id="Freeform 447" o:spid="_x0000_s1187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" path="m1014,649r-16,13l1052,662r4,-4l1058,655r3,-5l1013,650r1,-1xe" stroked="f">
                    <v:path arrowok="t" o:connecttype="custom" o:connectlocs="1014,649;998,662;1052,662;1056,658;1058,655;1061,650;1013,650;1014,649" o:connectangles="0,0,0,0,0,0,0,0"/>
                  </v:shape>
                  <v:shape id="Freeform 446" o:spid="_x0000_s1188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" path="m65,648r2,2l66,649r-1,-1xe" stroked="f">
                    <v:path arrowok="t" o:connecttype="custom" o:connectlocs="65,648;67,650;66,649;65,648" o:connectangles="0,0,0,0"/>
                  </v:shape>
                  <v:shape id="Freeform 445" o:spid="_x0000_s1189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" path="m66,649r1,1l68,650r-2,-1xe" stroked="f">
                    <v:path arrowok="t" o:connecttype="custom" o:connectlocs="66,649;67,650;68,650;66,649" o:connectangles="0,0,0,0"/>
                  </v:shape>
                  <v:shape id="Freeform 444" o:spid="_x0000_s1190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" path="m1015,648r-1,1l1013,650r2,-2xe" stroked="f">
                    <v:path arrowok="t" o:connecttype="custom" o:connectlocs="1015,648;1014,649;1013,650;1015,648" o:connectangles="0,0,0,0"/>
                  </v:shape>
                  <v:shape id="Freeform 443" o:spid="_x0000_s1191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" path="m1062,648r-47,l1013,650r48,l1062,648xe" stroked="f">
                    <v:path arrowok="t" o:connecttype="custom" o:connectlocs="1062,648;1015,648;1013,650;1061,650;1062,648" o:connectangles="0,0,0,0,0"/>
                  </v:shape>
                  <v:shape id="Freeform 442" o:spid="_x0000_s1192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" path="m65,648r,l66,649r-1,-1xe" stroked="f">
                    <v:path arrowok="t" o:connecttype="custom" o:connectlocs="65,648;65,648;66,649;65,648" o:connectangles="0,0,0,0"/>
                  </v:shape>
                  <v:shape id="Freeform 441" o:spid="_x0000_s1193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" path="m1070,634r-43,l1014,649r1,-1l1062,648r1,-2l1070,634xe" stroked="f">
                    <v:path arrowok="t" o:connecttype="custom" o:connectlocs="1070,634;1027,634;1014,649;1015,648;1062,648;1063,646;1070,634" o:connectangles="0,0,0,0,0,0,0"/>
                  </v:shape>
                  <v:shape id="Freeform 440" o:spid="_x0000_s1194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" path="m53,634r,l55,636r-2,-2xe" stroked="f">
                    <v:path arrowok="t" o:connecttype="custom" o:connectlocs="53,634;53,634;55,636;53,634" o:connectangles="0,0,0,0"/>
                  </v:shape>
                  <v:shape id="Freeform 439" o:spid="_x0000_s1195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" path="m1025,77r7,9l1034,96r5,7l1042,113r,480l1037,612r-3,7l1030,629r-5,7l1027,634r43,l1075,622r3,-15l1080,595r,-477l1078,103,1068,79r-41,l1025,77xe" stroked="f">
                    <v:path arrowok="t" o:connecttype="custom" o:connectlocs="1025,77;1032,86;1034,96;1039,103;1042,113;1042,593;1037,612;1034,619;1030,629;1025,636;1027,634;1070,634;1075,622;1078,607;1080,595;1080,118;1078,103;1068,79;1027,79;1025,77" o:connectangles="0,0,0,0,0,0,0,0,0,0,0,0,0,0,0,0,0,0,0,0"/>
                  </v:shape>
                  <v:shape id="Freeform 438" o:spid="_x0000_s1196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" path="m55,77r-2,2l54,79r1,-2xe" stroked="f">
                    <v:path arrowok="t" o:connecttype="custom" o:connectlocs="55,77;53,79;54,79;55,77" o:connectangles="0,0,0,0"/>
                  </v:shape>
                  <v:shape id="Freeform 437" o:spid="_x0000_s1197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" path="m1014,64r13,15l1068,79r-5,-12l1062,65r-47,l1014,64xe" stroked="f">
                    <v:path arrowok="t" o:connecttype="custom" o:connectlocs="1014,64;1027,79;1068,79;1063,67;1062,65;1015,65;1014,64" o:connectangles="0,0,0,0,0,0,0"/>
                  </v:shape>
                  <v:shape id="Freeform 436" o:spid="_x0000_s1198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" path="m67,62r-2,3l66,64r1,-2xe" stroked="f">
                    <v:path arrowok="t" o:connecttype="custom" o:connectlocs="67,62;65,65;66,64;67,62" o:connectangles="0,0,0,0"/>
                  </v:shape>
                  <v:shape id="Freeform 435" o:spid="_x0000_s1199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" path="m66,64r-1,1l66,64xe" stroked="f">
                    <v:path arrowok="t" o:connecttype="custom" o:connectlocs="66,64;65,65;65,65;66,64" o:connectangles="0,0,0,0"/>
                  </v:shape>
                  <v:shape id="Freeform 434" o:spid="_x0000_s1200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" path="m1013,62r1,2l1015,65r-2,-3xe" stroked="f">
                    <v:path arrowok="t" o:connecttype="custom" o:connectlocs="1013,62;1014,64;1015,65;1013,62" o:connectangles="0,0,0,0"/>
                  </v:shape>
                  <v:shape id="Freeform 433" o:spid="_x0000_s1201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" path="m1061,62r-48,l1015,65r47,l1061,62xe" stroked="f">
                    <v:path arrowok="t" o:connecttype="custom" o:connectlocs="1061,62;1013,62;1015,65;1062,65;1061,62" o:connectangles="0,0,0,0,0"/>
                  </v:shape>
                  <v:shape id="Freeform 432" o:spid="_x0000_s1202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" path="m68,62r-1,l66,64r2,-2xe" stroked="f">
                    <v:path arrowok="t" o:connecttype="custom" o:connectlocs="68,62;67,62;66,64;68,62" o:connectangles="0,0,0,0"/>
                  </v:shape>
                  <v:shape id="Freeform 431" o:spid="_x0000_s1203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" path="m1039,36r-91,l960,38r7,l977,41r9,5l994,48r7,5l998,53r16,11l1013,62r48,l1058,58r-2,l1056,55,1042,38r-3,-2xe" stroked="f">
                    <v:path arrowok="t" o:connecttype="custom" o:connectlocs="1039,36;948,36;960,38;967,38;977,41;986,46;994,48;1001,53;998,53;1014,64;1013,62;1061,62;1058,58;1056,58;1056,55;1042,38;1039,36" o:connectangles="0,0,0,0,0,0,0,0,0,0,0,0,0,0,0,0,0"/>
                  </v:shape>
                  <v:shape id="Freeform 430" o:spid="_x0000_s1204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" path="m960,l118,,106,2,91,5,79,10,67,17r-7,5l1020,22r-10,-8l986,5,974,2,960,xe" stroked="f">
                    <v:path arrowok="t" o:connecttype="custom" o:connectlocs="960,0;118,0;106,2;91,5;79,10;67,17;60,22;1020,22;1010,14;986,5;974,2;960,0" o:connectangles="0,0,0,0,0,0,0,0,0,0,0,0"/>
                  </v:shape>
                  <v:shape id="Text Box 429" o:spid="_x0000_s1205" type="#_x0000_t202" style="position:absolute;width:1080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" filled="f" stroked="f">
                    <v:textbox inset="0,0,0,0">
                      <w:txbxContent>
                        <w:p w14:paraId="206B319F" w14:textId="77777777" w:rsidR="003B482B" w:rsidRDefault="003B482B">
                          <w:pPr>
                            <w:spacing w:before="3"/>
                            <w:rPr>
                              <w:rFonts w:ascii="Futura Medium" w:eastAsia="Futura Medium" w:hAnsi="Futura Medium" w:cs="Futura Medium"/>
                              <w:sz w:val="14"/>
                              <w:szCs w:val="14"/>
                            </w:rPr>
                          </w:pPr>
                        </w:p>
                        <w:p w14:paraId="4B5B65FF" w14:textId="77777777" w:rsidR="003B482B" w:rsidRDefault="003B482B">
                          <w:pPr>
                            <w:spacing w:line="168" w:lineRule="exact"/>
                            <w:ind w:left="194" w:right="192" w:firstLine="93"/>
                            <w:rPr>
                              <w:rFonts w:ascii="Calibri" w:eastAsia="Calibri" w:hAnsi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Develop</w:t>
                          </w:r>
                          <w:r>
                            <w:rPr>
                              <w:rFonts w:ascii="Times New Roman"/>
                              <w:spacing w:val="22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2"/>
                              <w:sz w:val="15"/>
                            </w:rPr>
                            <w:t>Action</w:t>
                          </w:r>
                          <w:r>
                            <w:rPr>
                              <w:rFonts w:ascii="Calibri"/>
                              <w:spacing w:val="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Plan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r w:rsidR="0007046C">
        <w:rPr>
          <w:rFonts w:ascii="Futura Medium"/>
          <w:sz w:val="20"/>
        </w:rPr>
        <w:tab/>
      </w:r>
      <w:r>
        <w:rPr>
          <w:rFonts w:ascii="Futura Medium"/>
          <w:noProof/>
          <w:position w:val="9"/>
          <w:sz w:val="14"/>
          <w:lang w:val="en-GB" w:eastAsia="en-GB"/>
        </w:rPr>
        <mc:AlternateContent>
          <mc:Choice Requires="wpg">
            <w:drawing>
              <wp:inline distT="0" distB="0" distL="0" distR="0" wp14:anchorId="1279EC73" wp14:editId="6A70C626">
                <wp:extent cx="243840" cy="93345"/>
                <wp:effectExtent l="1270" t="0" r="2540" b="1905"/>
                <wp:docPr id="430" name="Group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93345"/>
                          <a:chOff x="0" y="0"/>
                          <a:chExt cx="384" cy="147"/>
                        </a:xfrm>
                      </wpg:grpSpPr>
                      <wpg:grpSp>
                        <wpg:cNvPr id="431" name="Group 417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384" cy="147"/>
                            <a:chOff x="0" y="0"/>
                            <a:chExt cx="384" cy="147"/>
                          </a:xfrm>
                        </wpg:grpSpPr>
                        <wps:wsp>
                          <wps:cNvPr id="432" name="Freeform 42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14 w 384"/>
                                <a:gd name="T1" fmla="*/ 55 h 147"/>
                                <a:gd name="T2" fmla="*/ 0 w 384"/>
                                <a:gd name="T3" fmla="*/ 62 h 147"/>
                                <a:gd name="T4" fmla="*/ 115 w 384"/>
                                <a:gd name="T5" fmla="*/ 144 h 147"/>
                                <a:gd name="T6" fmla="*/ 120 w 384"/>
                                <a:gd name="T7" fmla="*/ 146 h 147"/>
                                <a:gd name="T8" fmla="*/ 122 w 384"/>
                                <a:gd name="T9" fmla="*/ 146 h 147"/>
                                <a:gd name="T10" fmla="*/ 125 w 384"/>
                                <a:gd name="T11" fmla="*/ 142 h 147"/>
                                <a:gd name="T12" fmla="*/ 127 w 384"/>
                                <a:gd name="T13" fmla="*/ 139 h 147"/>
                                <a:gd name="T14" fmla="*/ 127 w 384"/>
                                <a:gd name="T15" fmla="*/ 134 h 147"/>
                                <a:gd name="T16" fmla="*/ 125 w 384"/>
                                <a:gd name="T17" fmla="*/ 132 h 147"/>
                                <a:gd name="T18" fmla="*/ 37 w 384"/>
                                <a:gd name="T19" fmla="*/ 71 h 147"/>
                                <a:gd name="T20" fmla="*/ 12 w 384"/>
                                <a:gd name="T21" fmla="*/ 70 h 147"/>
                                <a:gd name="T22" fmla="*/ 14 w 384"/>
                                <a:gd name="T23" fmla="*/ 55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14" y="55"/>
                                  </a:moveTo>
                                  <a:lnTo>
                                    <a:pt x="0" y="62"/>
                                  </a:lnTo>
                                  <a:lnTo>
                                    <a:pt x="115" y="144"/>
                                  </a:lnTo>
                                  <a:lnTo>
                                    <a:pt x="120" y="146"/>
                                  </a:lnTo>
                                  <a:lnTo>
                                    <a:pt x="122" y="146"/>
                                  </a:lnTo>
                                  <a:lnTo>
                                    <a:pt x="125" y="142"/>
                                  </a:lnTo>
                                  <a:lnTo>
                                    <a:pt x="127" y="139"/>
                                  </a:lnTo>
                                  <a:lnTo>
                                    <a:pt x="127" y="134"/>
                                  </a:lnTo>
                                  <a:lnTo>
                                    <a:pt x="125" y="132"/>
                                  </a:lnTo>
                                  <a:lnTo>
                                    <a:pt x="37" y="71"/>
                                  </a:lnTo>
                                  <a:lnTo>
                                    <a:pt x="12" y="70"/>
                                  </a:lnTo>
                                  <a:lnTo>
                                    <a:pt x="14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3" name="Freeform 42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43 w 384"/>
                                <a:gd name="T1" fmla="*/ 57 h 147"/>
                                <a:gd name="T2" fmla="*/ 27 w 384"/>
                                <a:gd name="T3" fmla="*/ 65 h 147"/>
                                <a:gd name="T4" fmla="*/ 37 w 384"/>
                                <a:gd name="T5" fmla="*/ 71 h 147"/>
                                <a:gd name="T6" fmla="*/ 48 w 384"/>
                                <a:gd name="T7" fmla="*/ 72 h 147"/>
                                <a:gd name="T8" fmla="*/ 144 w 384"/>
                                <a:gd name="T9" fmla="*/ 77 h 147"/>
                                <a:gd name="T10" fmla="*/ 240 w 384"/>
                                <a:gd name="T11" fmla="*/ 77 h 147"/>
                                <a:gd name="T12" fmla="*/ 336 w 384"/>
                                <a:gd name="T13" fmla="*/ 72 h 147"/>
                                <a:gd name="T14" fmla="*/ 384 w 384"/>
                                <a:gd name="T15" fmla="*/ 67 h 147"/>
                                <a:gd name="T16" fmla="*/ 384 w 384"/>
                                <a:gd name="T17" fmla="*/ 65 h 147"/>
                                <a:gd name="T18" fmla="*/ 192 w 384"/>
                                <a:gd name="T19" fmla="*/ 65 h 147"/>
                                <a:gd name="T20" fmla="*/ 144 w 384"/>
                                <a:gd name="T21" fmla="*/ 62 h 147"/>
                                <a:gd name="T22" fmla="*/ 96 w 384"/>
                                <a:gd name="T23" fmla="*/ 62 h 147"/>
                                <a:gd name="T24" fmla="*/ 48 w 384"/>
                                <a:gd name="T25" fmla="*/ 58 h 147"/>
                                <a:gd name="T26" fmla="*/ 43 w 384"/>
                                <a:gd name="T27" fmla="*/ 57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43" y="57"/>
                                  </a:moveTo>
                                  <a:lnTo>
                                    <a:pt x="27" y="65"/>
                                  </a:lnTo>
                                  <a:lnTo>
                                    <a:pt x="37" y="71"/>
                                  </a:lnTo>
                                  <a:lnTo>
                                    <a:pt x="48" y="72"/>
                                  </a:lnTo>
                                  <a:lnTo>
                                    <a:pt x="144" y="77"/>
                                  </a:lnTo>
                                  <a:lnTo>
                                    <a:pt x="240" y="77"/>
                                  </a:lnTo>
                                  <a:lnTo>
                                    <a:pt x="336" y="72"/>
                                  </a:lnTo>
                                  <a:lnTo>
                                    <a:pt x="384" y="67"/>
                                  </a:lnTo>
                                  <a:lnTo>
                                    <a:pt x="384" y="65"/>
                                  </a:lnTo>
                                  <a:lnTo>
                                    <a:pt x="192" y="65"/>
                                  </a:lnTo>
                                  <a:lnTo>
                                    <a:pt x="144" y="62"/>
                                  </a:lnTo>
                                  <a:lnTo>
                                    <a:pt x="96" y="62"/>
                                  </a:lnTo>
                                  <a:lnTo>
                                    <a:pt x="48" y="58"/>
                                  </a:lnTo>
                                  <a:lnTo>
                                    <a:pt x="43" y="5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4" name="Freeform 42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15 w 384"/>
                                <a:gd name="T1" fmla="*/ 55 h 147"/>
                                <a:gd name="T2" fmla="*/ 14 w 384"/>
                                <a:gd name="T3" fmla="*/ 55 h 147"/>
                                <a:gd name="T4" fmla="*/ 12 w 384"/>
                                <a:gd name="T5" fmla="*/ 70 h 147"/>
                                <a:gd name="T6" fmla="*/ 37 w 384"/>
                                <a:gd name="T7" fmla="*/ 71 h 147"/>
                                <a:gd name="T8" fmla="*/ 34 w 384"/>
                                <a:gd name="T9" fmla="*/ 70 h 147"/>
                                <a:gd name="T10" fmla="*/ 17 w 384"/>
                                <a:gd name="T11" fmla="*/ 70 h 147"/>
                                <a:gd name="T12" fmla="*/ 17 w 384"/>
                                <a:gd name="T13" fmla="*/ 58 h 147"/>
                                <a:gd name="T14" fmla="*/ 42 w 384"/>
                                <a:gd name="T15" fmla="*/ 58 h 147"/>
                                <a:gd name="T16" fmla="*/ 43 w 384"/>
                                <a:gd name="T17" fmla="*/ 57 h 147"/>
                                <a:gd name="T18" fmla="*/ 15 w 384"/>
                                <a:gd name="T19" fmla="*/ 55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15" y="55"/>
                                  </a:moveTo>
                                  <a:lnTo>
                                    <a:pt x="14" y="55"/>
                                  </a:lnTo>
                                  <a:lnTo>
                                    <a:pt x="12" y="70"/>
                                  </a:lnTo>
                                  <a:lnTo>
                                    <a:pt x="37" y="71"/>
                                  </a:lnTo>
                                  <a:lnTo>
                                    <a:pt x="34" y="70"/>
                                  </a:lnTo>
                                  <a:lnTo>
                                    <a:pt x="17" y="70"/>
                                  </a:lnTo>
                                  <a:lnTo>
                                    <a:pt x="17" y="58"/>
                                  </a:lnTo>
                                  <a:lnTo>
                                    <a:pt x="42" y="58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15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5" name="Freeform 42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17 w 384"/>
                                <a:gd name="T1" fmla="*/ 58 h 147"/>
                                <a:gd name="T2" fmla="*/ 17 w 384"/>
                                <a:gd name="T3" fmla="*/ 70 h 147"/>
                                <a:gd name="T4" fmla="*/ 27 w 384"/>
                                <a:gd name="T5" fmla="*/ 65 h 147"/>
                                <a:gd name="T6" fmla="*/ 17 w 384"/>
                                <a:gd name="T7" fmla="*/ 58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17" y="58"/>
                                  </a:moveTo>
                                  <a:lnTo>
                                    <a:pt x="17" y="70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17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6" name="Freeform 42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27 w 384"/>
                                <a:gd name="T1" fmla="*/ 65 h 147"/>
                                <a:gd name="T2" fmla="*/ 17 w 384"/>
                                <a:gd name="T3" fmla="*/ 70 h 147"/>
                                <a:gd name="T4" fmla="*/ 34 w 384"/>
                                <a:gd name="T5" fmla="*/ 70 h 147"/>
                                <a:gd name="T6" fmla="*/ 27 w 384"/>
                                <a:gd name="T7" fmla="*/ 65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27" y="65"/>
                                  </a:moveTo>
                                  <a:lnTo>
                                    <a:pt x="17" y="70"/>
                                  </a:lnTo>
                                  <a:lnTo>
                                    <a:pt x="34" y="70"/>
                                  </a:lnTo>
                                  <a:lnTo>
                                    <a:pt x="27" y="6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7" name="Freeform 42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384 w 384"/>
                                <a:gd name="T1" fmla="*/ 55 h 147"/>
                                <a:gd name="T2" fmla="*/ 336 w 384"/>
                                <a:gd name="T3" fmla="*/ 58 h 147"/>
                                <a:gd name="T4" fmla="*/ 288 w 384"/>
                                <a:gd name="T5" fmla="*/ 62 h 147"/>
                                <a:gd name="T6" fmla="*/ 240 w 384"/>
                                <a:gd name="T7" fmla="*/ 62 h 147"/>
                                <a:gd name="T8" fmla="*/ 192 w 384"/>
                                <a:gd name="T9" fmla="*/ 65 h 147"/>
                                <a:gd name="T10" fmla="*/ 384 w 384"/>
                                <a:gd name="T11" fmla="*/ 65 h 147"/>
                                <a:gd name="T12" fmla="*/ 384 w 384"/>
                                <a:gd name="T13" fmla="*/ 55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384" y="55"/>
                                  </a:moveTo>
                                  <a:lnTo>
                                    <a:pt x="336" y="58"/>
                                  </a:lnTo>
                                  <a:lnTo>
                                    <a:pt x="288" y="62"/>
                                  </a:lnTo>
                                  <a:lnTo>
                                    <a:pt x="240" y="62"/>
                                  </a:lnTo>
                                  <a:lnTo>
                                    <a:pt x="192" y="65"/>
                                  </a:lnTo>
                                  <a:lnTo>
                                    <a:pt x="384" y="65"/>
                                  </a:lnTo>
                                  <a:lnTo>
                                    <a:pt x="384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8" name="Freeform 42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42 w 384"/>
                                <a:gd name="T1" fmla="*/ 58 h 147"/>
                                <a:gd name="T2" fmla="*/ 17 w 384"/>
                                <a:gd name="T3" fmla="*/ 58 h 147"/>
                                <a:gd name="T4" fmla="*/ 27 w 384"/>
                                <a:gd name="T5" fmla="*/ 65 h 147"/>
                                <a:gd name="T6" fmla="*/ 42 w 384"/>
                                <a:gd name="T7" fmla="*/ 58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42" y="58"/>
                                  </a:moveTo>
                                  <a:lnTo>
                                    <a:pt x="17" y="58"/>
                                  </a:lnTo>
                                  <a:lnTo>
                                    <a:pt x="27" y="65"/>
                                  </a:lnTo>
                                  <a:lnTo>
                                    <a:pt x="42" y="5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9" name="Freeform 41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137 w 384"/>
                                <a:gd name="T1" fmla="*/ 0 h 147"/>
                                <a:gd name="T2" fmla="*/ 130 w 384"/>
                                <a:gd name="T3" fmla="*/ 0 h 147"/>
                                <a:gd name="T4" fmla="*/ 15 w 384"/>
                                <a:gd name="T5" fmla="*/ 55 h 147"/>
                                <a:gd name="T6" fmla="*/ 43 w 384"/>
                                <a:gd name="T7" fmla="*/ 57 h 147"/>
                                <a:gd name="T8" fmla="*/ 134 w 384"/>
                                <a:gd name="T9" fmla="*/ 14 h 147"/>
                                <a:gd name="T10" fmla="*/ 139 w 384"/>
                                <a:gd name="T11" fmla="*/ 12 h 147"/>
                                <a:gd name="T12" fmla="*/ 139 w 384"/>
                                <a:gd name="T13" fmla="*/ 7 h 147"/>
                                <a:gd name="T14" fmla="*/ 137 w 384"/>
                                <a:gd name="T15" fmla="*/ 5 h 147"/>
                                <a:gd name="T16" fmla="*/ 137 w 384"/>
                                <a:gd name="T17" fmla="*/ 0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137" y="0"/>
                                  </a:moveTo>
                                  <a:lnTo>
                                    <a:pt x="130" y="0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43" y="57"/>
                                  </a:lnTo>
                                  <a:lnTo>
                                    <a:pt x="134" y="14"/>
                                  </a:lnTo>
                                  <a:lnTo>
                                    <a:pt x="139" y="12"/>
                                  </a:lnTo>
                                  <a:lnTo>
                                    <a:pt x="139" y="7"/>
                                  </a:lnTo>
                                  <a:lnTo>
                                    <a:pt x="137" y="5"/>
                                  </a:lnTo>
                                  <a:lnTo>
                                    <a:pt x="13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0" name="Freeform 41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384" cy="147"/>
                            </a:xfrm>
                            <a:custGeom>
                              <a:avLst/>
                              <a:gdLst>
                                <a:gd name="T0" fmla="*/ 14 w 384"/>
                                <a:gd name="T1" fmla="*/ 55 h 147"/>
                                <a:gd name="T2" fmla="*/ 14 w 384"/>
                                <a:gd name="T3" fmla="*/ 55 h 147"/>
                                <a:gd name="T4" fmla="*/ 15 w 384"/>
                                <a:gd name="T5" fmla="*/ 55 h 147"/>
                                <a:gd name="T6" fmla="*/ 14 w 384"/>
                                <a:gd name="T7" fmla="*/ 55 h 14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84" h="147">
                                  <a:moveTo>
                                    <a:pt x="14" y="55"/>
                                  </a:moveTo>
                                  <a:lnTo>
                                    <a:pt x="14" y="55"/>
                                  </a:lnTo>
                                  <a:lnTo>
                                    <a:pt x="15" y="55"/>
                                  </a:lnTo>
                                  <a:lnTo>
                                    <a:pt x="14" y="5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F56F6BC" id="Group 416" o:spid="_x0000_s1026" style="width:19.2pt;height:7.35pt;mso-position-horizontal-relative:char;mso-position-vertical-relative:line" coordsize="384,1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">
                <v:group id="Group 417" o:spid="_x0000_s1027" style="position:absolute;width:384;height:147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    <v:shape id="Freeform 426" o:spid="_x0000_s1028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" path="m14,55l,62r115,82l120,146r2,l125,142r2,-3l127,134r-2,-2l37,71,12,70,14,55xe" fillcolor="#4f80bc" stroked="f">
                    <v:path arrowok="t" o:connecttype="custom" o:connectlocs="14,55;0,62;115,144;120,146;122,146;125,142;127,139;127,134;125,132;37,71;12,70;14,55" o:connectangles="0,0,0,0,0,0,0,0,0,0,0,0"/>
                  </v:shape>
                  <v:shape id="Freeform 425" o:spid="_x0000_s1029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" path="m43,57l27,65r10,6l48,72r96,5l240,77r96,-5l384,67r,-2l192,65,144,62r-48,l48,58,43,57xe" fillcolor="#4f80bc" stroked="f">
                    <v:path arrowok="t" o:connecttype="custom" o:connectlocs="43,57;27,65;37,71;48,72;144,77;240,77;336,72;384,67;384,65;192,65;144,62;96,62;48,58;43,57" o:connectangles="0,0,0,0,0,0,0,0,0,0,0,0,0,0"/>
                  </v:shape>
                  <v:shape id="Freeform 424" o:spid="_x0000_s1030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" path="m15,55r-1,l12,70r25,1l34,70r-17,l17,58r25,l43,57,15,55xe" fillcolor="#4f80bc" stroked="f">
                    <v:path arrowok="t" o:connecttype="custom" o:connectlocs="15,55;14,55;12,70;37,71;34,70;17,70;17,58;42,58;43,57;15,55" o:connectangles="0,0,0,0,0,0,0,0,0,0"/>
                  </v:shape>
                  <v:shape id="Freeform 423" o:spid="_x0000_s1031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" path="m17,58r,12l27,65,17,58xe" fillcolor="#4f80bc" stroked="f">
                    <v:path arrowok="t" o:connecttype="custom" o:connectlocs="17,58;17,70;27,65;17,58" o:connectangles="0,0,0,0"/>
                  </v:shape>
                  <v:shape id="Freeform 422" o:spid="_x0000_s1032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" path="m27,65l17,70r17,l27,65xe" fillcolor="#4f80bc" stroked="f">
                    <v:path arrowok="t" o:connecttype="custom" o:connectlocs="27,65;17,70;34,70;27,65" o:connectangles="0,0,0,0"/>
                  </v:shape>
                  <v:shape id="Freeform 421" o:spid="_x0000_s1033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" path="m384,55r-48,3l288,62r-48,l192,65r192,l384,55xe" fillcolor="#4f80bc" stroked="f">
                    <v:path arrowok="t" o:connecttype="custom" o:connectlocs="384,55;336,58;288,62;240,62;192,65;384,65;384,55" o:connectangles="0,0,0,0,0,0,0"/>
                  </v:shape>
                  <v:shape id="Freeform 420" o:spid="_x0000_s1034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" path="m42,58r-25,l27,65,42,58xe" fillcolor="#4f80bc" stroked="f">
                    <v:path arrowok="t" o:connecttype="custom" o:connectlocs="42,58;17,58;27,65;42,58" o:connectangles="0,0,0,0"/>
                  </v:shape>
                  <v:shape id="Freeform 419" o:spid="_x0000_s1035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" path="m137,r-7,l15,55r28,2l134,14r5,-2l139,7,137,5r,-5xe" fillcolor="#4f80bc" stroked="f">
                    <v:path arrowok="t" o:connecttype="custom" o:connectlocs="137,0;130,0;15,55;43,57;134,14;139,12;139,7;137,5;137,0" o:connectangles="0,0,0,0,0,0,0,0,0"/>
                  </v:shape>
                  <v:shape id="Freeform 418" o:spid="_x0000_s1036" style="position:absolute;width:384;height:147;visibility:visible;mso-wrap-style:square;v-text-anchor:top" coordsize="384,1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" path="m14,55r,l15,55r-1,xe" fillcolor="#4f80bc" stroked="f">
                    <v:path arrowok="t" o:connecttype="custom" o:connectlocs="14,55;14,55;15,55;14,55" o:connectangles="0,0,0,0"/>
                  </v:shape>
                </v:group>
                <w10:anchorlock/>
              </v:group>
            </w:pict>
          </mc:Fallback>
        </mc:AlternateContent>
      </w:r>
      <w:r w:rsidR="0007046C">
        <w:rPr>
          <w:rFonts w:ascii="Futura Medium"/>
          <w:position w:val="9"/>
          <w:sz w:val="14"/>
        </w:rPr>
        <w:tab/>
      </w:r>
      <w:r>
        <w:rPr>
          <w:rFonts w:ascii="Futura Medium"/>
          <w:noProof/>
          <w:sz w:val="20"/>
          <w:lang w:val="en-GB" w:eastAsia="en-GB"/>
        </w:rPr>
        <mc:AlternateContent>
          <mc:Choice Requires="wpg">
            <w:drawing>
              <wp:inline distT="0" distB="0" distL="0" distR="0" wp14:anchorId="036E9FDC" wp14:editId="45F77EA8">
                <wp:extent cx="685800" cy="454660"/>
                <wp:effectExtent l="8890" t="0" r="635" b="2540"/>
                <wp:docPr id="404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" cy="454660"/>
                          <a:chOff x="0" y="0"/>
                          <a:chExt cx="1080" cy="716"/>
                        </a:xfrm>
                      </wpg:grpSpPr>
                      <wpg:grpSp>
                        <wpg:cNvPr id="405" name="Group 414"/>
                        <wpg:cNvGrpSpPr>
                          <a:grpSpLocks/>
                        </wpg:cNvGrpSpPr>
                        <wpg:grpSpPr bwMode="auto">
                          <a:xfrm>
                            <a:off x="19" y="19"/>
                            <a:ext cx="1042" cy="677"/>
                            <a:chOff x="19" y="19"/>
                            <a:chExt cx="1042" cy="677"/>
                          </a:xfrm>
                        </wpg:grpSpPr>
                        <wps:wsp>
                          <wps:cNvPr id="406" name="Freeform 415"/>
                          <wps:cNvSpPr>
                            <a:spLocks/>
                          </wps:cNvSpPr>
                          <wps:spPr bwMode="auto">
                            <a:xfrm>
                              <a:off x="19" y="19"/>
                              <a:ext cx="1042" cy="677"/>
                            </a:xfrm>
                            <a:custGeom>
                              <a:avLst/>
                              <a:gdLst>
                                <a:gd name="T0" fmla="+- 0 948 19"/>
                                <a:gd name="T1" fmla="*/ T0 w 1042"/>
                                <a:gd name="T2" fmla="+- 0 19 19"/>
                                <a:gd name="T3" fmla="*/ 19 h 677"/>
                                <a:gd name="T4" fmla="+- 0 110 19"/>
                                <a:gd name="T5" fmla="*/ T4 w 1042"/>
                                <a:gd name="T6" fmla="+- 0 21 19"/>
                                <a:gd name="T7" fmla="*/ 21 h 677"/>
                                <a:gd name="T8" fmla="+- 0 52 19"/>
                                <a:gd name="T9" fmla="*/ T8 w 1042"/>
                                <a:gd name="T10" fmla="+- 0 52 19"/>
                                <a:gd name="T11" fmla="*/ 52 h 677"/>
                                <a:gd name="T12" fmla="+- 0 22 19"/>
                                <a:gd name="T13" fmla="*/ T12 w 1042"/>
                                <a:gd name="T14" fmla="+- 0 109 19"/>
                                <a:gd name="T15" fmla="*/ 109 h 677"/>
                                <a:gd name="T16" fmla="+- 0 19 19"/>
                                <a:gd name="T17" fmla="*/ T16 w 1042"/>
                                <a:gd name="T18" fmla="+- 0 132 19"/>
                                <a:gd name="T19" fmla="*/ 132 h 677"/>
                                <a:gd name="T20" fmla="+- 0 21 19"/>
                                <a:gd name="T21" fmla="*/ T20 w 1042"/>
                                <a:gd name="T22" fmla="+- 0 606 19"/>
                                <a:gd name="T23" fmla="*/ 606 h 677"/>
                                <a:gd name="T24" fmla="+- 0 52 19"/>
                                <a:gd name="T25" fmla="*/ T24 w 1042"/>
                                <a:gd name="T26" fmla="+- 0 663 19"/>
                                <a:gd name="T27" fmla="*/ 663 h 677"/>
                                <a:gd name="T28" fmla="+- 0 109 19"/>
                                <a:gd name="T29" fmla="*/ T28 w 1042"/>
                                <a:gd name="T30" fmla="+- 0 694 19"/>
                                <a:gd name="T31" fmla="*/ 694 h 677"/>
                                <a:gd name="T32" fmla="+- 0 132 19"/>
                                <a:gd name="T33" fmla="*/ T32 w 1042"/>
                                <a:gd name="T34" fmla="+- 0 696 19"/>
                                <a:gd name="T35" fmla="*/ 696 h 677"/>
                                <a:gd name="T36" fmla="+- 0 970 19"/>
                                <a:gd name="T37" fmla="*/ T36 w 1042"/>
                                <a:gd name="T38" fmla="+- 0 694 19"/>
                                <a:gd name="T39" fmla="*/ 694 h 677"/>
                                <a:gd name="T40" fmla="+- 0 1028 19"/>
                                <a:gd name="T41" fmla="*/ T40 w 1042"/>
                                <a:gd name="T42" fmla="+- 0 663 19"/>
                                <a:gd name="T43" fmla="*/ 663 h 677"/>
                                <a:gd name="T44" fmla="+- 0 1058 19"/>
                                <a:gd name="T45" fmla="*/ T44 w 1042"/>
                                <a:gd name="T46" fmla="+- 0 606 19"/>
                                <a:gd name="T47" fmla="*/ 606 h 677"/>
                                <a:gd name="T48" fmla="+- 0 1061 19"/>
                                <a:gd name="T49" fmla="*/ T48 w 1042"/>
                                <a:gd name="T50" fmla="+- 0 583 19"/>
                                <a:gd name="T51" fmla="*/ 583 h 677"/>
                                <a:gd name="T52" fmla="+- 0 1059 19"/>
                                <a:gd name="T53" fmla="*/ T52 w 1042"/>
                                <a:gd name="T54" fmla="+- 0 110 19"/>
                                <a:gd name="T55" fmla="*/ 110 h 677"/>
                                <a:gd name="T56" fmla="+- 0 1028 19"/>
                                <a:gd name="T57" fmla="*/ T56 w 1042"/>
                                <a:gd name="T58" fmla="+- 0 52 19"/>
                                <a:gd name="T59" fmla="*/ 52 h 677"/>
                                <a:gd name="T60" fmla="+- 0 971 19"/>
                                <a:gd name="T61" fmla="*/ T60 w 1042"/>
                                <a:gd name="T62" fmla="+- 0 22 19"/>
                                <a:gd name="T63" fmla="*/ 22 h 677"/>
                                <a:gd name="T64" fmla="+- 0 948 19"/>
                                <a:gd name="T65" fmla="*/ T64 w 1042"/>
                                <a:gd name="T66" fmla="+- 0 19 19"/>
                                <a:gd name="T67" fmla="*/ 19 h 67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  <a:cxn ang="0">
                                  <a:pos x="T53" y="T55"/>
                                </a:cxn>
                                <a:cxn ang="0">
                                  <a:pos x="T57" y="T59"/>
                                </a:cxn>
                                <a:cxn ang="0">
                                  <a:pos x="T61" y="T63"/>
                                </a:cxn>
                                <a:cxn ang="0">
                                  <a:pos x="T65" y="T67"/>
                                </a:cxn>
                              </a:cxnLst>
                              <a:rect l="0" t="0" r="r" b="b"/>
                              <a:pathLst>
                                <a:path w="1042" h="677">
                                  <a:moveTo>
                                    <a:pt x="929" y="0"/>
                                  </a:moveTo>
                                  <a:lnTo>
                                    <a:pt x="91" y="2"/>
                                  </a:lnTo>
                                  <a:lnTo>
                                    <a:pt x="33" y="33"/>
                                  </a:lnTo>
                                  <a:lnTo>
                                    <a:pt x="3" y="90"/>
                                  </a:lnTo>
                                  <a:lnTo>
                                    <a:pt x="0" y="113"/>
                                  </a:lnTo>
                                  <a:lnTo>
                                    <a:pt x="2" y="587"/>
                                  </a:lnTo>
                                  <a:lnTo>
                                    <a:pt x="33" y="644"/>
                                  </a:lnTo>
                                  <a:lnTo>
                                    <a:pt x="90" y="675"/>
                                  </a:lnTo>
                                  <a:lnTo>
                                    <a:pt x="113" y="677"/>
                                  </a:lnTo>
                                  <a:lnTo>
                                    <a:pt x="951" y="675"/>
                                  </a:lnTo>
                                  <a:lnTo>
                                    <a:pt x="1009" y="644"/>
                                  </a:lnTo>
                                  <a:lnTo>
                                    <a:pt x="1039" y="587"/>
                                  </a:lnTo>
                                  <a:lnTo>
                                    <a:pt x="1042" y="564"/>
                                  </a:lnTo>
                                  <a:lnTo>
                                    <a:pt x="1040" y="91"/>
                                  </a:lnTo>
                                  <a:lnTo>
                                    <a:pt x="1009" y="33"/>
                                  </a:lnTo>
                                  <a:lnTo>
                                    <a:pt x="952" y="3"/>
                                  </a:lnTo>
                                  <a:lnTo>
                                    <a:pt x="9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BF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7" name="Group 391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1080" cy="716"/>
                            <a:chOff x="0" y="0"/>
                            <a:chExt cx="1080" cy="716"/>
                          </a:xfrm>
                        </wpg:grpSpPr>
                        <wps:wsp>
                          <wps:cNvPr id="408" name="Freeform 41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39 w 1080"/>
                                <a:gd name="T1" fmla="*/ 677 h 716"/>
                                <a:gd name="T2" fmla="*/ 41 w 1080"/>
                                <a:gd name="T3" fmla="*/ 677 h 716"/>
                                <a:gd name="T4" fmla="*/ 58 w 1080"/>
                                <a:gd name="T5" fmla="*/ 691 h 716"/>
                                <a:gd name="T6" fmla="*/ 70 w 1080"/>
                                <a:gd name="T7" fmla="*/ 698 h 716"/>
                                <a:gd name="T8" fmla="*/ 106 w 1080"/>
                                <a:gd name="T9" fmla="*/ 713 h 716"/>
                                <a:gd name="T10" fmla="*/ 120 w 1080"/>
                                <a:gd name="T11" fmla="*/ 713 h 716"/>
                                <a:gd name="T12" fmla="*/ 132 w 1080"/>
                                <a:gd name="T13" fmla="*/ 715 h 716"/>
                                <a:gd name="T14" fmla="*/ 948 w 1080"/>
                                <a:gd name="T15" fmla="*/ 715 h 716"/>
                                <a:gd name="T16" fmla="*/ 962 w 1080"/>
                                <a:gd name="T17" fmla="*/ 713 h 716"/>
                                <a:gd name="T18" fmla="*/ 974 w 1080"/>
                                <a:gd name="T19" fmla="*/ 710 h 716"/>
                                <a:gd name="T20" fmla="*/ 989 w 1080"/>
                                <a:gd name="T21" fmla="*/ 708 h 716"/>
                                <a:gd name="T22" fmla="*/ 1001 w 1080"/>
                                <a:gd name="T23" fmla="*/ 703 h 716"/>
                                <a:gd name="T24" fmla="*/ 1010 w 1080"/>
                                <a:gd name="T25" fmla="*/ 698 h 716"/>
                                <a:gd name="T26" fmla="*/ 1020 w 1080"/>
                                <a:gd name="T27" fmla="*/ 691 h 716"/>
                                <a:gd name="T28" fmla="*/ 1022 w 1080"/>
                                <a:gd name="T29" fmla="*/ 691 h 716"/>
                                <a:gd name="T30" fmla="*/ 1039 w 1080"/>
                                <a:gd name="T31" fmla="*/ 677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39" y="677"/>
                                  </a:moveTo>
                                  <a:lnTo>
                                    <a:pt x="41" y="677"/>
                                  </a:lnTo>
                                  <a:lnTo>
                                    <a:pt x="58" y="691"/>
                                  </a:lnTo>
                                  <a:lnTo>
                                    <a:pt x="70" y="698"/>
                                  </a:lnTo>
                                  <a:lnTo>
                                    <a:pt x="106" y="713"/>
                                  </a:lnTo>
                                  <a:lnTo>
                                    <a:pt x="120" y="713"/>
                                  </a:lnTo>
                                  <a:lnTo>
                                    <a:pt x="132" y="715"/>
                                  </a:lnTo>
                                  <a:lnTo>
                                    <a:pt x="948" y="715"/>
                                  </a:lnTo>
                                  <a:lnTo>
                                    <a:pt x="962" y="713"/>
                                  </a:lnTo>
                                  <a:lnTo>
                                    <a:pt x="974" y="710"/>
                                  </a:lnTo>
                                  <a:lnTo>
                                    <a:pt x="989" y="708"/>
                                  </a:lnTo>
                                  <a:lnTo>
                                    <a:pt x="1001" y="703"/>
                                  </a:lnTo>
                                  <a:lnTo>
                                    <a:pt x="1010" y="698"/>
                                  </a:lnTo>
                                  <a:lnTo>
                                    <a:pt x="1020" y="691"/>
                                  </a:lnTo>
                                  <a:lnTo>
                                    <a:pt x="1022" y="691"/>
                                  </a:lnTo>
                                  <a:lnTo>
                                    <a:pt x="1039" y="6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09" name="Freeform 41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18 w 1080"/>
                                <a:gd name="T1" fmla="*/ 0 h 716"/>
                                <a:gd name="T2" fmla="*/ 91 w 1080"/>
                                <a:gd name="T3" fmla="*/ 5 h 716"/>
                                <a:gd name="T4" fmla="*/ 67 w 1080"/>
                                <a:gd name="T5" fmla="*/ 17 h 716"/>
                                <a:gd name="T6" fmla="*/ 58 w 1080"/>
                                <a:gd name="T7" fmla="*/ 24 h 716"/>
                                <a:gd name="T8" fmla="*/ 38 w 1080"/>
                                <a:gd name="T9" fmla="*/ 38 h 716"/>
                                <a:gd name="T10" fmla="*/ 24 w 1080"/>
                                <a:gd name="T11" fmla="*/ 58 h 716"/>
                                <a:gd name="T12" fmla="*/ 14 w 1080"/>
                                <a:gd name="T13" fmla="*/ 70 h 716"/>
                                <a:gd name="T14" fmla="*/ 0 w 1080"/>
                                <a:gd name="T15" fmla="*/ 118 h 716"/>
                                <a:gd name="T16" fmla="*/ 2 w 1080"/>
                                <a:gd name="T17" fmla="*/ 610 h 716"/>
                                <a:gd name="T18" fmla="*/ 10 w 1080"/>
                                <a:gd name="T19" fmla="*/ 636 h 716"/>
                                <a:gd name="T20" fmla="*/ 22 w 1080"/>
                                <a:gd name="T21" fmla="*/ 655 h 716"/>
                                <a:gd name="T22" fmla="*/ 38 w 1080"/>
                                <a:gd name="T23" fmla="*/ 674 h 716"/>
                                <a:gd name="T24" fmla="*/ 120 w 1080"/>
                                <a:gd name="T25" fmla="*/ 677 h 716"/>
                                <a:gd name="T26" fmla="*/ 94 w 1080"/>
                                <a:gd name="T27" fmla="*/ 670 h 716"/>
                                <a:gd name="T28" fmla="*/ 82 w 1080"/>
                                <a:gd name="T29" fmla="*/ 662 h 716"/>
                                <a:gd name="T30" fmla="*/ 67 w 1080"/>
                                <a:gd name="T31" fmla="*/ 650 h 716"/>
                                <a:gd name="T32" fmla="*/ 65 w 1080"/>
                                <a:gd name="T33" fmla="*/ 648 h 716"/>
                                <a:gd name="T34" fmla="*/ 53 w 1080"/>
                                <a:gd name="T35" fmla="*/ 634 h 716"/>
                                <a:gd name="T36" fmla="*/ 46 w 1080"/>
                                <a:gd name="T37" fmla="*/ 619 h 716"/>
                                <a:gd name="T38" fmla="*/ 38 w 1080"/>
                                <a:gd name="T39" fmla="*/ 600 h 716"/>
                                <a:gd name="T40" fmla="*/ 41 w 1080"/>
                                <a:gd name="T41" fmla="*/ 103 h 716"/>
                                <a:gd name="T42" fmla="*/ 50 w 1080"/>
                                <a:gd name="T43" fmla="*/ 86 h 716"/>
                                <a:gd name="T44" fmla="*/ 53 w 1080"/>
                                <a:gd name="T45" fmla="*/ 79 h 716"/>
                                <a:gd name="T46" fmla="*/ 65 w 1080"/>
                                <a:gd name="T47" fmla="*/ 65 h 716"/>
                                <a:gd name="T48" fmla="*/ 68 w 1080"/>
                                <a:gd name="T49" fmla="*/ 62 h 716"/>
                                <a:gd name="T50" fmla="*/ 79 w 1080"/>
                                <a:gd name="T51" fmla="*/ 53 h 716"/>
                                <a:gd name="T52" fmla="*/ 96 w 1080"/>
                                <a:gd name="T53" fmla="*/ 43 h 716"/>
                                <a:gd name="T54" fmla="*/ 113 w 1080"/>
                                <a:gd name="T55" fmla="*/ 38 h 716"/>
                                <a:gd name="T56" fmla="*/ 132 w 1080"/>
                                <a:gd name="T57" fmla="*/ 36 h 716"/>
                                <a:gd name="T58" fmla="*/ 1022 w 1080"/>
                                <a:gd name="T59" fmla="*/ 24 h 716"/>
                                <a:gd name="T60" fmla="*/ 1020 w 1080"/>
                                <a:gd name="T61" fmla="*/ 22 h 716"/>
                                <a:gd name="T62" fmla="*/ 986 w 1080"/>
                                <a:gd name="T63" fmla="*/ 5 h 716"/>
                                <a:gd name="T64" fmla="*/ 960 w 1080"/>
                                <a:gd name="T65" fmla="*/ 0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960" y="0"/>
                                  </a:moveTo>
                                  <a:lnTo>
                                    <a:pt x="118" y="0"/>
                                  </a:lnTo>
                                  <a:lnTo>
                                    <a:pt x="103" y="2"/>
                                  </a:lnTo>
                                  <a:lnTo>
                                    <a:pt x="91" y="5"/>
                                  </a:lnTo>
                                  <a:lnTo>
                                    <a:pt x="79" y="10"/>
                                  </a:lnTo>
                                  <a:lnTo>
                                    <a:pt x="67" y="17"/>
                                  </a:lnTo>
                                  <a:lnTo>
                                    <a:pt x="58" y="22"/>
                                  </a:lnTo>
                                  <a:lnTo>
                                    <a:pt x="58" y="24"/>
                                  </a:lnTo>
                                  <a:lnTo>
                                    <a:pt x="41" y="36"/>
                                  </a:lnTo>
                                  <a:lnTo>
                                    <a:pt x="38" y="38"/>
                                  </a:lnTo>
                                  <a:lnTo>
                                    <a:pt x="24" y="55"/>
                                  </a:lnTo>
                                  <a:lnTo>
                                    <a:pt x="24" y="58"/>
                                  </a:lnTo>
                                  <a:lnTo>
                                    <a:pt x="22" y="58"/>
                                  </a:lnTo>
                                  <a:lnTo>
                                    <a:pt x="14" y="70"/>
                                  </a:lnTo>
                                  <a:lnTo>
                                    <a:pt x="5" y="94"/>
                                  </a:lnTo>
                                  <a:lnTo>
                                    <a:pt x="0" y="118"/>
                                  </a:lnTo>
                                  <a:lnTo>
                                    <a:pt x="0" y="598"/>
                                  </a:lnTo>
                                  <a:lnTo>
                                    <a:pt x="2" y="610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10" y="636"/>
                                  </a:lnTo>
                                  <a:lnTo>
                                    <a:pt x="17" y="646"/>
                                  </a:lnTo>
                                  <a:lnTo>
                                    <a:pt x="22" y="655"/>
                                  </a:lnTo>
                                  <a:lnTo>
                                    <a:pt x="24" y="658"/>
                                  </a:lnTo>
                                  <a:lnTo>
                                    <a:pt x="38" y="674"/>
                                  </a:lnTo>
                                  <a:lnTo>
                                    <a:pt x="38" y="677"/>
                                  </a:lnTo>
                                  <a:lnTo>
                                    <a:pt x="120" y="677"/>
                                  </a:lnTo>
                                  <a:lnTo>
                                    <a:pt x="113" y="674"/>
                                  </a:lnTo>
                                  <a:lnTo>
                                    <a:pt x="94" y="670"/>
                                  </a:lnTo>
                                  <a:lnTo>
                                    <a:pt x="83" y="662"/>
                                  </a:lnTo>
                                  <a:lnTo>
                                    <a:pt x="82" y="662"/>
                                  </a:lnTo>
                                  <a:lnTo>
                                    <a:pt x="68" y="650"/>
                                  </a:lnTo>
                                  <a:lnTo>
                                    <a:pt x="67" y="650"/>
                                  </a:lnTo>
                                  <a:lnTo>
                                    <a:pt x="65" y="648"/>
                                  </a:lnTo>
                                  <a:lnTo>
                                    <a:pt x="53" y="634"/>
                                  </a:lnTo>
                                  <a:lnTo>
                                    <a:pt x="48" y="626"/>
                                  </a:lnTo>
                                  <a:lnTo>
                                    <a:pt x="46" y="619"/>
                                  </a:lnTo>
                                  <a:lnTo>
                                    <a:pt x="41" y="610"/>
                                  </a:lnTo>
                                  <a:lnTo>
                                    <a:pt x="38" y="600"/>
                                  </a:lnTo>
                                  <a:lnTo>
                                    <a:pt x="38" y="110"/>
                                  </a:lnTo>
                                  <a:lnTo>
                                    <a:pt x="41" y="103"/>
                                  </a:lnTo>
                                  <a:lnTo>
                                    <a:pt x="46" y="94"/>
                                  </a:lnTo>
                                  <a:lnTo>
                                    <a:pt x="50" y="86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3" y="79"/>
                                  </a:lnTo>
                                  <a:lnTo>
                                    <a:pt x="65" y="65"/>
                                  </a:lnTo>
                                  <a:lnTo>
                                    <a:pt x="67" y="62"/>
                                  </a:lnTo>
                                  <a:lnTo>
                                    <a:pt x="68" y="62"/>
                                  </a:lnTo>
                                  <a:lnTo>
                                    <a:pt x="82" y="53"/>
                                  </a:lnTo>
                                  <a:lnTo>
                                    <a:pt x="79" y="53"/>
                                  </a:lnTo>
                                  <a:lnTo>
                                    <a:pt x="86" y="48"/>
                                  </a:lnTo>
                                  <a:lnTo>
                                    <a:pt x="96" y="43"/>
                                  </a:lnTo>
                                  <a:lnTo>
                                    <a:pt x="106" y="41"/>
                                  </a:lnTo>
                                  <a:lnTo>
                                    <a:pt x="113" y="38"/>
                                  </a:lnTo>
                                  <a:lnTo>
                                    <a:pt x="122" y="38"/>
                                  </a:lnTo>
                                  <a:lnTo>
                                    <a:pt x="132" y="36"/>
                                  </a:lnTo>
                                  <a:lnTo>
                                    <a:pt x="1039" y="36"/>
                                  </a:lnTo>
                                  <a:lnTo>
                                    <a:pt x="1022" y="24"/>
                                  </a:lnTo>
                                  <a:lnTo>
                                    <a:pt x="1022" y="22"/>
                                  </a:lnTo>
                                  <a:lnTo>
                                    <a:pt x="1020" y="22"/>
                                  </a:lnTo>
                                  <a:lnTo>
                                    <a:pt x="1010" y="14"/>
                                  </a:lnTo>
                                  <a:lnTo>
                                    <a:pt x="986" y="5"/>
                                  </a:lnTo>
                                  <a:lnTo>
                                    <a:pt x="974" y="2"/>
                                  </a:lnTo>
                                  <a:lnTo>
                                    <a:pt x="96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0" name="Freeform 41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01 w 1080"/>
                                <a:gd name="T1" fmla="*/ 660 h 716"/>
                                <a:gd name="T2" fmla="*/ 991 w 1080"/>
                                <a:gd name="T3" fmla="*/ 665 h 716"/>
                                <a:gd name="T4" fmla="*/ 984 w 1080"/>
                                <a:gd name="T5" fmla="*/ 670 h 716"/>
                                <a:gd name="T6" fmla="*/ 965 w 1080"/>
                                <a:gd name="T7" fmla="*/ 674 h 716"/>
                                <a:gd name="T8" fmla="*/ 958 w 1080"/>
                                <a:gd name="T9" fmla="*/ 677 h 716"/>
                                <a:gd name="T10" fmla="*/ 1042 w 1080"/>
                                <a:gd name="T11" fmla="*/ 677 h 716"/>
                                <a:gd name="T12" fmla="*/ 1042 w 1080"/>
                                <a:gd name="T13" fmla="*/ 674 h 716"/>
                                <a:gd name="T14" fmla="*/ 1052 w 1080"/>
                                <a:gd name="T15" fmla="*/ 662 h 716"/>
                                <a:gd name="T16" fmla="*/ 998 w 1080"/>
                                <a:gd name="T17" fmla="*/ 662 h 716"/>
                                <a:gd name="T18" fmla="*/ 1001 w 1080"/>
                                <a:gd name="T19" fmla="*/ 660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01" y="660"/>
                                  </a:moveTo>
                                  <a:lnTo>
                                    <a:pt x="991" y="665"/>
                                  </a:lnTo>
                                  <a:lnTo>
                                    <a:pt x="984" y="670"/>
                                  </a:lnTo>
                                  <a:lnTo>
                                    <a:pt x="965" y="674"/>
                                  </a:lnTo>
                                  <a:lnTo>
                                    <a:pt x="958" y="677"/>
                                  </a:lnTo>
                                  <a:lnTo>
                                    <a:pt x="1042" y="677"/>
                                  </a:lnTo>
                                  <a:lnTo>
                                    <a:pt x="1042" y="674"/>
                                  </a:lnTo>
                                  <a:lnTo>
                                    <a:pt x="1052" y="662"/>
                                  </a:lnTo>
                                  <a:lnTo>
                                    <a:pt x="998" y="662"/>
                                  </a:lnTo>
                                  <a:lnTo>
                                    <a:pt x="1001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1" name="Freeform 41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79 w 1080"/>
                                <a:gd name="T1" fmla="*/ 660 h 716"/>
                                <a:gd name="T2" fmla="*/ 82 w 1080"/>
                                <a:gd name="T3" fmla="*/ 662 h 716"/>
                                <a:gd name="T4" fmla="*/ 83 w 1080"/>
                                <a:gd name="T5" fmla="*/ 662 h 716"/>
                                <a:gd name="T6" fmla="*/ 79 w 1080"/>
                                <a:gd name="T7" fmla="*/ 660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79" y="660"/>
                                  </a:moveTo>
                                  <a:lnTo>
                                    <a:pt x="82" y="662"/>
                                  </a:lnTo>
                                  <a:lnTo>
                                    <a:pt x="83" y="662"/>
                                  </a:lnTo>
                                  <a:lnTo>
                                    <a:pt x="79" y="66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2" name="Freeform 40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649 h 716"/>
                                <a:gd name="T2" fmla="*/ 998 w 1080"/>
                                <a:gd name="T3" fmla="*/ 662 h 716"/>
                                <a:gd name="T4" fmla="*/ 1052 w 1080"/>
                                <a:gd name="T5" fmla="*/ 662 h 716"/>
                                <a:gd name="T6" fmla="*/ 1056 w 1080"/>
                                <a:gd name="T7" fmla="*/ 658 h 716"/>
                                <a:gd name="T8" fmla="*/ 1056 w 1080"/>
                                <a:gd name="T9" fmla="*/ 655 h 716"/>
                                <a:gd name="T10" fmla="*/ 1058 w 1080"/>
                                <a:gd name="T11" fmla="*/ 655 h 716"/>
                                <a:gd name="T12" fmla="*/ 1061 w 1080"/>
                                <a:gd name="T13" fmla="*/ 650 h 716"/>
                                <a:gd name="T14" fmla="*/ 1013 w 1080"/>
                                <a:gd name="T15" fmla="*/ 650 h 716"/>
                                <a:gd name="T16" fmla="*/ 1014 w 1080"/>
                                <a:gd name="T17" fmla="*/ 649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4" y="649"/>
                                  </a:moveTo>
                                  <a:lnTo>
                                    <a:pt x="998" y="662"/>
                                  </a:lnTo>
                                  <a:lnTo>
                                    <a:pt x="1052" y="662"/>
                                  </a:lnTo>
                                  <a:lnTo>
                                    <a:pt x="1056" y="658"/>
                                  </a:lnTo>
                                  <a:lnTo>
                                    <a:pt x="1056" y="655"/>
                                  </a:lnTo>
                                  <a:lnTo>
                                    <a:pt x="1058" y="655"/>
                                  </a:lnTo>
                                  <a:lnTo>
                                    <a:pt x="1061" y="650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14" y="6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3" name="Freeform 40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48 h 716"/>
                                <a:gd name="T2" fmla="*/ 67 w 1080"/>
                                <a:gd name="T3" fmla="*/ 650 h 716"/>
                                <a:gd name="T4" fmla="*/ 66 w 1080"/>
                                <a:gd name="T5" fmla="*/ 649 h 716"/>
                                <a:gd name="T6" fmla="*/ 65 w 1080"/>
                                <a:gd name="T7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5" y="648"/>
                                  </a:moveTo>
                                  <a:lnTo>
                                    <a:pt x="67" y="650"/>
                                  </a:lnTo>
                                  <a:lnTo>
                                    <a:pt x="66" y="649"/>
                                  </a:lnTo>
                                  <a:lnTo>
                                    <a:pt x="6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4" name="Freeform 40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649 h 716"/>
                                <a:gd name="T2" fmla="*/ 67 w 1080"/>
                                <a:gd name="T3" fmla="*/ 650 h 716"/>
                                <a:gd name="T4" fmla="*/ 68 w 1080"/>
                                <a:gd name="T5" fmla="*/ 650 h 716"/>
                                <a:gd name="T6" fmla="*/ 66 w 1080"/>
                                <a:gd name="T7" fmla="*/ 649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6" y="649"/>
                                  </a:moveTo>
                                  <a:lnTo>
                                    <a:pt x="67" y="650"/>
                                  </a:lnTo>
                                  <a:lnTo>
                                    <a:pt x="68" y="650"/>
                                  </a:lnTo>
                                  <a:lnTo>
                                    <a:pt x="66" y="64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5" name="Freeform 40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5 w 1080"/>
                                <a:gd name="T1" fmla="*/ 648 h 716"/>
                                <a:gd name="T2" fmla="*/ 1014 w 1080"/>
                                <a:gd name="T3" fmla="*/ 649 h 716"/>
                                <a:gd name="T4" fmla="*/ 1013 w 1080"/>
                                <a:gd name="T5" fmla="*/ 650 h 716"/>
                                <a:gd name="T6" fmla="*/ 1015 w 1080"/>
                                <a:gd name="T7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5" y="648"/>
                                  </a:moveTo>
                                  <a:lnTo>
                                    <a:pt x="1014" y="649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1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6" name="Freeform 40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62 w 1080"/>
                                <a:gd name="T1" fmla="*/ 648 h 716"/>
                                <a:gd name="T2" fmla="*/ 1015 w 1080"/>
                                <a:gd name="T3" fmla="*/ 648 h 716"/>
                                <a:gd name="T4" fmla="*/ 1013 w 1080"/>
                                <a:gd name="T5" fmla="*/ 650 h 716"/>
                                <a:gd name="T6" fmla="*/ 1061 w 1080"/>
                                <a:gd name="T7" fmla="*/ 650 h 716"/>
                                <a:gd name="T8" fmla="*/ 1062 w 1080"/>
                                <a:gd name="T9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62" y="648"/>
                                  </a:moveTo>
                                  <a:lnTo>
                                    <a:pt x="1015" y="648"/>
                                  </a:lnTo>
                                  <a:lnTo>
                                    <a:pt x="1013" y="650"/>
                                  </a:lnTo>
                                  <a:lnTo>
                                    <a:pt x="1061" y="650"/>
                                  </a:lnTo>
                                  <a:lnTo>
                                    <a:pt x="1062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7" name="Freeform 40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5 w 1080"/>
                                <a:gd name="T1" fmla="*/ 648 h 716"/>
                                <a:gd name="T2" fmla="*/ 65 w 1080"/>
                                <a:gd name="T3" fmla="*/ 648 h 716"/>
                                <a:gd name="T4" fmla="*/ 66 w 1080"/>
                                <a:gd name="T5" fmla="*/ 649 h 716"/>
                                <a:gd name="T6" fmla="*/ 65 w 1080"/>
                                <a:gd name="T7" fmla="*/ 648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5" y="648"/>
                                  </a:moveTo>
                                  <a:lnTo>
                                    <a:pt x="65" y="648"/>
                                  </a:lnTo>
                                  <a:lnTo>
                                    <a:pt x="66" y="649"/>
                                  </a:lnTo>
                                  <a:lnTo>
                                    <a:pt x="65" y="6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8" name="Freeform 40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70 w 1080"/>
                                <a:gd name="T1" fmla="*/ 634 h 716"/>
                                <a:gd name="T2" fmla="*/ 1027 w 1080"/>
                                <a:gd name="T3" fmla="*/ 634 h 716"/>
                                <a:gd name="T4" fmla="*/ 1014 w 1080"/>
                                <a:gd name="T5" fmla="*/ 649 h 716"/>
                                <a:gd name="T6" fmla="*/ 1015 w 1080"/>
                                <a:gd name="T7" fmla="*/ 648 h 716"/>
                                <a:gd name="T8" fmla="*/ 1062 w 1080"/>
                                <a:gd name="T9" fmla="*/ 648 h 716"/>
                                <a:gd name="T10" fmla="*/ 1063 w 1080"/>
                                <a:gd name="T11" fmla="*/ 646 h 716"/>
                                <a:gd name="T12" fmla="*/ 1070 w 1080"/>
                                <a:gd name="T13" fmla="*/ 63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70" y="634"/>
                                  </a:moveTo>
                                  <a:lnTo>
                                    <a:pt x="1027" y="634"/>
                                  </a:lnTo>
                                  <a:lnTo>
                                    <a:pt x="1014" y="649"/>
                                  </a:lnTo>
                                  <a:lnTo>
                                    <a:pt x="1015" y="648"/>
                                  </a:lnTo>
                                  <a:lnTo>
                                    <a:pt x="1062" y="648"/>
                                  </a:lnTo>
                                  <a:lnTo>
                                    <a:pt x="1063" y="646"/>
                                  </a:lnTo>
                                  <a:lnTo>
                                    <a:pt x="1070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9" name="Freeform 402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53 w 1080"/>
                                <a:gd name="T1" fmla="*/ 634 h 716"/>
                                <a:gd name="T2" fmla="*/ 53 w 1080"/>
                                <a:gd name="T3" fmla="*/ 634 h 716"/>
                                <a:gd name="T4" fmla="*/ 55 w 1080"/>
                                <a:gd name="T5" fmla="*/ 636 h 716"/>
                                <a:gd name="T6" fmla="*/ 53 w 1080"/>
                                <a:gd name="T7" fmla="*/ 63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53" y="634"/>
                                  </a:moveTo>
                                  <a:lnTo>
                                    <a:pt x="53" y="634"/>
                                  </a:lnTo>
                                  <a:lnTo>
                                    <a:pt x="55" y="636"/>
                                  </a:lnTo>
                                  <a:lnTo>
                                    <a:pt x="53" y="6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0" name="Freeform 401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25 w 1080"/>
                                <a:gd name="T1" fmla="*/ 77 h 716"/>
                                <a:gd name="T2" fmla="*/ 1032 w 1080"/>
                                <a:gd name="T3" fmla="*/ 86 h 716"/>
                                <a:gd name="T4" fmla="*/ 1034 w 1080"/>
                                <a:gd name="T5" fmla="*/ 96 h 716"/>
                                <a:gd name="T6" fmla="*/ 1039 w 1080"/>
                                <a:gd name="T7" fmla="*/ 103 h 716"/>
                                <a:gd name="T8" fmla="*/ 1039 w 1080"/>
                                <a:gd name="T9" fmla="*/ 113 h 716"/>
                                <a:gd name="T10" fmla="*/ 1042 w 1080"/>
                                <a:gd name="T11" fmla="*/ 122 h 716"/>
                                <a:gd name="T12" fmla="*/ 1042 w 1080"/>
                                <a:gd name="T13" fmla="*/ 593 h 716"/>
                                <a:gd name="T14" fmla="*/ 1037 w 1080"/>
                                <a:gd name="T15" fmla="*/ 612 h 716"/>
                                <a:gd name="T16" fmla="*/ 1034 w 1080"/>
                                <a:gd name="T17" fmla="*/ 619 h 716"/>
                                <a:gd name="T18" fmla="*/ 1030 w 1080"/>
                                <a:gd name="T19" fmla="*/ 629 h 716"/>
                                <a:gd name="T20" fmla="*/ 1025 w 1080"/>
                                <a:gd name="T21" fmla="*/ 636 h 716"/>
                                <a:gd name="T22" fmla="*/ 1027 w 1080"/>
                                <a:gd name="T23" fmla="*/ 634 h 716"/>
                                <a:gd name="T24" fmla="*/ 1070 w 1080"/>
                                <a:gd name="T25" fmla="*/ 634 h 716"/>
                                <a:gd name="T26" fmla="*/ 1073 w 1080"/>
                                <a:gd name="T27" fmla="*/ 622 h 716"/>
                                <a:gd name="T28" fmla="*/ 1078 w 1080"/>
                                <a:gd name="T29" fmla="*/ 607 h 716"/>
                                <a:gd name="T30" fmla="*/ 1080 w 1080"/>
                                <a:gd name="T31" fmla="*/ 595 h 716"/>
                                <a:gd name="T32" fmla="*/ 1080 w 1080"/>
                                <a:gd name="T33" fmla="*/ 130 h 716"/>
                                <a:gd name="T34" fmla="*/ 1078 w 1080"/>
                                <a:gd name="T35" fmla="*/ 118 h 716"/>
                                <a:gd name="T36" fmla="*/ 1078 w 1080"/>
                                <a:gd name="T37" fmla="*/ 103 h 716"/>
                                <a:gd name="T38" fmla="*/ 1068 w 1080"/>
                                <a:gd name="T39" fmla="*/ 79 h 716"/>
                                <a:gd name="T40" fmla="*/ 1027 w 1080"/>
                                <a:gd name="T41" fmla="*/ 79 h 716"/>
                                <a:gd name="T42" fmla="*/ 1025 w 1080"/>
                                <a:gd name="T43" fmla="*/ 77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25" y="77"/>
                                  </a:moveTo>
                                  <a:lnTo>
                                    <a:pt x="1032" y="86"/>
                                  </a:lnTo>
                                  <a:lnTo>
                                    <a:pt x="1034" y="96"/>
                                  </a:lnTo>
                                  <a:lnTo>
                                    <a:pt x="1039" y="103"/>
                                  </a:lnTo>
                                  <a:lnTo>
                                    <a:pt x="1039" y="113"/>
                                  </a:lnTo>
                                  <a:lnTo>
                                    <a:pt x="1042" y="122"/>
                                  </a:lnTo>
                                  <a:lnTo>
                                    <a:pt x="1042" y="593"/>
                                  </a:lnTo>
                                  <a:lnTo>
                                    <a:pt x="1037" y="612"/>
                                  </a:lnTo>
                                  <a:lnTo>
                                    <a:pt x="1034" y="619"/>
                                  </a:lnTo>
                                  <a:lnTo>
                                    <a:pt x="1030" y="629"/>
                                  </a:lnTo>
                                  <a:lnTo>
                                    <a:pt x="1025" y="636"/>
                                  </a:lnTo>
                                  <a:lnTo>
                                    <a:pt x="1027" y="634"/>
                                  </a:lnTo>
                                  <a:lnTo>
                                    <a:pt x="1070" y="634"/>
                                  </a:lnTo>
                                  <a:lnTo>
                                    <a:pt x="1073" y="622"/>
                                  </a:lnTo>
                                  <a:lnTo>
                                    <a:pt x="1078" y="607"/>
                                  </a:lnTo>
                                  <a:lnTo>
                                    <a:pt x="1080" y="595"/>
                                  </a:lnTo>
                                  <a:lnTo>
                                    <a:pt x="1080" y="130"/>
                                  </a:lnTo>
                                  <a:lnTo>
                                    <a:pt x="1078" y="118"/>
                                  </a:lnTo>
                                  <a:lnTo>
                                    <a:pt x="1078" y="103"/>
                                  </a:lnTo>
                                  <a:lnTo>
                                    <a:pt x="1068" y="79"/>
                                  </a:lnTo>
                                  <a:lnTo>
                                    <a:pt x="1027" y="79"/>
                                  </a:lnTo>
                                  <a:lnTo>
                                    <a:pt x="102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1" name="Freeform 400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55 w 1080"/>
                                <a:gd name="T1" fmla="*/ 77 h 716"/>
                                <a:gd name="T2" fmla="*/ 53 w 1080"/>
                                <a:gd name="T3" fmla="*/ 79 h 716"/>
                                <a:gd name="T4" fmla="*/ 54 w 1080"/>
                                <a:gd name="T5" fmla="*/ 79 h 716"/>
                                <a:gd name="T6" fmla="*/ 55 w 1080"/>
                                <a:gd name="T7" fmla="*/ 77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55" y="77"/>
                                  </a:moveTo>
                                  <a:lnTo>
                                    <a:pt x="53" y="79"/>
                                  </a:lnTo>
                                  <a:lnTo>
                                    <a:pt x="54" y="79"/>
                                  </a:lnTo>
                                  <a:lnTo>
                                    <a:pt x="55" y="7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2" name="Freeform 399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4 w 1080"/>
                                <a:gd name="T1" fmla="*/ 64 h 716"/>
                                <a:gd name="T2" fmla="*/ 1027 w 1080"/>
                                <a:gd name="T3" fmla="*/ 79 h 716"/>
                                <a:gd name="T4" fmla="*/ 1068 w 1080"/>
                                <a:gd name="T5" fmla="*/ 79 h 716"/>
                                <a:gd name="T6" fmla="*/ 1063 w 1080"/>
                                <a:gd name="T7" fmla="*/ 67 h 716"/>
                                <a:gd name="T8" fmla="*/ 1062 w 1080"/>
                                <a:gd name="T9" fmla="*/ 65 h 716"/>
                                <a:gd name="T10" fmla="*/ 1015 w 1080"/>
                                <a:gd name="T11" fmla="*/ 65 h 716"/>
                                <a:gd name="T12" fmla="*/ 1014 w 1080"/>
                                <a:gd name="T13" fmla="*/ 6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4" y="64"/>
                                  </a:moveTo>
                                  <a:lnTo>
                                    <a:pt x="1027" y="79"/>
                                  </a:lnTo>
                                  <a:lnTo>
                                    <a:pt x="1068" y="79"/>
                                  </a:lnTo>
                                  <a:lnTo>
                                    <a:pt x="1063" y="67"/>
                                  </a:lnTo>
                                  <a:lnTo>
                                    <a:pt x="1062" y="65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14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3" name="Freeform 398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7 w 1080"/>
                                <a:gd name="T1" fmla="*/ 62 h 716"/>
                                <a:gd name="T2" fmla="*/ 65 w 1080"/>
                                <a:gd name="T3" fmla="*/ 65 h 716"/>
                                <a:gd name="T4" fmla="*/ 66 w 1080"/>
                                <a:gd name="T5" fmla="*/ 64 h 716"/>
                                <a:gd name="T6" fmla="*/ 67 w 1080"/>
                                <a:gd name="T7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7" y="62"/>
                                  </a:moveTo>
                                  <a:lnTo>
                                    <a:pt x="65" y="65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7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4" name="Freeform 397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6 w 1080"/>
                                <a:gd name="T1" fmla="*/ 64 h 716"/>
                                <a:gd name="T2" fmla="*/ 65 w 1080"/>
                                <a:gd name="T3" fmla="*/ 65 h 716"/>
                                <a:gd name="T4" fmla="*/ 65 w 1080"/>
                                <a:gd name="T5" fmla="*/ 65 h 716"/>
                                <a:gd name="T6" fmla="*/ 66 w 1080"/>
                                <a:gd name="T7" fmla="*/ 64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6" y="64"/>
                                  </a:moveTo>
                                  <a:lnTo>
                                    <a:pt x="65" y="65"/>
                                  </a:lnTo>
                                  <a:lnTo>
                                    <a:pt x="66" y="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5" name="Freeform 396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13 w 1080"/>
                                <a:gd name="T1" fmla="*/ 62 h 716"/>
                                <a:gd name="T2" fmla="*/ 1014 w 1080"/>
                                <a:gd name="T3" fmla="*/ 64 h 716"/>
                                <a:gd name="T4" fmla="*/ 1015 w 1080"/>
                                <a:gd name="T5" fmla="*/ 65 h 716"/>
                                <a:gd name="T6" fmla="*/ 1013 w 1080"/>
                                <a:gd name="T7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13" y="62"/>
                                  </a:moveTo>
                                  <a:lnTo>
                                    <a:pt x="1014" y="64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13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6" name="Freeform 395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61 w 1080"/>
                                <a:gd name="T1" fmla="*/ 62 h 716"/>
                                <a:gd name="T2" fmla="*/ 1013 w 1080"/>
                                <a:gd name="T3" fmla="*/ 62 h 716"/>
                                <a:gd name="T4" fmla="*/ 1015 w 1080"/>
                                <a:gd name="T5" fmla="*/ 65 h 716"/>
                                <a:gd name="T6" fmla="*/ 1062 w 1080"/>
                                <a:gd name="T7" fmla="*/ 65 h 716"/>
                                <a:gd name="T8" fmla="*/ 1061 w 1080"/>
                                <a:gd name="T9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61" y="62"/>
                                  </a:moveTo>
                                  <a:lnTo>
                                    <a:pt x="1013" y="62"/>
                                  </a:lnTo>
                                  <a:lnTo>
                                    <a:pt x="1015" y="65"/>
                                  </a:lnTo>
                                  <a:lnTo>
                                    <a:pt x="1062" y="65"/>
                                  </a:lnTo>
                                  <a:lnTo>
                                    <a:pt x="1061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7" name="Freeform 39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68 w 1080"/>
                                <a:gd name="T1" fmla="*/ 62 h 716"/>
                                <a:gd name="T2" fmla="*/ 67 w 1080"/>
                                <a:gd name="T3" fmla="*/ 62 h 716"/>
                                <a:gd name="T4" fmla="*/ 66 w 1080"/>
                                <a:gd name="T5" fmla="*/ 64 h 716"/>
                                <a:gd name="T6" fmla="*/ 68 w 1080"/>
                                <a:gd name="T7" fmla="*/ 62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68" y="62"/>
                                  </a:moveTo>
                                  <a:lnTo>
                                    <a:pt x="67" y="62"/>
                                  </a:lnTo>
                                  <a:lnTo>
                                    <a:pt x="66" y="64"/>
                                  </a:lnTo>
                                  <a:lnTo>
                                    <a:pt x="68" y="6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8" name="Freeform 39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custGeom>
                              <a:avLst/>
                              <a:gdLst>
                                <a:gd name="T0" fmla="*/ 1039 w 1080"/>
                                <a:gd name="T1" fmla="*/ 36 h 716"/>
                                <a:gd name="T2" fmla="*/ 948 w 1080"/>
                                <a:gd name="T3" fmla="*/ 36 h 716"/>
                                <a:gd name="T4" fmla="*/ 958 w 1080"/>
                                <a:gd name="T5" fmla="*/ 38 h 716"/>
                                <a:gd name="T6" fmla="*/ 967 w 1080"/>
                                <a:gd name="T7" fmla="*/ 38 h 716"/>
                                <a:gd name="T8" fmla="*/ 977 w 1080"/>
                                <a:gd name="T9" fmla="*/ 41 h 716"/>
                                <a:gd name="T10" fmla="*/ 986 w 1080"/>
                                <a:gd name="T11" fmla="*/ 46 h 716"/>
                                <a:gd name="T12" fmla="*/ 994 w 1080"/>
                                <a:gd name="T13" fmla="*/ 48 h 716"/>
                                <a:gd name="T14" fmla="*/ 1001 w 1080"/>
                                <a:gd name="T15" fmla="*/ 53 h 716"/>
                                <a:gd name="T16" fmla="*/ 998 w 1080"/>
                                <a:gd name="T17" fmla="*/ 53 h 716"/>
                                <a:gd name="T18" fmla="*/ 1014 w 1080"/>
                                <a:gd name="T19" fmla="*/ 64 h 716"/>
                                <a:gd name="T20" fmla="*/ 1013 w 1080"/>
                                <a:gd name="T21" fmla="*/ 62 h 716"/>
                                <a:gd name="T22" fmla="*/ 1061 w 1080"/>
                                <a:gd name="T23" fmla="*/ 62 h 716"/>
                                <a:gd name="T24" fmla="*/ 1058 w 1080"/>
                                <a:gd name="T25" fmla="*/ 58 h 716"/>
                                <a:gd name="T26" fmla="*/ 1056 w 1080"/>
                                <a:gd name="T27" fmla="*/ 58 h 716"/>
                                <a:gd name="T28" fmla="*/ 1056 w 1080"/>
                                <a:gd name="T29" fmla="*/ 55 h 716"/>
                                <a:gd name="T30" fmla="*/ 1042 w 1080"/>
                                <a:gd name="T31" fmla="*/ 38 h 716"/>
                                <a:gd name="T32" fmla="*/ 1039 w 1080"/>
                                <a:gd name="T33" fmla="*/ 36 h 7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080" h="716">
                                  <a:moveTo>
                                    <a:pt x="1039" y="36"/>
                                  </a:moveTo>
                                  <a:lnTo>
                                    <a:pt x="948" y="36"/>
                                  </a:lnTo>
                                  <a:lnTo>
                                    <a:pt x="958" y="38"/>
                                  </a:lnTo>
                                  <a:lnTo>
                                    <a:pt x="967" y="38"/>
                                  </a:lnTo>
                                  <a:lnTo>
                                    <a:pt x="977" y="41"/>
                                  </a:lnTo>
                                  <a:lnTo>
                                    <a:pt x="986" y="46"/>
                                  </a:lnTo>
                                  <a:lnTo>
                                    <a:pt x="994" y="48"/>
                                  </a:lnTo>
                                  <a:lnTo>
                                    <a:pt x="1001" y="53"/>
                                  </a:lnTo>
                                  <a:lnTo>
                                    <a:pt x="998" y="53"/>
                                  </a:lnTo>
                                  <a:lnTo>
                                    <a:pt x="1014" y="64"/>
                                  </a:lnTo>
                                  <a:lnTo>
                                    <a:pt x="1013" y="62"/>
                                  </a:lnTo>
                                  <a:lnTo>
                                    <a:pt x="1061" y="62"/>
                                  </a:lnTo>
                                  <a:lnTo>
                                    <a:pt x="1058" y="58"/>
                                  </a:lnTo>
                                  <a:lnTo>
                                    <a:pt x="1056" y="58"/>
                                  </a:lnTo>
                                  <a:lnTo>
                                    <a:pt x="1056" y="55"/>
                                  </a:lnTo>
                                  <a:lnTo>
                                    <a:pt x="1042" y="38"/>
                                  </a:lnTo>
                                  <a:lnTo>
                                    <a:pt x="1039" y="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9" name="Text Box 3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080" cy="71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6DC1DC" w14:textId="77777777" w:rsidR="003B482B" w:rsidRDefault="003B482B">
                                <w:pPr>
                                  <w:spacing w:before="3"/>
                                  <w:rPr>
                                    <w:rFonts w:ascii="Futura Medium" w:eastAsia="Futura Medium" w:hAnsi="Futura Medium" w:cs="Futura Medium"/>
                                    <w:sz w:val="14"/>
                                    <w:szCs w:val="14"/>
                                  </w:rPr>
                                </w:pPr>
                              </w:p>
                              <w:p w14:paraId="00B2C8DA" w14:textId="77777777" w:rsidR="003B482B" w:rsidRDefault="003B482B">
                                <w:pPr>
                                  <w:spacing w:line="168" w:lineRule="exact"/>
                                  <w:ind w:left="124" w:right="124" w:firstLine="163"/>
                                  <w:rPr>
                                    <w:rFonts w:ascii="Calibri" w:eastAsia="Calibri" w:hAnsi="Calibri" w:cs="Calibr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Solution</w:t>
                                </w:r>
                                <w:r>
                                  <w:rPr>
                                    <w:rFonts w:ascii="Times New Roman"/>
                                    <w:spacing w:val="21"/>
                                    <w:sz w:val="15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Calibri"/>
                                    <w:spacing w:val="-1"/>
                                    <w:sz w:val="15"/>
                                  </w:rPr>
                                  <w:t>Development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036E9FDC" id="Group 390" o:spid="_x0000_s1206" style="width:54pt;height:35.8pt;mso-position-horizontal-relative:char;mso-position-vertical-relative:line" coordsize="1080,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">
                <v:group id="Group 414" o:spid="_x0000_s1207" style="position:absolute;left:19;top:19;width:1042;height:677" coordorigin="19,19" coordsize="104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ZpA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eL+D3TDgCcn0HAAD//wMAUEsBAi0AFAAGAAgAAAAhANvh9svuAAAAhQEAABMAAAAAAAAA&#10;AAAAAAAAAAAAAFtDb250ZW50X1R5cGVzXS54bWxQSwECLQAUAAYACAAAACEAWvQsW78AAAAVAQAA&#10;CwAAAAAAAAAAAAAAAAAfAQAAX3JlbHMvLnJlbHNQSwECLQAUAAYACAAAACEANt2aQMYAAADcAAAA&#10;DwAAAAAAAAAAAAAAAAAHAgAAZHJzL2Rvd25yZXYueG1sUEsFBgAAAAADAAMAtwAAAPoCAAAAAA==&#10;">
                  <v:shape id="Freeform 415" o:spid="_x0000_s1208" style="position:absolute;left:19;top:19;width:1042;height:677;visibility:visible;mso-wrap-style:square;v-text-anchor:top" coordsize="1042,6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" path="m929,l91,2,33,33,3,90,,113,2,587r31,57l90,675r23,2l951,675r58,-31l1039,587r3,-23l1040,91,1009,33,952,3,929,xe" fillcolor="#ffbf00" stroked="f">
                    <v:path arrowok="t" o:connecttype="custom" o:connectlocs="929,19;91,21;33,52;3,109;0,132;2,606;33,663;90,694;113,696;951,694;1009,663;1039,606;1042,583;1040,110;1009,52;952,22;929,19" o:connectangles="0,0,0,0,0,0,0,0,0,0,0,0,0,0,0,0,0"/>
                  </v:shape>
                </v:group>
                <v:group id="Group 391" o:spid="_x0000_s1209" style="position:absolute;width:1080;height:716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GsxgAAANw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WzeH3TDgCcvUDAAD//wMAUEsBAi0AFAAGAAgAAAAhANvh9svuAAAAhQEAABMAAAAAAAAA&#10;AAAAAAAAAAAAAFtDb250ZW50X1R5cGVzXS54bWxQSwECLQAUAAYACAAAACEAWvQsW78AAAAVAQAA&#10;CwAAAAAAAAAAAAAAAAAfAQAAX3JlbHMvLnJlbHNQSwECLQAUAAYACAAAACEAqUOhrMYAAADcAAAA&#10;DwAAAAAAAAAAAAAAAAAHAgAAZHJzL2Rvd25yZXYueG1sUEsFBgAAAAADAAMAtwAAAPoCAAAAAA==&#10;">
                  <v:shape id="Freeform 413" o:spid="_x0000_s1210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" path="m1039,677r-998,l58,691r12,7l106,713r14,l132,715r816,l962,713r12,-3l989,708r12,-5l1010,698r10,-7l1022,691r17,-14xe" stroked="f">
                    <v:path arrowok="t" o:connecttype="custom" o:connectlocs="1039,677;41,677;58,691;70,698;106,713;120,713;132,715;948,715;962,713;974,710;989,708;1001,703;1010,698;1020,691;1022,691;1039,677" o:connectangles="0,0,0,0,0,0,0,0,0,0,0,0,0,0,0,0"/>
                  </v:shape>
                  <v:shape id="Freeform 412" o:spid="_x0000_s1211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" path="m960,l118,,103,2,91,5,79,10,67,17r-9,5l58,24,41,36r-3,2l24,55r,3l22,58,14,70,5,94,,118,,598r2,12l7,622r3,14l17,646r5,9l24,658r14,16l38,677r82,l113,674,94,670,83,662r-1,l68,650r-1,l65,648,53,634r-5,-8l46,619r-5,-9l38,600r,-490l41,103r5,-9l50,86r4,-7l53,79,65,65r2,-3l68,62,82,53r-3,l86,48,96,43r10,-2l113,38r9,l132,36r907,l1022,24r,-2l1020,22r-10,-8l986,5,974,2,960,xe" stroked="f">
                    <v:path arrowok="t" o:connecttype="custom" o:connectlocs="118,0;91,5;67,17;58,24;38,38;24,58;14,70;0,118;2,610;10,636;22,655;38,674;120,677;94,670;82,662;67,650;65,648;53,634;46,619;38,600;41,103;50,86;53,79;65,65;68,62;79,53;96,43;113,38;132,36;1022,24;1020,22;986,5;960,0" o:connectangles="0,0,0,0,0,0,0,0,0,0,0,0,0,0,0,0,0,0,0,0,0,0,0,0,0,0,0,0,0,0,0,0,0"/>
                  </v:shape>
                  <v:shape id="Freeform 411" o:spid="_x0000_s1212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" path="m1001,660r-10,5l984,670r-19,4l958,677r84,l1042,674r10,-12l998,662r3,-2xe" stroked="f">
                    <v:path arrowok="t" o:connecttype="custom" o:connectlocs="1001,660;991,665;984,670;965,674;958,677;1042,677;1042,674;1052,662;998,662;1001,660" o:connectangles="0,0,0,0,0,0,0,0,0,0"/>
                  </v:shape>
                  <v:shape id="Freeform 410" o:spid="_x0000_s1213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" path="m79,660r3,2l83,662r-4,-2xe" stroked="f">
                    <v:path arrowok="t" o:connecttype="custom" o:connectlocs="79,660;82,662;83,662;79,660" o:connectangles="0,0,0,0"/>
                  </v:shape>
                  <v:shape id="Freeform 409" o:spid="_x0000_s1214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" path="m1014,649r-16,13l1052,662r4,-4l1056,655r2,l1061,650r-48,l1014,649xe" stroked="f">
                    <v:path arrowok="t" o:connecttype="custom" o:connectlocs="1014,649;998,662;1052,662;1056,658;1056,655;1058,655;1061,650;1013,650;1014,649" o:connectangles="0,0,0,0,0,0,0,0,0"/>
                  </v:shape>
                  <v:shape id="Freeform 408" o:spid="_x0000_s1215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" path="m65,648r2,2l66,649r-1,-1xe" stroked="f">
                    <v:path arrowok="t" o:connecttype="custom" o:connectlocs="65,648;67,650;66,649;65,648" o:connectangles="0,0,0,0"/>
                  </v:shape>
                  <v:shape id="Freeform 407" o:spid="_x0000_s1216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" path="m66,649r1,1l68,650r-2,-1xe" stroked="f">
                    <v:path arrowok="t" o:connecttype="custom" o:connectlocs="66,649;67,650;68,650;66,649" o:connectangles="0,0,0,0"/>
                  </v:shape>
                  <v:shape id="Freeform 406" o:spid="_x0000_s1217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" path="m1015,648r-1,1l1013,650r2,-2xe" stroked="f">
                    <v:path arrowok="t" o:connecttype="custom" o:connectlocs="1015,648;1014,649;1013,650;1015,648" o:connectangles="0,0,0,0"/>
                  </v:shape>
                  <v:shape id="Freeform 405" o:spid="_x0000_s1218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" path="m1062,648r-47,l1013,650r48,l1062,648xe" stroked="f">
                    <v:path arrowok="t" o:connecttype="custom" o:connectlocs="1062,648;1015,648;1013,650;1061,650;1062,648" o:connectangles="0,0,0,0,0"/>
                  </v:shape>
                  <v:shape id="Freeform 404" o:spid="_x0000_s1219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" path="m65,648r,l66,649r-1,-1xe" stroked="f">
                    <v:path arrowok="t" o:connecttype="custom" o:connectlocs="65,648;65,648;66,649;65,648" o:connectangles="0,0,0,0"/>
                  </v:shape>
                  <v:shape id="Freeform 403" o:spid="_x0000_s1220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" path="m1070,634r-43,l1014,649r1,-1l1062,648r1,-2l1070,634xe" stroked="f">
                    <v:path arrowok="t" o:connecttype="custom" o:connectlocs="1070,634;1027,634;1014,649;1015,648;1062,648;1063,646;1070,634" o:connectangles="0,0,0,0,0,0,0"/>
                  </v:shape>
                  <v:shape id="Freeform 402" o:spid="_x0000_s1221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" path="m53,634r,l55,636r-2,-2xe" stroked="f">
                    <v:path arrowok="t" o:connecttype="custom" o:connectlocs="53,634;53,634;55,636;53,634" o:connectangles="0,0,0,0"/>
                  </v:shape>
                  <v:shape id="Freeform 401" o:spid="_x0000_s1222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" path="m1025,77r7,9l1034,96r5,7l1039,113r3,9l1042,593r-5,19l1034,619r-4,10l1025,636r2,-2l1070,634r3,-12l1078,607r2,-12l1080,130r-2,-12l1078,103,1068,79r-41,l1025,77xe" stroked="f">
                    <v:path arrowok="t" o:connecttype="custom" o:connectlocs="1025,77;1032,86;1034,96;1039,103;1039,113;1042,122;1042,593;1037,612;1034,619;1030,629;1025,636;1027,634;1070,634;1073,622;1078,607;1080,595;1080,130;1078,118;1078,103;1068,79;1027,79;1025,77" o:connectangles="0,0,0,0,0,0,0,0,0,0,0,0,0,0,0,0,0,0,0,0,0,0"/>
                  </v:shape>
                  <v:shape id="Freeform 400" o:spid="_x0000_s1223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" path="m55,77r-2,2l54,79r1,-2xe" stroked="f">
                    <v:path arrowok="t" o:connecttype="custom" o:connectlocs="55,77;53,79;54,79;55,77" o:connectangles="0,0,0,0"/>
                  </v:shape>
                  <v:shape id="Freeform 399" o:spid="_x0000_s1224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" path="m1014,64r13,15l1068,79r-5,-12l1062,65r-47,l1014,64xe" stroked="f">
                    <v:path arrowok="t" o:connecttype="custom" o:connectlocs="1014,64;1027,79;1068,79;1063,67;1062,65;1015,65;1014,64" o:connectangles="0,0,0,0,0,0,0"/>
                  </v:shape>
                  <v:shape id="Freeform 398" o:spid="_x0000_s1225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" path="m67,62r-2,3l66,64r1,-2xe" stroked="f">
                    <v:path arrowok="t" o:connecttype="custom" o:connectlocs="67,62;65,65;66,64;67,62" o:connectangles="0,0,0,0"/>
                  </v:shape>
                  <v:shape id="Freeform 397" o:spid="_x0000_s1226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" path="m66,64r-1,1l66,64xe" stroked="f">
                    <v:path arrowok="t" o:connecttype="custom" o:connectlocs="66,64;65,65;65,65;66,64" o:connectangles="0,0,0,0"/>
                  </v:shape>
                  <v:shape id="Freeform 396" o:spid="_x0000_s1227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" path="m1013,62r1,2l1015,65r-2,-3xe" stroked="f">
                    <v:path arrowok="t" o:connecttype="custom" o:connectlocs="1013,62;1014,64;1015,65;1013,62" o:connectangles="0,0,0,0"/>
                  </v:shape>
                  <v:shape id="Freeform 395" o:spid="_x0000_s1228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" path="m1061,62r-48,l1015,65r47,l1061,62xe" stroked="f">
                    <v:path arrowok="t" o:connecttype="custom" o:connectlocs="1061,62;1013,62;1015,65;1062,65;1061,62" o:connectangles="0,0,0,0,0"/>
                  </v:shape>
                  <v:shape id="Freeform 394" o:spid="_x0000_s1229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" path="m68,62r-1,l66,64r2,-2xe" stroked="f">
                    <v:path arrowok="t" o:connecttype="custom" o:connectlocs="68,62;67,62;66,64;68,62" o:connectangles="0,0,0,0"/>
                  </v:shape>
                  <v:shape id="Freeform 393" o:spid="_x0000_s1230" style="position:absolute;width:1080;height:716;visibility:visible;mso-wrap-style:square;v-text-anchor:top" coordsize="1080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" path="m1039,36r-91,l958,38r9,l977,41r9,5l994,48r7,5l998,53r16,11l1013,62r48,l1058,58r-2,l1056,55,1042,38r-3,-2xe" stroked="f">
                    <v:path arrowok="t" o:connecttype="custom" o:connectlocs="1039,36;948,36;958,38;967,38;977,41;986,46;994,48;1001,53;998,53;1014,64;1013,62;1061,62;1058,58;1056,58;1056,55;1042,38;1039,36" o:connectangles="0,0,0,0,0,0,0,0,0,0,0,0,0,0,0,0,0"/>
                  </v:shape>
                  <v:shape id="Text Box 392" o:spid="_x0000_s1231" type="#_x0000_t202" style="position:absolute;width:1080;height:7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we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NY/B5bEAAAA3AAAAA8A&#10;AAAAAAAAAAAAAAAABwIAAGRycy9kb3ducmV2LnhtbFBLBQYAAAAAAwADALcAAAD4AgAAAAA=&#10;" filled="f" stroked="f">
                    <v:textbox inset="0,0,0,0">
                      <w:txbxContent>
                        <w:p w14:paraId="0F6DC1DC" w14:textId="77777777" w:rsidR="003B482B" w:rsidRDefault="003B482B">
                          <w:pPr>
                            <w:spacing w:before="3"/>
                            <w:rPr>
                              <w:rFonts w:ascii="Futura Medium" w:eastAsia="Futura Medium" w:hAnsi="Futura Medium" w:cs="Futura Medium"/>
                              <w:sz w:val="14"/>
                              <w:szCs w:val="14"/>
                            </w:rPr>
                          </w:pPr>
                        </w:p>
                        <w:p w14:paraId="00B2C8DA" w14:textId="77777777" w:rsidR="003B482B" w:rsidRDefault="003B482B">
                          <w:pPr>
                            <w:spacing w:line="168" w:lineRule="exact"/>
                            <w:ind w:left="124" w:right="124" w:firstLine="163"/>
                            <w:rPr>
                              <w:rFonts w:ascii="Calibri" w:eastAsia="Calibri" w:hAnsi="Calibri" w:cs="Calibr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Solution</w:t>
                          </w:r>
                          <w:r>
                            <w:rPr>
                              <w:rFonts w:ascii="Times New Roman"/>
                              <w:spacing w:val="21"/>
                              <w:sz w:val="15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1"/>
                              <w:sz w:val="15"/>
                            </w:rPr>
                            <w:t>Development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ADDDDA2" w14:textId="77777777" w:rsidR="00A726F1" w:rsidRDefault="00A726F1">
      <w:pPr>
        <w:spacing w:before="6"/>
        <w:rPr>
          <w:rFonts w:ascii="Futura Medium" w:eastAsia="Futura Medium" w:hAnsi="Futura Medium" w:cs="Futura Medium"/>
          <w:sz w:val="19"/>
          <w:szCs w:val="19"/>
        </w:rPr>
      </w:pPr>
    </w:p>
    <w:p w14:paraId="7C8C3D68" w14:textId="77777777" w:rsidR="00A726F1" w:rsidRDefault="0007046C">
      <w:pPr>
        <w:ind w:left="151"/>
        <w:jc w:val="both"/>
        <w:rPr>
          <w:rFonts w:ascii="Calibri" w:eastAsia="Calibri" w:hAnsi="Calibri" w:cs="Calibri"/>
          <w:sz w:val="17"/>
          <w:szCs w:val="17"/>
        </w:rPr>
      </w:pPr>
      <w:r>
        <w:rPr>
          <w:rFonts w:ascii="Calibri"/>
          <w:b/>
          <w:color w:val="4E81BD"/>
          <w:sz w:val="17"/>
        </w:rPr>
        <w:t>Figure</w:t>
      </w:r>
      <w:r>
        <w:rPr>
          <w:rFonts w:ascii="Calibri"/>
          <w:b/>
          <w:color w:val="4E81BD"/>
          <w:spacing w:val="-7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4:</w:t>
      </w:r>
      <w:r>
        <w:rPr>
          <w:rFonts w:ascii="Calibri"/>
          <w:b/>
          <w:color w:val="4E81BD"/>
          <w:spacing w:val="-4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Problem</w:t>
      </w:r>
      <w:r>
        <w:rPr>
          <w:rFonts w:ascii="Calibri"/>
          <w:b/>
          <w:color w:val="4E81BD"/>
          <w:spacing w:val="-4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solving</w:t>
      </w:r>
      <w:r>
        <w:rPr>
          <w:rFonts w:ascii="Calibri"/>
          <w:b/>
          <w:color w:val="4E81BD"/>
          <w:spacing w:val="-4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cycle</w:t>
      </w:r>
    </w:p>
    <w:p w14:paraId="2B1CA968" w14:textId="77777777" w:rsidR="00A726F1" w:rsidRDefault="00A726F1">
      <w:pPr>
        <w:spacing w:before="9"/>
        <w:rPr>
          <w:rFonts w:ascii="Calibri" w:eastAsia="Calibri" w:hAnsi="Calibri" w:cs="Calibri"/>
          <w:b/>
          <w:bCs/>
          <w:sz w:val="18"/>
          <w:szCs w:val="18"/>
        </w:rPr>
      </w:pPr>
    </w:p>
    <w:p w14:paraId="059BC08B" w14:textId="77777777" w:rsidR="00A726F1" w:rsidRDefault="0007046C">
      <w:pPr>
        <w:pStyle w:val="BodyText"/>
        <w:ind w:left="151" w:firstLine="0"/>
        <w:jc w:val="both"/>
      </w:pPr>
      <w:r>
        <w:rPr>
          <w:color w:val="585858"/>
          <w:w w:val="105"/>
        </w:rPr>
        <w:t>Short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Cycle</w:t>
      </w:r>
    </w:p>
    <w:p w14:paraId="43364C18" w14:textId="77777777" w:rsidR="00A726F1" w:rsidRDefault="0007046C">
      <w:pPr>
        <w:pStyle w:val="BodyText"/>
        <w:spacing w:before="159" w:line="288" w:lineRule="auto"/>
        <w:ind w:left="151" w:right="159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short-term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cycle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biased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 xml:space="preserve">toward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w w:val="105"/>
        </w:rPr>
        <w:t xml:space="preserve"> is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focused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fixing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daily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operational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problems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needed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rFonts w:ascii="Times New Roman"/>
          <w:color w:val="585858"/>
          <w:spacing w:val="77"/>
          <w:w w:val="104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near-term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plan,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while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assessing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operational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efficiency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continuously.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rFonts w:ascii="Times New Roman"/>
          <w:color w:val="585858"/>
          <w:spacing w:val="89"/>
          <w:w w:val="104"/>
        </w:rPr>
        <w:t xml:space="preserve"> </w:t>
      </w:r>
      <w:r>
        <w:rPr>
          <w:color w:val="585858"/>
          <w:spacing w:val="-1"/>
          <w:w w:val="105"/>
        </w:rPr>
        <w:t xml:space="preserve">developed </w:t>
      </w:r>
      <w:r>
        <w:rPr>
          <w:color w:val="585858"/>
          <w:w w:val="105"/>
        </w:rPr>
        <w:t>by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frontline</w:t>
      </w:r>
      <w:r>
        <w:rPr>
          <w:color w:val="585858"/>
          <w:w w:val="105"/>
        </w:rPr>
        <w:t xml:space="preserve"> and/or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Teams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are executed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quickly using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resources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available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rFonts w:ascii="Times New Roman"/>
          <w:color w:val="585858"/>
          <w:spacing w:val="83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leaders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(OM/PUM). Within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short-term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cycle,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action</w:t>
      </w:r>
      <w:r>
        <w:rPr>
          <w:color w:val="585858"/>
          <w:spacing w:val="-1"/>
          <w:w w:val="105"/>
        </w:rPr>
        <w:t xml:space="preserve"> is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 xml:space="preserve">developed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executed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rFonts w:ascii="Times New Roman"/>
          <w:color w:val="585858"/>
          <w:spacing w:val="87"/>
          <w:w w:val="104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existing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knowledge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experience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Team.</w:t>
      </w:r>
    </w:p>
    <w:p w14:paraId="15120605" w14:textId="77777777" w:rsidR="00A726F1" w:rsidRDefault="0007046C">
      <w:pPr>
        <w:pStyle w:val="BodyText"/>
        <w:spacing w:before="111"/>
        <w:ind w:left="151" w:firstLine="0"/>
        <w:jc w:val="both"/>
      </w:pPr>
      <w:r>
        <w:rPr>
          <w:color w:val="585858"/>
          <w:w w:val="105"/>
        </w:rPr>
        <w:t>Long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Cycle</w:t>
      </w:r>
    </w:p>
    <w:p w14:paraId="6F7DA45D" w14:textId="77777777" w:rsidR="00A726F1" w:rsidRDefault="0007046C">
      <w:pPr>
        <w:pStyle w:val="BodyText"/>
        <w:spacing w:before="159" w:line="288" w:lineRule="auto"/>
        <w:ind w:left="151" w:right="160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long-term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cycle</w:t>
      </w:r>
      <w:r>
        <w:rPr>
          <w:color w:val="585858"/>
          <w:w w:val="105"/>
        </w:rPr>
        <w:t xml:space="preserve"> is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focused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improvement where problems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"/>
          <w:w w:val="105"/>
        </w:rPr>
        <w:t xml:space="preserve"> sufficiently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understood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rFonts w:ascii="Times New Roman"/>
          <w:color w:val="585858"/>
          <w:spacing w:val="72"/>
          <w:w w:val="104"/>
        </w:rPr>
        <w:t xml:space="preserve"> </w:t>
      </w:r>
      <w:r>
        <w:rPr>
          <w:color w:val="585858"/>
          <w:spacing w:val="-1"/>
          <w:w w:val="105"/>
        </w:rPr>
        <w:t>enable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taken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1"/>
          <w:w w:val="105"/>
        </w:rPr>
        <w:t>to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address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specific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1"/>
          <w:w w:val="105"/>
        </w:rPr>
        <w:t>and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achieve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long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sustainable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improvement.</w:t>
      </w:r>
      <w:r>
        <w:rPr>
          <w:rFonts w:ascii="Times New Roman"/>
          <w:color w:val="585858"/>
          <w:spacing w:val="119"/>
          <w:w w:val="104"/>
        </w:rPr>
        <w:t xml:space="preserve"> </w:t>
      </w:r>
      <w:r>
        <w:rPr>
          <w:color w:val="585858"/>
          <w:spacing w:val="-1"/>
          <w:w w:val="105"/>
        </w:rPr>
        <w:t>Corrective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developed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after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investigation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completed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clearly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understood</w:t>
      </w:r>
      <w:r>
        <w:rPr>
          <w:rFonts w:ascii="Times New Roman"/>
          <w:color w:val="585858"/>
          <w:spacing w:val="95"/>
          <w:w w:val="104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executed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resources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execution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teams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within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Projects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Turnaround</w:t>
      </w:r>
      <w:r>
        <w:rPr>
          <w:color w:val="585858"/>
          <w:spacing w:val="12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organisations</w:t>
      </w:r>
      <w:proofErr w:type="spellEnd"/>
      <w:r>
        <w:rPr>
          <w:color w:val="585858"/>
          <w:spacing w:val="-1"/>
          <w:w w:val="105"/>
        </w:rPr>
        <w:t>.</w:t>
      </w:r>
      <w:r>
        <w:rPr>
          <w:rFonts w:ascii="Times New Roman"/>
          <w:color w:val="585858"/>
          <w:spacing w:val="112"/>
          <w:w w:val="104"/>
        </w:rPr>
        <w:t xml:space="preserve"> </w:t>
      </w:r>
      <w:r>
        <w:rPr>
          <w:color w:val="585858"/>
          <w:spacing w:val="-1"/>
          <w:w w:val="105"/>
        </w:rPr>
        <w:t>Within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long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37"/>
          <w:w w:val="105"/>
        </w:rPr>
        <w:t xml:space="preserve"> </w:t>
      </w:r>
      <w:r>
        <w:rPr>
          <w:color w:val="585858"/>
          <w:spacing w:val="-1"/>
          <w:w w:val="105"/>
        </w:rPr>
        <w:t>cycle,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often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needed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spacing w:val="1"/>
          <w:w w:val="105"/>
        </w:rPr>
        <w:t>to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prevent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reduce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likelihood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threat</w:t>
      </w:r>
      <w:r>
        <w:rPr>
          <w:rFonts w:ascii="Times New Roman"/>
          <w:color w:val="585858"/>
          <w:spacing w:val="55"/>
          <w:w w:val="104"/>
        </w:rPr>
        <w:t xml:space="preserve"> </w:t>
      </w:r>
      <w:proofErr w:type="spellStart"/>
      <w:r>
        <w:rPr>
          <w:color w:val="585858"/>
          <w:spacing w:val="-1"/>
          <w:w w:val="105"/>
        </w:rPr>
        <w:t>materialising</w:t>
      </w:r>
      <w:proofErr w:type="spellEnd"/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before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longer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corrective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developed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implemented.</w:t>
      </w:r>
    </w:p>
    <w:p w14:paraId="4217669E" w14:textId="77777777" w:rsidR="00A726F1" w:rsidRDefault="0007046C">
      <w:pPr>
        <w:pStyle w:val="BodyText"/>
        <w:spacing w:before="111"/>
        <w:ind w:left="151" w:firstLine="0"/>
        <w:jc w:val="both"/>
      </w:pP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objective,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following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carried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out.</w:t>
      </w:r>
    </w:p>
    <w:p w14:paraId="16C8855B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/>
        <w:ind w:hanging="333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specific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aspect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 requiring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analysis.</w:t>
      </w:r>
    </w:p>
    <w:p w14:paraId="25B0B240" w14:textId="77777777" w:rsidR="00A726F1" w:rsidRDefault="00A726F1">
      <w:p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06B311F4" w14:textId="77777777" w:rsidR="00A726F1" w:rsidRDefault="00A726F1">
      <w:pPr>
        <w:spacing w:before="11"/>
        <w:rPr>
          <w:rFonts w:ascii="Futura Medium" w:eastAsia="Futura Medium" w:hAnsi="Futura Medium" w:cs="Futura Medium"/>
          <w:sz w:val="16"/>
          <w:szCs w:val="16"/>
        </w:rPr>
      </w:pPr>
    </w:p>
    <w:p w14:paraId="1EC462CF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06" w:line="288" w:lineRule="auto"/>
        <w:ind w:right="165" w:hanging="333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purpose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"/>
          <w:w w:val="105"/>
        </w:rPr>
        <w:t xml:space="preserve"> investigation,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you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want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"/>
          <w:w w:val="105"/>
        </w:rPr>
        <w:t xml:space="preserve"> find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out.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Typically,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purpose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rFonts w:ascii="Times New Roman"/>
          <w:color w:val="585858"/>
          <w:spacing w:val="74"/>
          <w:w w:val="104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find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out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why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something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happened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happening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(discover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causes).</w:t>
      </w:r>
    </w:p>
    <w:p w14:paraId="6F0F5645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8" w:lineRule="exact"/>
        <w:ind w:hanging="333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level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resourcing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needed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achieve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outcome:</w:t>
      </w:r>
    </w:p>
    <w:p w14:paraId="3A6D8250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48" w:line="244" w:lineRule="auto"/>
        <w:ind w:left="821" w:right="4511" w:firstLine="0"/>
      </w:pPr>
      <w:r>
        <w:rPr>
          <w:color w:val="585858"/>
          <w:w w:val="105"/>
        </w:rPr>
        <w:t>Enhanced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(EPST)</w:t>
      </w:r>
      <w:r>
        <w:rPr>
          <w:rFonts w:ascii="Times New Roman"/>
          <w:color w:val="585858"/>
          <w:spacing w:val="29"/>
          <w:w w:val="104"/>
        </w:rPr>
        <w:t xml:space="preserve"> </w:t>
      </w:r>
      <w:r>
        <w:rPr>
          <w:rFonts w:ascii="Courier New"/>
          <w:color w:val="585858"/>
        </w:rPr>
        <w:t>o</w:t>
      </w:r>
      <w:r>
        <w:rPr>
          <w:rFonts w:ascii="Courier New"/>
          <w:color w:val="585858"/>
        </w:rPr>
        <w:tab/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Team/Technical</w:t>
      </w:r>
      <w:r>
        <w:rPr>
          <w:color w:val="585858"/>
          <w:spacing w:val="-12"/>
          <w:w w:val="105"/>
        </w:rPr>
        <w:t xml:space="preserve"> </w:t>
      </w:r>
      <w:proofErr w:type="gramStart"/>
      <w:r>
        <w:rPr>
          <w:color w:val="585858"/>
          <w:spacing w:val="-1"/>
          <w:w w:val="105"/>
        </w:rPr>
        <w:t>Resources</w:t>
      </w:r>
      <w:r>
        <w:rPr>
          <w:rFonts w:ascii="Times New Roman"/>
          <w:color w:val="585858"/>
          <w:w w:val="104"/>
        </w:rPr>
        <w:t xml:space="preserve"> </w:t>
      </w:r>
      <w:r>
        <w:rPr>
          <w:rFonts w:ascii="Times New Roman"/>
          <w:color w:val="585858"/>
          <w:spacing w:val="27"/>
          <w:w w:val="104"/>
        </w:rPr>
        <w:t xml:space="preserve"> </w:t>
      </w:r>
      <w:r>
        <w:rPr>
          <w:rFonts w:ascii="Courier New"/>
          <w:color w:val="585858"/>
        </w:rPr>
        <w:t>o</w:t>
      </w:r>
      <w:proofErr w:type="gramEnd"/>
      <w:r>
        <w:rPr>
          <w:rFonts w:ascii="Courier New"/>
          <w:color w:val="585858"/>
        </w:rPr>
        <w:tab/>
      </w:r>
      <w:r>
        <w:rPr>
          <w:color w:val="585858"/>
          <w:w w:val="105"/>
        </w:rPr>
        <w:t>Front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Line.</w:t>
      </w:r>
    </w:p>
    <w:p w14:paraId="162D0A9C" w14:textId="77777777" w:rsidR="00A726F1" w:rsidRDefault="0007046C">
      <w:pPr>
        <w:pStyle w:val="BodyText"/>
        <w:spacing w:before="113" w:line="288" w:lineRule="auto"/>
        <w:ind w:left="151" w:right="162" w:firstLine="0"/>
        <w:jc w:val="both"/>
      </w:pPr>
      <w:r>
        <w:rPr>
          <w:color w:val="585858"/>
          <w:w w:val="105"/>
        </w:rPr>
        <w:t>Conduct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an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intended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purpose.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Refer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Appendix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2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information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rFonts w:ascii="Times New Roman"/>
          <w:color w:val="585858"/>
          <w:spacing w:val="85"/>
          <w:w w:val="104"/>
        </w:rPr>
        <w:t xml:space="preserve"> </w:t>
      </w:r>
      <w:r>
        <w:rPr>
          <w:color w:val="585858"/>
          <w:w w:val="105"/>
        </w:rPr>
        <w:t>Solving.</w:t>
      </w:r>
    </w:p>
    <w:p w14:paraId="58FCCA74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08" w:line="290" w:lineRule="auto"/>
        <w:ind w:right="165" w:hanging="333"/>
      </w:pPr>
      <w:r>
        <w:rPr>
          <w:color w:val="585858"/>
          <w:spacing w:val="-1"/>
          <w:w w:val="105"/>
        </w:rPr>
        <w:t>Learn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investigation,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i.e.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was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discovered.</w:t>
      </w:r>
      <w:r>
        <w:rPr>
          <w:color w:val="585858"/>
          <w:w w:val="105"/>
        </w:rPr>
        <w:t xml:space="preserve"> 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w w:val="105"/>
        </w:rPr>
        <w:t>Share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findings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rFonts w:ascii="Times New Roman"/>
          <w:color w:val="585858"/>
          <w:spacing w:val="85"/>
          <w:w w:val="104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discuss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insights.</w:t>
      </w:r>
    </w:p>
    <w:p w14:paraId="74EF9E6D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5" w:lineRule="exact"/>
        <w:ind w:hanging="333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desired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outcome,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you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want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achieve.</w:t>
      </w:r>
    </w:p>
    <w:p w14:paraId="279DB715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 w:line="408" w:lineRule="auto"/>
        <w:ind w:left="152" w:right="2683" w:firstLine="336"/>
      </w:pPr>
      <w:r>
        <w:rPr>
          <w:color w:val="585858"/>
          <w:spacing w:val="-1"/>
          <w:w w:val="105"/>
        </w:rPr>
        <w:t>Develop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final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solutions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attain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desired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outcomes.</w:t>
      </w:r>
      <w:r>
        <w:rPr>
          <w:rFonts w:ascii="Times New Roman"/>
          <w:color w:val="585858"/>
          <w:spacing w:val="38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points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success.</w:t>
      </w:r>
    </w:p>
    <w:p w14:paraId="6885614A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6" w:lineRule="exact"/>
        <w:ind w:hanging="333"/>
      </w:pPr>
      <w:r>
        <w:rPr>
          <w:color w:val="585858"/>
          <w:w w:val="105"/>
        </w:rPr>
        <w:t>Causal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preferred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methodology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used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2"/>
          <w:w w:val="105"/>
        </w:rPr>
        <w:t>for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solving.</w:t>
      </w:r>
    </w:p>
    <w:p w14:paraId="5FF24AB8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its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leaders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strong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Reasoning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capability.</w:t>
      </w:r>
    </w:p>
    <w:p w14:paraId="6D2951D4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2"/>
        <w:ind w:hanging="333"/>
      </w:pP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occurs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levels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w w:val="105"/>
        </w:rPr>
        <w:t>.</w:t>
      </w:r>
    </w:p>
    <w:p w14:paraId="65351BD0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Leaders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accountable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ensuring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proposed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corrective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gets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implemented.</w:t>
      </w:r>
    </w:p>
    <w:p w14:paraId="4178E6AF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focus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near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fixes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longer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improvement.</w:t>
      </w:r>
    </w:p>
    <w:p w14:paraId="5636A589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Tool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used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document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record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investigative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decisions.</w:t>
      </w:r>
    </w:p>
    <w:p w14:paraId="09794A12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has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capability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solve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problems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varying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levels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complexity.</w:t>
      </w:r>
    </w:p>
    <w:p w14:paraId="0D1B4B17" w14:textId="77777777" w:rsidR="00A726F1" w:rsidRDefault="00A726F1">
      <w:pPr>
        <w:spacing w:before="9"/>
        <w:rPr>
          <w:rFonts w:ascii="Futura Medium" w:eastAsia="Futura Medium" w:hAnsi="Futura Medium" w:cs="Futura Medium"/>
          <w:sz w:val="16"/>
          <w:szCs w:val="16"/>
        </w:rPr>
      </w:pPr>
    </w:p>
    <w:p w14:paraId="6B1C6DD2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spacing w:before="0"/>
        <w:ind w:hanging="542"/>
        <w:jc w:val="both"/>
      </w:pPr>
      <w:bookmarkStart w:id="15" w:name="_TOC_250013"/>
      <w:r>
        <w:rPr>
          <w:color w:val="585858"/>
          <w:spacing w:val="-1"/>
        </w:rPr>
        <w:t>Opportunity</w:t>
      </w:r>
      <w:r>
        <w:rPr>
          <w:color w:val="585858"/>
          <w:spacing w:val="23"/>
        </w:rPr>
        <w:t xml:space="preserve"> </w:t>
      </w:r>
      <w:r>
        <w:rPr>
          <w:color w:val="585858"/>
          <w:spacing w:val="-1"/>
        </w:rPr>
        <w:t>Framing</w:t>
      </w:r>
      <w:bookmarkEnd w:id="15"/>
    </w:p>
    <w:p w14:paraId="3CAE0188" w14:textId="77777777" w:rsidR="00A726F1" w:rsidRDefault="0007046C">
      <w:pPr>
        <w:pStyle w:val="BodyText"/>
        <w:spacing w:before="121" w:line="288" w:lineRule="auto"/>
        <w:ind w:left="151" w:right="16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objective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select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highest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cost/benefit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delivers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desired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spacing w:val="-1"/>
          <w:w w:val="105"/>
        </w:rPr>
        <w:t>outcome.</w:t>
      </w:r>
    </w:p>
    <w:p w14:paraId="7A7D9C23" w14:textId="77777777" w:rsidR="00A726F1" w:rsidRDefault="0007046C">
      <w:pPr>
        <w:pStyle w:val="BodyText"/>
        <w:spacing w:before="113" w:line="288" w:lineRule="auto"/>
        <w:ind w:left="151" w:right="161" w:firstLine="0"/>
        <w:jc w:val="both"/>
      </w:pP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Framing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stresses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w w:val="105"/>
        </w:rPr>
        <w:t>realise</w:t>
      </w:r>
      <w:proofErr w:type="spellEnd"/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small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improvements,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(“quick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wins”)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rFonts w:ascii="Times New Roman" w:eastAsia="Times New Roman" w:hAnsi="Times New Roman" w:cs="Times New Roman"/>
          <w:color w:val="585858"/>
          <w:spacing w:val="86"/>
          <w:w w:val="104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manage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larger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span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broad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frame.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both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cases,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3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must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frame</w:t>
      </w:r>
      <w:r>
        <w:rPr>
          <w:rFonts w:ascii="Times New Roman" w:eastAsia="Times New Roman" w:hAnsi="Times New Roman" w:cs="Times New Roman"/>
          <w:color w:val="585858"/>
          <w:spacing w:val="107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opportunity,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define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success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criteria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likelihood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success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sufficiently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before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developing</w:t>
      </w:r>
      <w:r>
        <w:rPr>
          <w:rFonts w:ascii="Times New Roman" w:eastAsia="Times New Roman" w:hAnsi="Times New Roman" w:cs="Times New Roman"/>
          <w:color w:val="585858"/>
          <w:spacing w:val="97"/>
          <w:w w:val="104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success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looks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like.</w:t>
      </w:r>
    </w:p>
    <w:p w14:paraId="3FDBF3D5" w14:textId="77777777" w:rsidR="00A726F1" w:rsidRDefault="0007046C">
      <w:pPr>
        <w:pStyle w:val="BodyText"/>
        <w:spacing w:before="116"/>
        <w:ind w:left="15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should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carried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out.</w:t>
      </w:r>
    </w:p>
    <w:p w14:paraId="74261BCD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4"/>
        <w:ind w:left="152" w:firstLine="336"/>
      </w:pPr>
      <w:r>
        <w:rPr>
          <w:color w:val="585858"/>
          <w:spacing w:val="-1"/>
          <w:w w:val="105"/>
        </w:rPr>
        <w:t>Define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its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potential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cost/benefit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(production,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safety,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financial,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etc.).</w:t>
      </w:r>
    </w:p>
    <w:p w14:paraId="7505771D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Determine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success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criteria,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would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true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place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proofErr w:type="spellStart"/>
      <w:r>
        <w:rPr>
          <w:color w:val="585858"/>
          <w:w w:val="105"/>
        </w:rPr>
        <w:t>realise</w:t>
      </w:r>
      <w:proofErr w:type="spellEnd"/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opportunity.</w:t>
      </w:r>
    </w:p>
    <w:p w14:paraId="6DB7863F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Conduct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assessment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select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solution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which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deliver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outcome.</w:t>
      </w:r>
    </w:p>
    <w:p w14:paraId="34A622B0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Share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assessment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findings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was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discovered.</w:t>
      </w:r>
    </w:p>
    <w:p w14:paraId="648D80E5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 w:line="408" w:lineRule="auto"/>
        <w:ind w:left="152" w:right="2282" w:firstLine="336"/>
      </w:pPr>
      <w:r>
        <w:rPr>
          <w:color w:val="585858"/>
          <w:spacing w:val="-1"/>
          <w:w w:val="105"/>
        </w:rPr>
        <w:t>Develop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long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solutions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attain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outcomes.</w:t>
      </w:r>
      <w:r>
        <w:rPr>
          <w:rFonts w:ascii="Times New Roman"/>
          <w:color w:val="585858"/>
          <w:spacing w:val="55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points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success.</w:t>
      </w:r>
    </w:p>
    <w:p w14:paraId="2396AB8F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6" w:lineRule="exact"/>
        <w:ind w:hanging="333"/>
      </w:pP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framed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context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objective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broader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strategy.</w:t>
      </w:r>
    </w:p>
    <w:p w14:paraId="664042AC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-7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occurs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levels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w w:val="105"/>
        </w:rPr>
        <w:t>.</w:t>
      </w:r>
    </w:p>
    <w:p w14:paraId="4A4AA364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Success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criteria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described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commonly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understood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-1"/>
          <w:w w:val="105"/>
        </w:rPr>
        <w:t>.</w:t>
      </w:r>
    </w:p>
    <w:p w14:paraId="2C6B042D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understands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likelihood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value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proposition.</w:t>
      </w:r>
    </w:p>
    <w:p w14:paraId="208C0BD0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Leaders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accountable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ensuring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proposed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7"/>
          <w:w w:val="105"/>
        </w:rPr>
        <w:t xml:space="preserve"> </w:t>
      </w:r>
      <w:proofErr w:type="spellStart"/>
      <w:r>
        <w:rPr>
          <w:color w:val="585858"/>
          <w:w w:val="105"/>
        </w:rPr>
        <w:t>maximise</w:t>
      </w:r>
      <w:proofErr w:type="spellEnd"/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return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investment.</w:t>
      </w:r>
    </w:p>
    <w:p w14:paraId="37ADFFC2" w14:textId="77777777" w:rsidR="00A726F1" w:rsidRDefault="00A726F1">
      <w:p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29397D1C" w14:textId="77777777" w:rsidR="00A726F1" w:rsidRDefault="00A726F1">
      <w:pPr>
        <w:spacing w:before="2"/>
        <w:rPr>
          <w:rFonts w:ascii="Futura Medium" w:eastAsia="Futura Medium" w:hAnsi="Futura Medium" w:cs="Futura Medium"/>
          <w:sz w:val="21"/>
          <w:szCs w:val="21"/>
        </w:rPr>
      </w:pPr>
    </w:p>
    <w:p w14:paraId="1D816787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ind w:hanging="542"/>
        <w:jc w:val="both"/>
      </w:pPr>
      <w:bookmarkStart w:id="16" w:name="_TOC_250012"/>
      <w:r>
        <w:rPr>
          <w:color w:val="585858"/>
          <w:spacing w:val="-1"/>
        </w:rPr>
        <w:t>Take</w:t>
      </w:r>
      <w:r>
        <w:rPr>
          <w:color w:val="585858"/>
          <w:spacing w:val="14"/>
        </w:rPr>
        <w:t xml:space="preserve"> </w:t>
      </w:r>
      <w:r>
        <w:rPr>
          <w:color w:val="585858"/>
          <w:spacing w:val="-1"/>
        </w:rPr>
        <w:t>Action</w:t>
      </w:r>
      <w:bookmarkEnd w:id="16"/>
    </w:p>
    <w:p w14:paraId="086D5D0B" w14:textId="77777777" w:rsidR="00A726F1" w:rsidRDefault="0007046C">
      <w:pPr>
        <w:pStyle w:val="BodyText"/>
        <w:spacing w:before="123" w:line="288" w:lineRule="auto"/>
        <w:ind w:left="151" w:firstLine="0"/>
      </w:pP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objective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execute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agreed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action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items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resolve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problems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proofErr w:type="spellStart"/>
      <w:r>
        <w:rPr>
          <w:color w:val="585858"/>
          <w:w w:val="105"/>
        </w:rPr>
        <w:t>realise</w:t>
      </w:r>
      <w:proofErr w:type="spellEnd"/>
      <w:r>
        <w:rPr>
          <w:rFonts w:ascii="Times New Roman"/>
          <w:color w:val="585858"/>
          <w:spacing w:val="65"/>
          <w:w w:val="104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improvements.</w:t>
      </w:r>
    </w:p>
    <w:p w14:paraId="66972EE8" w14:textId="77777777" w:rsidR="00A726F1" w:rsidRDefault="0007046C">
      <w:pPr>
        <w:pStyle w:val="BodyText"/>
        <w:spacing w:before="110"/>
        <w:ind w:left="151" w:firstLine="0"/>
        <w:jc w:val="both"/>
      </w:pP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objective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carried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out.</w:t>
      </w:r>
    </w:p>
    <w:p w14:paraId="50EF7829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 w:line="290" w:lineRule="auto"/>
        <w:ind w:right="165" w:hanging="333"/>
      </w:pPr>
      <w:r>
        <w:rPr>
          <w:color w:val="585858"/>
          <w:spacing w:val="-1"/>
          <w:w w:val="105"/>
        </w:rPr>
        <w:t>Develop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spacing w:val="-1"/>
          <w:w w:val="105"/>
        </w:rPr>
        <w:t>specific,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1"/>
          <w:w w:val="105"/>
        </w:rPr>
        <w:t>bound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actions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achieve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agreed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solution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spacing w:val="-1"/>
          <w:w w:val="105"/>
        </w:rPr>
        <w:t>input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them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into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rFonts w:ascii="Times New Roman" w:eastAsia="Times New Roman" w:hAnsi="Times New Roman" w:cs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Tool/”Whiteboard”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assigned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owner.</w:t>
      </w:r>
    </w:p>
    <w:p w14:paraId="0DE19CBB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3" w:lineRule="exact"/>
        <w:ind w:hanging="333"/>
      </w:pPr>
      <w:r>
        <w:rPr>
          <w:color w:val="585858"/>
          <w:w w:val="105"/>
        </w:rPr>
        <w:t>Clarify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when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actions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need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executed,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who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execute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them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they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funded.</w:t>
      </w:r>
    </w:p>
    <w:p w14:paraId="234671A0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 w:line="406" w:lineRule="auto"/>
        <w:ind w:left="152" w:right="5133" w:firstLine="336"/>
      </w:pPr>
      <w:r>
        <w:rPr>
          <w:color w:val="585858"/>
          <w:w w:val="105"/>
        </w:rPr>
        <w:t>Execute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agreed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timeframe.</w:t>
      </w:r>
      <w:r>
        <w:rPr>
          <w:rFonts w:ascii="Times New Roman"/>
          <w:color w:val="585858"/>
          <w:spacing w:val="20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points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success.</w:t>
      </w:r>
    </w:p>
    <w:p w14:paraId="6081C9BC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9" w:lineRule="exact"/>
        <w:ind w:hanging="333"/>
      </w:pPr>
      <w:r>
        <w:rPr>
          <w:color w:val="585858"/>
          <w:spacing w:val="-1"/>
          <w:w w:val="105"/>
        </w:rPr>
        <w:t>Action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items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endorsed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leadership.</w:t>
      </w:r>
    </w:p>
    <w:p w14:paraId="6E251D7E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items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clear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owner,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budget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execution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plan.</w:t>
      </w:r>
    </w:p>
    <w:p w14:paraId="20E94FB4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Success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criteria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described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commonly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understood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-1"/>
          <w:w w:val="105"/>
        </w:rPr>
        <w:t>.</w:t>
      </w:r>
    </w:p>
    <w:p w14:paraId="31A379A5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understands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likelihood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value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proposition.</w:t>
      </w:r>
    </w:p>
    <w:p w14:paraId="677E6CD5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4"/>
        <w:ind w:hanging="333"/>
      </w:pP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has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strong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execution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capability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clearly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defined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it.</w:t>
      </w:r>
    </w:p>
    <w:p w14:paraId="78220290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 w:line="290" w:lineRule="auto"/>
        <w:ind w:right="165" w:hanging="333"/>
      </w:pPr>
      <w:r>
        <w:rPr>
          <w:color w:val="585858"/>
          <w:spacing w:val="-1"/>
          <w:w w:val="105"/>
        </w:rPr>
        <w:t>There</w:t>
      </w:r>
      <w:r>
        <w:rPr>
          <w:color w:val="585858"/>
          <w:w w:val="105"/>
        </w:rPr>
        <w:t xml:space="preserve"> is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clear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distinction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between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corrective</w:t>
      </w:r>
      <w:r>
        <w:rPr>
          <w:color w:val="585858"/>
          <w:spacing w:val="-1"/>
          <w:w w:val="105"/>
        </w:rPr>
        <w:t xml:space="preserve"> action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close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gap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w w:val="105"/>
        </w:rPr>
        <w:t xml:space="preserve"> a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rFonts w:ascii="Times New Roman"/>
          <w:color w:val="585858"/>
          <w:spacing w:val="67"/>
          <w:w w:val="104"/>
        </w:rPr>
        <w:t xml:space="preserve"> </w:t>
      </w:r>
      <w:r>
        <w:rPr>
          <w:color w:val="585858"/>
          <w:spacing w:val="-1"/>
          <w:w w:val="105"/>
        </w:rPr>
        <w:t>requirement.</w:t>
      </w:r>
    </w:p>
    <w:p w14:paraId="4BC950B0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23" w:lineRule="exact"/>
        <w:ind w:hanging="333"/>
      </w:pPr>
      <w:r>
        <w:rPr>
          <w:color w:val="585858"/>
          <w:spacing w:val="-1"/>
          <w:w w:val="105"/>
        </w:rPr>
        <w:t>Focus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actions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would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make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biggest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difference.</w:t>
      </w:r>
    </w:p>
    <w:p w14:paraId="05294BE1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46" w:line="290" w:lineRule="auto"/>
        <w:ind w:right="164" w:hanging="333"/>
      </w:pPr>
      <w:r>
        <w:rPr>
          <w:color w:val="585858"/>
          <w:spacing w:val="-1"/>
          <w:w w:val="105"/>
        </w:rPr>
        <w:t>Action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items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actively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managed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ensure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completion,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whiteboard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short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rFonts w:ascii="Times New Roman"/>
          <w:color w:val="585858"/>
          <w:spacing w:val="51"/>
          <w:w w:val="104"/>
        </w:rPr>
        <w:t xml:space="preserve"> </w:t>
      </w:r>
      <w:r>
        <w:rPr>
          <w:color w:val="585858"/>
          <w:w w:val="105"/>
        </w:rPr>
        <w:t>Tool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long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term.</w:t>
      </w:r>
    </w:p>
    <w:p w14:paraId="1C50A559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spacing w:before="161"/>
        <w:ind w:hanging="542"/>
        <w:jc w:val="both"/>
      </w:pPr>
      <w:bookmarkStart w:id="17" w:name="_TOC_250011"/>
      <w:r>
        <w:rPr>
          <w:color w:val="585858"/>
          <w:spacing w:val="-1"/>
        </w:rPr>
        <w:t>Learn</w:t>
      </w:r>
      <w:r>
        <w:rPr>
          <w:color w:val="585858"/>
          <w:spacing w:val="9"/>
        </w:rPr>
        <w:t xml:space="preserve"> </w:t>
      </w:r>
      <w:r>
        <w:rPr>
          <w:color w:val="585858"/>
        </w:rPr>
        <w:t>and</w:t>
      </w:r>
      <w:r>
        <w:rPr>
          <w:color w:val="585858"/>
          <w:spacing w:val="8"/>
        </w:rPr>
        <w:t xml:space="preserve"> </w:t>
      </w:r>
      <w:r>
        <w:rPr>
          <w:color w:val="585858"/>
          <w:spacing w:val="-1"/>
        </w:rPr>
        <w:t>Improve</w:t>
      </w:r>
      <w:bookmarkEnd w:id="17"/>
    </w:p>
    <w:p w14:paraId="5CE3FA0F" w14:textId="77777777" w:rsidR="00A726F1" w:rsidRDefault="0007046C">
      <w:pPr>
        <w:pStyle w:val="BodyText"/>
        <w:spacing w:before="121" w:line="288" w:lineRule="auto"/>
        <w:ind w:left="151" w:right="16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objective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assess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effectiveness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21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action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taken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determine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if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outcome</w:t>
      </w:r>
      <w:r>
        <w:rPr>
          <w:rFonts w:ascii="Times New Roman"/>
          <w:color w:val="585858"/>
          <w:spacing w:val="93"/>
          <w:w w:val="104"/>
        </w:rPr>
        <w:t xml:space="preserve"> </w:t>
      </w:r>
      <w:r>
        <w:rPr>
          <w:color w:val="585858"/>
          <w:w w:val="105"/>
        </w:rPr>
        <w:t>was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achieved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(did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do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did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work)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understanding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equipment,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including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wells</w:t>
      </w:r>
      <w:r>
        <w:rPr>
          <w:rFonts w:ascii="Times New Roman"/>
          <w:color w:val="585858"/>
          <w:spacing w:val="63"/>
          <w:w w:val="104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facilities,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system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which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was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taken.</w:t>
      </w:r>
    </w:p>
    <w:p w14:paraId="30FCEA2A" w14:textId="77777777" w:rsidR="00A726F1" w:rsidRDefault="0007046C">
      <w:pPr>
        <w:pStyle w:val="BodyText"/>
        <w:spacing w:before="110"/>
        <w:ind w:left="151" w:firstLine="0"/>
        <w:jc w:val="both"/>
      </w:pP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objective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carried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out.</w:t>
      </w:r>
    </w:p>
    <w:p w14:paraId="71B0297E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7"/>
        <w:ind w:hanging="333"/>
      </w:pPr>
      <w:r>
        <w:rPr>
          <w:color w:val="585858"/>
          <w:w w:val="105"/>
        </w:rPr>
        <w:t>Assess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effectiveness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implemented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solutions:</w:t>
      </w:r>
    </w:p>
    <w:p w14:paraId="0E34B79E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48"/>
      </w:pPr>
      <w:r>
        <w:rPr>
          <w:color w:val="585858"/>
          <w:w w:val="105"/>
        </w:rPr>
        <w:t>check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see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agreed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actions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been completed</w:t>
      </w:r>
    </w:p>
    <w:p w14:paraId="1774F128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4"/>
      </w:pPr>
      <w:r>
        <w:rPr>
          <w:color w:val="585858"/>
          <w:spacing w:val="-1"/>
          <w:w w:val="105"/>
        </w:rPr>
        <w:t>compare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outcome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actions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taken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was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expected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(the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outcome).</w:t>
      </w:r>
    </w:p>
    <w:p w14:paraId="7C544D51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2"/>
        <w:ind w:hanging="333"/>
      </w:pPr>
      <w:r>
        <w:rPr>
          <w:color w:val="585858"/>
          <w:w w:val="105"/>
        </w:rPr>
        <w:t>Capture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discuss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insights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solution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effectiveness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review.</w:t>
      </w:r>
    </w:p>
    <w:p w14:paraId="492708B2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48" w:line="247" w:lineRule="auto"/>
        <w:ind w:right="158"/>
        <w:jc w:val="both"/>
      </w:pPr>
      <w:r>
        <w:rPr>
          <w:color w:val="585858"/>
          <w:spacing w:val="-1"/>
          <w:w w:val="105"/>
        </w:rPr>
        <w:t>Develop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new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understanding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personal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collective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insights,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discuss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things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rFonts w:ascii="Times New Roman"/>
          <w:color w:val="585858"/>
          <w:spacing w:val="74"/>
          <w:w w:val="104"/>
        </w:rPr>
        <w:t xml:space="preserve"> </w:t>
      </w:r>
      <w:r>
        <w:rPr>
          <w:color w:val="585858"/>
          <w:w w:val="105"/>
        </w:rPr>
        <w:t>now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engage </w:t>
      </w:r>
      <w:r>
        <w:rPr>
          <w:color w:val="585858"/>
          <w:w w:val="105"/>
        </w:rPr>
        <w:t>in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larger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dialogue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"/>
          <w:w w:val="105"/>
        </w:rPr>
        <w:t xml:space="preserve"> align </w:t>
      </w:r>
      <w:r>
        <w:rPr>
          <w:color w:val="585858"/>
          <w:w w:val="105"/>
        </w:rPr>
        <w:t>understanding.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sure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include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reasoning</w:t>
      </w:r>
      <w:r>
        <w:rPr>
          <w:rFonts w:ascii="Times New Roman"/>
          <w:color w:val="585858"/>
          <w:spacing w:val="48"/>
          <w:w w:val="104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evidence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used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develop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new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understanding.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Refer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Appendix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3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information</w:t>
      </w:r>
      <w:r>
        <w:rPr>
          <w:rFonts w:ascii="Times New Roman"/>
          <w:color w:val="585858"/>
          <w:spacing w:val="61"/>
          <w:w w:val="104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Reasoning.</w:t>
      </w:r>
    </w:p>
    <w:p w14:paraId="798580A2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3"/>
        <w:ind w:hanging="333"/>
      </w:pPr>
      <w:r>
        <w:rPr>
          <w:color w:val="585858"/>
          <w:w w:val="105"/>
        </w:rPr>
        <w:t>Share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successes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8"/>
          <w:w w:val="105"/>
        </w:rPr>
        <w:t xml:space="preserve"> </w:t>
      </w:r>
      <w:proofErr w:type="spellStart"/>
      <w:r>
        <w:rPr>
          <w:color w:val="585858"/>
          <w:w w:val="105"/>
        </w:rPr>
        <w:t>realisation</w:t>
      </w:r>
      <w:proofErr w:type="spellEnd"/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threat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mitigation.</w:t>
      </w:r>
    </w:p>
    <w:p w14:paraId="11A4BD3E" w14:textId="77777777" w:rsidR="00A726F1" w:rsidRDefault="0007046C">
      <w:pPr>
        <w:pStyle w:val="BodyText"/>
        <w:numPr>
          <w:ilvl w:val="3"/>
          <w:numId w:val="7"/>
        </w:numPr>
        <w:tabs>
          <w:tab w:val="left" w:pos="1158"/>
        </w:tabs>
        <w:spacing w:before="44" w:line="246" w:lineRule="auto"/>
        <w:ind w:right="161"/>
        <w:jc w:val="both"/>
      </w:pPr>
      <w:r>
        <w:rPr>
          <w:color w:val="585858"/>
          <w:spacing w:val="-1"/>
          <w:w w:val="105"/>
        </w:rPr>
        <w:t>Review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Tool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applicability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other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Assets’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opportunities.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See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 w:eastAsia="Times New Roman" w:hAnsi="Times New Roman" w:cs="Times New Roman"/>
          <w:color w:val="585858"/>
          <w:spacing w:val="37"/>
          <w:w w:val="104"/>
        </w:rPr>
        <w:t xml:space="preserve"> </w:t>
      </w:r>
      <w:r>
        <w:rPr>
          <w:color w:val="585858"/>
          <w:spacing w:val="-1"/>
          <w:w w:val="105"/>
        </w:rPr>
        <w:t>link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Global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List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Appendix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1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example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proactive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identification.</w:t>
      </w:r>
    </w:p>
    <w:p w14:paraId="77FCA6B2" w14:textId="77777777" w:rsidR="00A726F1" w:rsidRDefault="0007046C">
      <w:pPr>
        <w:pStyle w:val="BodyText"/>
        <w:spacing w:before="116"/>
        <w:ind w:left="15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points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success.</w:t>
      </w:r>
    </w:p>
    <w:p w14:paraId="3293FD31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before="154" w:line="290" w:lineRule="auto"/>
        <w:ind w:right="165" w:hanging="333"/>
      </w:pPr>
      <w:r>
        <w:rPr>
          <w:color w:val="585858"/>
          <w:spacing w:val="-1"/>
          <w:w w:val="105"/>
        </w:rPr>
        <w:t>Learning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viewed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shift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1"/>
          <w:w w:val="105"/>
        </w:rPr>
        <w:t>in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understanding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perspective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align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effectively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current</w:t>
      </w:r>
      <w:r>
        <w:rPr>
          <w:rFonts w:ascii="Times New Roman"/>
          <w:color w:val="585858"/>
          <w:spacing w:val="82"/>
          <w:w w:val="104"/>
        </w:rPr>
        <w:t xml:space="preserve"> </w:t>
      </w:r>
      <w:r>
        <w:rPr>
          <w:color w:val="585858"/>
          <w:w w:val="105"/>
        </w:rPr>
        <w:t>operating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context.</w:t>
      </w:r>
    </w:p>
    <w:p w14:paraId="72650475" w14:textId="77777777" w:rsidR="00A726F1" w:rsidRDefault="0007046C">
      <w:pPr>
        <w:pStyle w:val="BodyText"/>
        <w:numPr>
          <w:ilvl w:val="2"/>
          <w:numId w:val="7"/>
        </w:numPr>
        <w:tabs>
          <w:tab w:val="left" w:pos="822"/>
        </w:tabs>
        <w:spacing w:line="290" w:lineRule="auto"/>
        <w:ind w:right="165" w:hanging="333"/>
      </w:pPr>
      <w:r>
        <w:rPr>
          <w:color w:val="585858"/>
          <w:spacing w:val="-1"/>
          <w:w w:val="105"/>
        </w:rPr>
        <w:t>Learning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about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is created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system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which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taken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viewed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necessary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step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improving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performance.</w:t>
      </w:r>
    </w:p>
    <w:p w14:paraId="2868FD88" w14:textId="77777777" w:rsidR="00A726F1" w:rsidRDefault="00A726F1">
      <w:pPr>
        <w:spacing w:line="290" w:lineRule="auto"/>
        <w:sectPr w:rsidR="00A726F1">
          <w:footerReference w:type="default" r:id="rId14"/>
          <w:pgSz w:w="12240" w:h="15840"/>
          <w:pgMar w:top="1280" w:right="1720" w:bottom="1060" w:left="1720" w:header="832" w:footer="862" w:gutter="0"/>
          <w:pgNumType w:start="10"/>
          <w:cols w:space="720"/>
        </w:sectPr>
      </w:pPr>
    </w:p>
    <w:p w14:paraId="5ED31C27" w14:textId="77777777" w:rsidR="00A726F1" w:rsidRDefault="00A726F1">
      <w:pPr>
        <w:spacing w:before="2"/>
        <w:rPr>
          <w:rFonts w:ascii="Futura Medium" w:eastAsia="Futura Medium" w:hAnsi="Futura Medium" w:cs="Futura Medium"/>
          <w:sz w:val="21"/>
          <w:szCs w:val="21"/>
        </w:rPr>
      </w:pPr>
    </w:p>
    <w:p w14:paraId="63EBE486" w14:textId="77777777" w:rsidR="00A726F1" w:rsidRDefault="0007046C">
      <w:pPr>
        <w:pStyle w:val="Heading1"/>
        <w:numPr>
          <w:ilvl w:val="1"/>
          <w:numId w:val="7"/>
        </w:numPr>
        <w:tabs>
          <w:tab w:val="left" w:pos="695"/>
        </w:tabs>
        <w:ind w:hanging="542"/>
        <w:jc w:val="both"/>
      </w:pPr>
      <w:bookmarkStart w:id="18" w:name="_TOC_250010"/>
      <w:r>
        <w:rPr>
          <w:color w:val="585858"/>
          <w:spacing w:val="-1"/>
        </w:rPr>
        <w:t>Process</w:t>
      </w:r>
      <w:r>
        <w:rPr>
          <w:color w:val="585858"/>
          <w:spacing w:val="19"/>
        </w:rPr>
        <w:t xml:space="preserve"> </w:t>
      </w:r>
      <w:r>
        <w:rPr>
          <w:color w:val="585858"/>
          <w:spacing w:val="-1"/>
        </w:rPr>
        <w:t>Execution</w:t>
      </w:r>
      <w:bookmarkEnd w:id="18"/>
    </w:p>
    <w:p w14:paraId="6BAAD925" w14:textId="77777777" w:rsidR="00A726F1" w:rsidRDefault="0007046C">
      <w:pPr>
        <w:pStyle w:val="BodyText"/>
        <w:spacing w:before="123" w:line="288" w:lineRule="auto"/>
        <w:ind w:left="151" w:right="161" w:firstLine="0"/>
        <w:jc w:val="both"/>
      </w:pPr>
      <w:r>
        <w:rPr>
          <w:color w:val="585858"/>
          <w:spacing w:val="-1"/>
          <w:w w:val="105"/>
        </w:rPr>
        <w:t>Successful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threat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within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will,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typically,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have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two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distinct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cycles</w:t>
      </w:r>
      <w:r>
        <w:rPr>
          <w:rFonts w:ascii="Times New Roman"/>
          <w:color w:val="585858"/>
          <w:spacing w:val="89"/>
          <w:w w:val="104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objectives.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first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short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management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focused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developed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by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frontline</w:t>
      </w:r>
      <w:r>
        <w:rPr>
          <w:rFonts w:ascii="Times New Roman"/>
          <w:color w:val="585858"/>
          <w:spacing w:val="65"/>
          <w:w w:val="104"/>
        </w:rPr>
        <w:t xml:space="preserve"> </w:t>
      </w:r>
      <w:r>
        <w:rPr>
          <w:color w:val="585858"/>
          <w:spacing w:val="-1"/>
          <w:w w:val="105"/>
        </w:rPr>
        <w:t>and/or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Teams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executed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quickly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(&lt;30days).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second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long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focused</w:t>
      </w:r>
      <w:r>
        <w:rPr>
          <w:rFonts w:ascii="Times New Roman"/>
          <w:color w:val="585858"/>
          <w:spacing w:val="91"/>
          <w:w w:val="104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longer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where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developed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after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assessment.</w:t>
      </w:r>
    </w:p>
    <w:p w14:paraId="145952EF" w14:textId="77777777" w:rsidR="00A726F1" w:rsidRDefault="00A726F1">
      <w:pPr>
        <w:spacing w:before="8"/>
        <w:rPr>
          <w:rFonts w:ascii="Futura Medium" w:eastAsia="Futura Medium" w:hAnsi="Futura Medium" w:cs="Futura Medium"/>
          <w:sz w:val="17"/>
          <w:szCs w:val="17"/>
        </w:rPr>
      </w:pPr>
    </w:p>
    <w:p w14:paraId="41CF6348" w14:textId="77777777" w:rsidR="00A726F1" w:rsidRDefault="0007046C">
      <w:pPr>
        <w:pStyle w:val="Heading2"/>
        <w:numPr>
          <w:ilvl w:val="2"/>
          <w:numId w:val="4"/>
        </w:numPr>
        <w:tabs>
          <w:tab w:val="left" w:pos="1220"/>
        </w:tabs>
      </w:pPr>
      <w:bookmarkStart w:id="19" w:name="_TOC_250009"/>
      <w:r>
        <w:rPr>
          <w:color w:val="585858"/>
          <w:spacing w:val="-1"/>
        </w:rPr>
        <w:t>Short</w:t>
      </w:r>
      <w:r>
        <w:rPr>
          <w:color w:val="585858"/>
          <w:spacing w:val="28"/>
        </w:rPr>
        <w:t xml:space="preserve"> </w:t>
      </w:r>
      <w:r>
        <w:rPr>
          <w:color w:val="585858"/>
        </w:rPr>
        <w:t>Term</w:t>
      </w:r>
      <w:r>
        <w:rPr>
          <w:color w:val="585858"/>
          <w:spacing w:val="29"/>
        </w:rPr>
        <w:t xml:space="preserve"> </w:t>
      </w:r>
      <w:r>
        <w:rPr>
          <w:color w:val="585858"/>
          <w:spacing w:val="-1"/>
        </w:rPr>
        <w:t>Threat/Opportunity</w:t>
      </w:r>
      <w:r>
        <w:rPr>
          <w:color w:val="585858"/>
          <w:spacing w:val="25"/>
        </w:rPr>
        <w:t xml:space="preserve"> </w:t>
      </w:r>
      <w:r>
        <w:rPr>
          <w:color w:val="585858"/>
          <w:spacing w:val="-1"/>
        </w:rPr>
        <w:t>Management</w:t>
      </w:r>
      <w:bookmarkEnd w:id="19"/>
    </w:p>
    <w:p w14:paraId="4C208D6F" w14:textId="77777777" w:rsidR="00A726F1" w:rsidRDefault="0007046C">
      <w:pPr>
        <w:pStyle w:val="BodyText"/>
        <w:spacing w:before="165" w:line="288" w:lineRule="auto"/>
        <w:ind w:left="151" w:right="162" w:firstLine="0"/>
        <w:jc w:val="both"/>
      </w:pPr>
      <w:r>
        <w:rPr>
          <w:color w:val="585858"/>
          <w:spacing w:val="-1"/>
          <w:w w:val="105"/>
        </w:rPr>
        <w:t>Threats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resolved/</w:t>
      </w:r>
      <w:proofErr w:type="spellStart"/>
      <w:r>
        <w:rPr>
          <w:color w:val="585858"/>
          <w:spacing w:val="-1"/>
          <w:w w:val="105"/>
        </w:rPr>
        <w:t>realised</w:t>
      </w:r>
      <w:proofErr w:type="spellEnd"/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near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(~30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days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less)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resources</w:t>
      </w:r>
      <w:r>
        <w:rPr>
          <w:rFonts w:ascii="Times New Roman"/>
          <w:color w:val="585858"/>
          <w:spacing w:val="103"/>
          <w:w w:val="104"/>
        </w:rPr>
        <w:t xml:space="preserve"> </w:t>
      </w:r>
      <w:r>
        <w:rPr>
          <w:color w:val="585858"/>
          <w:spacing w:val="-1"/>
          <w:w w:val="105"/>
        </w:rPr>
        <w:t>available</w:t>
      </w:r>
      <w:r>
        <w:rPr>
          <w:color w:val="585858"/>
          <w:spacing w:val="3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41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39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38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38"/>
          <w:w w:val="105"/>
        </w:rPr>
        <w:t xml:space="preserve"> </w:t>
      </w:r>
      <w:r>
        <w:rPr>
          <w:color w:val="585858"/>
          <w:spacing w:val="-1"/>
          <w:w w:val="105"/>
        </w:rPr>
        <w:t>leader</w:t>
      </w:r>
      <w:r>
        <w:rPr>
          <w:color w:val="585858"/>
          <w:spacing w:val="40"/>
          <w:w w:val="105"/>
        </w:rPr>
        <w:t xml:space="preserve"> </w:t>
      </w:r>
      <w:r>
        <w:rPr>
          <w:color w:val="585858"/>
          <w:spacing w:val="-1"/>
          <w:w w:val="105"/>
        </w:rPr>
        <w:t>(OM/PUM)</w:t>
      </w:r>
      <w:r>
        <w:rPr>
          <w:color w:val="585858"/>
          <w:spacing w:val="39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40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40"/>
          <w:w w:val="105"/>
        </w:rPr>
        <w:t xml:space="preserve"> </w:t>
      </w:r>
      <w:r>
        <w:rPr>
          <w:color w:val="585858"/>
          <w:spacing w:val="-1"/>
          <w:w w:val="105"/>
        </w:rPr>
        <w:t>framed</w:t>
      </w:r>
      <w:r>
        <w:rPr>
          <w:color w:val="585858"/>
          <w:spacing w:val="40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40"/>
          <w:w w:val="105"/>
        </w:rPr>
        <w:t xml:space="preserve"> </w:t>
      </w:r>
      <w:r>
        <w:rPr>
          <w:color w:val="585858"/>
          <w:w w:val="105"/>
        </w:rPr>
        <w:t>managed</w:t>
      </w:r>
      <w:r>
        <w:rPr>
          <w:color w:val="585858"/>
          <w:spacing w:val="40"/>
          <w:w w:val="105"/>
        </w:rPr>
        <w:t xml:space="preserve"> </w:t>
      </w:r>
      <w:r>
        <w:rPr>
          <w:color w:val="585858"/>
          <w:w w:val="105"/>
        </w:rPr>
        <w:t>using</w:t>
      </w:r>
      <w:r>
        <w:rPr>
          <w:color w:val="585858"/>
          <w:spacing w:val="38"/>
          <w:w w:val="105"/>
        </w:rPr>
        <w:t xml:space="preserve"> </w:t>
      </w:r>
      <w:r>
        <w:rPr>
          <w:color w:val="585858"/>
          <w:w w:val="105"/>
        </w:rPr>
        <w:t>Short</w:t>
      </w:r>
      <w:r>
        <w:rPr>
          <w:color w:val="585858"/>
          <w:spacing w:val="41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rFonts w:ascii="Times New Roman"/>
          <w:color w:val="585858"/>
          <w:spacing w:val="63"/>
          <w:w w:val="104"/>
        </w:rPr>
        <w:t xml:space="preserve"> </w:t>
      </w: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27"/>
          <w:w w:val="105"/>
        </w:rPr>
        <w:t xml:space="preserve"> </w:t>
      </w:r>
      <w:r>
        <w:rPr>
          <w:color w:val="585858"/>
          <w:w w:val="105"/>
        </w:rPr>
        <w:t>Management.</w:t>
      </w:r>
    </w:p>
    <w:p w14:paraId="17DEB1B8" w14:textId="77777777" w:rsidR="00A726F1" w:rsidRDefault="0007046C">
      <w:pPr>
        <w:pStyle w:val="BodyText"/>
        <w:spacing w:before="110"/>
        <w:ind w:left="151" w:firstLine="0"/>
        <w:jc w:val="both"/>
      </w:pPr>
      <w:r>
        <w:rPr>
          <w:color w:val="585858"/>
          <w:w w:val="105"/>
        </w:rPr>
        <w:t>Activity</w:t>
      </w:r>
    </w:p>
    <w:p w14:paraId="5554A3E1" w14:textId="77777777" w:rsidR="00A726F1" w:rsidRDefault="0007046C">
      <w:pPr>
        <w:pStyle w:val="BodyText"/>
        <w:spacing w:before="159" w:line="288" w:lineRule="auto"/>
        <w:ind w:left="152" w:right="161" w:firstLine="0"/>
        <w:jc w:val="both"/>
      </w:pPr>
      <w:r>
        <w:rPr>
          <w:color w:val="585858"/>
          <w:w w:val="105"/>
        </w:rPr>
        <w:t>During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Team’s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scheduled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daily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meeting,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discussed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rFonts w:ascii="Times New Roman" w:eastAsia="Times New Roman" w:hAnsi="Times New Roman" w:cs="Times New Roman"/>
          <w:color w:val="585858"/>
          <w:spacing w:val="95"/>
          <w:w w:val="104"/>
        </w:rPr>
        <w:t xml:space="preserve"> </w:t>
      </w:r>
      <w:r>
        <w:rPr>
          <w:color w:val="585858"/>
          <w:w w:val="105"/>
        </w:rPr>
        <w:t>specific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focus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on:</w:t>
      </w:r>
    </w:p>
    <w:p w14:paraId="2B1FC5E2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111"/>
        <w:ind w:hanging="333"/>
      </w:pPr>
      <w:r>
        <w:rPr>
          <w:color w:val="585858"/>
          <w:spacing w:val="-1"/>
          <w:w w:val="105"/>
        </w:rPr>
        <w:t>identifying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near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operational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</w:p>
    <w:p w14:paraId="7CF72C17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identifying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improve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current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profile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performance</w:t>
      </w:r>
    </w:p>
    <w:p w14:paraId="31636904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6" w:line="290" w:lineRule="auto"/>
        <w:ind w:right="165" w:hanging="333"/>
      </w:pPr>
      <w:r>
        <w:rPr>
          <w:color w:val="585858"/>
          <w:w w:val="105"/>
        </w:rPr>
        <w:t>when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threat/opportunity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deemed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credible,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OM/PUM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assign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rFonts w:ascii="Times New Roman"/>
          <w:color w:val="585858"/>
          <w:spacing w:val="67"/>
          <w:w w:val="104"/>
        </w:rPr>
        <w:t xml:space="preserve"> </w:t>
      </w:r>
      <w:r>
        <w:rPr>
          <w:color w:val="585858"/>
          <w:w w:val="105"/>
        </w:rPr>
        <w:t>owner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accountable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leading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resolution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</w:p>
    <w:p w14:paraId="4DC07F44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90" w:lineRule="auto"/>
        <w:ind w:right="165" w:hanging="333"/>
      </w:pP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threats/opportunities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1"/>
          <w:w w:val="105"/>
        </w:rPr>
        <w:t>be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captured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whiteboard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reviewed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until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threat</w:t>
      </w:r>
      <w:r>
        <w:rPr>
          <w:rFonts w:ascii="Times New Roman"/>
          <w:color w:val="585858"/>
          <w:spacing w:val="87"/>
          <w:w w:val="104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resolved;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whiteboard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should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contain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following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information:</w:t>
      </w:r>
    </w:p>
    <w:p w14:paraId="6CDF321C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line="231" w:lineRule="exact"/>
      </w:pP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title</w:t>
      </w:r>
    </w:p>
    <w:p w14:paraId="49925747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2"/>
      </w:pP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progress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description</w:t>
      </w:r>
    </w:p>
    <w:p w14:paraId="0E2B296B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</w:pPr>
      <w:r>
        <w:rPr>
          <w:color w:val="585858"/>
          <w:w w:val="105"/>
        </w:rPr>
        <w:t>date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added</w:t>
      </w:r>
    </w:p>
    <w:p w14:paraId="28E0B38E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7"/>
      </w:pP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21"/>
          <w:w w:val="105"/>
        </w:rPr>
        <w:t xml:space="preserve"> </w:t>
      </w:r>
      <w:r>
        <w:rPr>
          <w:color w:val="585858"/>
          <w:w w:val="105"/>
        </w:rPr>
        <w:t>owner</w:t>
      </w:r>
    </w:p>
    <w:p w14:paraId="4F552594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2"/>
      </w:pPr>
      <w:r>
        <w:rPr>
          <w:color w:val="585858"/>
          <w:spacing w:val="-1"/>
          <w:w w:val="105"/>
        </w:rPr>
        <w:t>action</w:t>
      </w:r>
    </w:p>
    <w:p w14:paraId="108F7430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</w:pPr>
      <w:r>
        <w:rPr>
          <w:color w:val="585858"/>
          <w:spacing w:val="-1"/>
          <w:w w:val="105"/>
        </w:rPr>
        <w:t>target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completion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date</w:t>
      </w:r>
    </w:p>
    <w:p w14:paraId="6A690B9C" w14:textId="77777777" w:rsidR="00A726F1" w:rsidRDefault="0007046C">
      <w:pPr>
        <w:spacing w:before="117" w:line="288" w:lineRule="auto"/>
        <w:ind w:left="816" w:right="165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Note:</w:t>
      </w:r>
      <w:r>
        <w:rPr>
          <w:rFonts w:ascii="Futura Medium" w:eastAsia="Futura Medium" w:hAnsi="Futura Medium" w:cs="Futura Medium"/>
          <w:i/>
          <w:color w:val="585858"/>
          <w:spacing w:val="-1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Production</w:t>
      </w:r>
      <w:r>
        <w:rPr>
          <w:rFonts w:ascii="Futura Medium" w:eastAsia="Futura Medium" w:hAnsi="Futura Medium" w:cs="Futura Medium"/>
          <w:i/>
          <w:color w:val="585858"/>
          <w:spacing w:val="-1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Team</w:t>
      </w:r>
      <w:r>
        <w:rPr>
          <w:rFonts w:ascii="Futura Medium" w:eastAsia="Futura Medium" w:hAnsi="Futura Medium" w:cs="Futura Medium"/>
          <w:i/>
          <w:color w:val="585858"/>
          <w:spacing w:val="-1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should</w:t>
      </w:r>
      <w:r>
        <w:rPr>
          <w:rFonts w:ascii="Futura Medium" w:eastAsia="Futura Medium" w:hAnsi="Futura Medium" w:cs="Futura Medium"/>
          <w:i/>
          <w:color w:val="585858"/>
          <w:spacing w:val="-18"/>
          <w:w w:val="105"/>
          <w:sz w:val="18"/>
          <w:szCs w:val="18"/>
        </w:rPr>
        <w:t xml:space="preserve"> </w:t>
      </w:r>
      <w:proofErr w:type="spellStart"/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analyse</w:t>
      </w:r>
      <w:proofErr w:type="spellEnd"/>
      <w:r>
        <w:rPr>
          <w:rFonts w:ascii="Futura Medium" w:eastAsia="Futura Medium" w:hAnsi="Futura Medium" w:cs="Futura Medium"/>
          <w:i/>
          <w:color w:val="585858"/>
          <w:spacing w:val="-1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any</w:t>
      </w:r>
      <w:r>
        <w:rPr>
          <w:rFonts w:ascii="Futura Medium" w:eastAsia="Futura Medium" w:hAnsi="Futura Medium" w:cs="Futura Medium"/>
          <w:i/>
          <w:color w:val="585858"/>
          <w:spacing w:val="-1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evidence</w:t>
      </w:r>
      <w:r>
        <w:rPr>
          <w:rFonts w:ascii="Futura Medium" w:eastAsia="Futura Medium" w:hAnsi="Futura Medium" w:cs="Futura Medium"/>
          <w:i/>
          <w:color w:val="585858"/>
          <w:spacing w:val="-1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associated</w:t>
      </w:r>
      <w:r>
        <w:rPr>
          <w:rFonts w:ascii="Futura Medium" w:eastAsia="Futura Medium" w:hAnsi="Futura Medium" w:cs="Futura Medium"/>
          <w:i/>
          <w:color w:val="585858"/>
          <w:spacing w:val="-18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with</w:t>
      </w:r>
      <w:r>
        <w:rPr>
          <w:rFonts w:ascii="Futura Medium" w:eastAsia="Futura Medium" w:hAnsi="Futura Medium" w:cs="Futura Medium"/>
          <w:i/>
          <w:color w:val="585858"/>
          <w:spacing w:val="-1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the</w:t>
      </w:r>
      <w:r>
        <w:rPr>
          <w:rFonts w:ascii="Futura Medium" w:eastAsia="Futura Medium" w:hAnsi="Futura Medium" w:cs="Futura Medium"/>
          <w:i/>
          <w:color w:val="585858"/>
          <w:spacing w:val="-1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problem</w:t>
      </w:r>
      <w:r>
        <w:rPr>
          <w:rFonts w:ascii="Futura Medium" w:eastAsia="Futura Medium" w:hAnsi="Futura Medium" w:cs="Futura Medium"/>
          <w:i/>
          <w:color w:val="585858"/>
          <w:spacing w:val="-14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prior</w:t>
      </w:r>
      <w:r>
        <w:rPr>
          <w:rFonts w:ascii="Futura Medium" w:eastAsia="Futura Medium" w:hAnsi="Futura Medium" w:cs="Futura Medium"/>
          <w:i/>
          <w:color w:val="585858"/>
          <w:spacing w:val="-1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to</w:t>
      </w:r>
      <w:r>
        <w:rPr>
          <w:rFonts w:ascii="Futura Medium" w:eastAsia="Futura Medium" w:hAnsi="Futura Medium" w:cs="Futura Medium"/>
          <w:i/>
          <w:color w:val="585858"/>
          <w:spacing w:val="-15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developing</w:t>
      </w:r>
      <w:r>
        <w:rPr>
          <w:rFonts w:ascii="Times New Roman" w:eastAsia="Times New Roman" w:hAnsi="Times New Roman" w:cs="Times New Roman"/>
          <w:i/>
          <w:color w:val="585858"/>
          <w:spacing w:val="59"/>
          <w:w w:val="104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 xml:space="preserve">action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–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Use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the</w:t>
      </w:r>
      <w:r>
        <w:rPr>
          <w:rFonts w:ascii="Futura Medium" w:eastAsia="Futura Medium" w:hAnsi="Futura Medium" w:cs="Futura Medium"/>
          <w:i/>
          <w:color w:val="585858"/>
          <w:spacing w:val="-3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5</w:t>
      </w:r>
      <w:r>
        <w:rPr>
          <w:rFonts w:ascii="Futura Medium" w:eastAsia="Futura Medium" w:hAnsi="Futura Medium" w:cs="Futura Medium"/>
          <w:i/>
          <w:color w:val="585858"/>
          <w:spacing w:val="-4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questions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in</w:t>
      </w:r>
      <w:r>
        <w:rPr>
          <w:rFonts w:ascii="Futura Medium" w:eastAsia="Futura Medium" w:hAnsi="Futura Medium" w:cs="Futura Medium"/>
          <w:i/>
          <w:color w:val="585858"/>
          <w:spacing w:val="-3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the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causal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reasoning</w:t>
      </w:r>
      <w:r>
        <w:rPr>
          <w:rFonts w:ascii="Futura Medium" w:eastAsia="Futura Medium" w:hAnsi="Futura Medium" w:cs="Futura Medium"/>
          <w:i/>
          <w:color w:val="585858"/>
          <w:spacing w:val="-5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entry</w:t>
      </w:r>
      <w:r>
        <w:rPr>
          <w:rFonts w:ascii="Futura Medium" w:eastAsia="Futura Medium" w:hAnsi="Futura Medium" w:cs="Futura Medium"/>
          <w:i/>
          <w:color w:val="585858"/>
          <w:spacing w:val="-3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in</w:t>
      </w:r>
      <w:r>
        <w:rPr>
          <w:rFonts w:ascii="Futura Medium" w:eastAsia="Futura Medium" w:hAnsi="Futura Medium" w:cs="Futura Medium"/>
          <w:i/>
          <w:color w:val="585858"/>
          <w:spacing w:val="-3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the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Glossary</w:t>
      </w:r>
      <w:r>
        <w:rPr>
          <w:rFonts w:ascii="Futura Medium" w:eastAsia="Futura Medium" w:hAnsi="Futura Medium" w:cs="Futura Medium"/>
          <w:i/>
          <w:color w:val="585858"/>
          <w:spacing w:val="-5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 xml:space="preserve">as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a</w:t>
      </w:r>
      <w:r>
        <w:rPr>
          <w:rFonts w:ascii="Futura Medium" w:eastAsia="Futura Medium" w:hAnsi="Futura Medium" w:cs="Futura Medium"/>
          <w:i/>
          <w:color w:val="585858"/>
          <w:spacing w:val="-4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guide.</w:t>
      </w:r>
    </w:p>
    <w:p w14:paraId="5AEF4606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108" w:line="290" w:lineRule="auto"/>
        <w:ind w:right="165" w:hanging="333"/>
      </w:pPr>
      <w:r>
        <w:rPr>
          <w:color w:val="585858"/>
          <w:w w:val="105"/>
        </w:rPr>
        <w:t>OM/PUM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escalates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threats/opportunities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requiring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additional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resources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Steering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2"/>
          <w:w w:val="105"/>
        </w:rPr>
        <w:t>for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resolution</w:t>
      </w:r>
    </w:p>
    <w:p w14:paraId="285E32AB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88" w:lineRule="auto"/>
        <w:ind w:right="165" w:hanging="333"/>
      </w:pP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removes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whiteboard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when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has</w:t>
      </w:r>
      <w:r>
        <w:rPr>
          <w:rFonts w:ascii="Times New Roman"/>
          <w:color w:val="585858"/>
          <w:spacing w:val="133"/>
          <w:w w:val="104"/>
        </w:rPr>
        <w:t xml:space="preserve"> </w:t>
      </w:r>
      <w:r>
        <w:rPr>
          <w:color w:val="585858"/>
          <w:w w:val="105"/>
        </w:rPr>
        <w:t>been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resolved/</w:t>
      </w:r>
      <w:proofErr w:type="spellStart"/>
      <w:r>
        <w:rPr>
          <w:color w:val="585858"/>
          <w:spacing w:val="-1"/>
          <w:w w:val="105"/>
        </w:rPr>
        <w:t>realised</w:t>
      </w:r>
      <w:proofErr w:type="spellEnd"/>
      <w:r>
        <w:rPr>
          <w:color w:val="585858"/>
          <w:spacing w:val="-1"/>
          <w:w w:val="105"/>
        </w:rPr>
        <w:t>.</w:t>
      </w:r>
    </w:p>
    <w:p w14:paraId="40CA7F78" w14:textId="77777777" w:rsidR="00A726F1" w:rsidRDefault="0007046C">
      <w:pPr>
        <w:pStyle w:val="BodyText"/>
        <w:spacing w:before="113"/>
        <w:ind w:left="152" w:firstLine="0"/>
        <w:jc w:val="both"/>
      </w:pPr>
      <w:r>
        <w:rPr>
          <w:color w:val="585858"/>
          <w:w w:val="105"/>
        </w:rPr>
        <w:t>Structure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Resources</w:t>
      </w:r>
    </w:p>
    <w:p w14:paraId="33890506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157"/>
        <w:ind w:hanging="333"/>
      </w:pP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data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visuals.</w:t>
      </w:r>
    </w:p>
    <w:p w14:paraId="2A927645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Daily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meeting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includes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discussion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performance.</w:t>
      </w:r>
    </w:p>
    <w:p w14:paraId="4FD00CA8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“Whiteboard”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record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associated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action.</w:t>
      </w:r>
    </w:p>
    <w:p w14:paraId="7B826FD4" w14:textId="77777777" w:rsidR="00A726F1" w:rsidRDefault="0007046C">
      <w:pPr>
        <w:pStyle w:val="Heading2"/>
        <w:numPr>
          <w:ilvl w:val="2"/>
          <w:numId w:val="4"/>
        </w:numPr>
        <w:tabs>
          <w:tab w:val="left" w:pos="1220"/>
        </w:tabs>
        <w:spacing w:before="157"/>
      </w:pPr>
      <w:bookmarkStart w:id="20" w:name="_TOC_250008"/>
      <w:r>
        <w:rPr>
          <w:color w:val="585858"/>
          <w:spacing w:val="-1"/>
        </w:rPr>
        <w:t>Long</w:t>
      </w:r>
      <w:r>
        <w:rPr>
          <w:color w:val="585858"/>
          <w:spacing w:val="26"/>
        </w:rPr>
        <w:t xml:space="preserve"> </w:t>
      </w:r>
      <w:r>
        <w:rPr>
          <w:color w:val="585858"/>
        </w:rPr>
        <w:t>Term</w:t>
      </w:r>
      <w:r>
        <w:rPr>
          <w:color w:val="585858"/>
          <w:spacing w:val="28"/>
        </w:rPr>
        <w:t xml:space="preserve"> </w:t>
      </w:r>
      <w:r>
        <w:rPr>
          <w:color w:val="585858"/>
          <w:spacing w:val="-1"/>
        </w:rPr>
        <w:t>Threat/Opportunity</w:t>
      </w:r>
      <w:r>
        <w:rPr>
          <w:color w:val="585858"/>
          <w:spacing w:val="29"/>
        </w:rPr>
        <w:t xml:space="preserve"> </w:t>
      </w:r>
      <w:r>
        <w:rPr>
          <w:color w:val="585858"/>
          <w:spacing w:val="-1"/>
        </w:rPr>
        <w:t>Management</w:t>
      </w:r>
      <w:bookmarkEnd w:id="20"/>
    </w:p>
    <w:p w14:paraId="5609204F" w14:textId="77777777" w:rsidR="00A726F1" w:rsidRDefault="0007046C">
      <w:pPr>
        <w:pStyle w:val="BodyText"/>
        <w:spacing w:before="165" w:line="288" w:lineRule="auto"/>
        <w:ind w:left="151" w:right="163" w:firstLine="0"/>
        <w:jc w:val="both"/>
      </w:pPr>
      <w:r>
        <w:rPr>
          <w:color w:val="585858"/>
          <w:spacing w:val="-1"/>
          <w:w w:val="105"/>
        </w:rPr>
        <w:t>Threats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needing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resources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resolve/</w:t>
      </w:r>
      <w:proofErr w:type="spellStart"/>
      <w:r>
        <w:rPr>
          <w:color w:val="585858"/>
          <w:w w:val="105"/>
        </w:rPr>
        <w:t>reali</w:t>
      </w:r>
      <w:r w:rsidRPr="00445C0E">
        <w:rPr>
          <w:color w:val="585858"/>
          <w:w w:val="105"/>
          <w:highlight w:val="yellow"/>
          <w:rPrChange w:id="21" w:author="Ndukwe, Victor C SPDC-UPO/G/PSMR [2]" w:date="2017-08-15T11:59:00Z">
            <w:rPr>
              <w:color w:val="585858"/>
              <w:w w:val="105"/>
            </w:rPr>
          </w:rPrChange>
        </w:rPr>
        <w:t>se</w:t>
      </w:r>
      <w:proofErr w:type="spellEnd"/>
      <w:r w:rsidRPr="00445C0E">
        <w:rPr>
          <w:color w:val="585858"/>
          <w:spacing w:val="9"/>
          <w:w w:val="105"/>
          <w:highlight w:val="yellow"/>
          <w:rPrChange w:id="22" w:author="Ndukwe, Victor C SPDC-UPO/G/PSMR [2]" w:date="2017-08-15T11:59:00Z">
            <w:rPr>
              <w:color w:val="585858"/>
              <w:spacing w:val="9"/>
              <w:w w:val="105"/>
            </w:rPr>
          </w:rPrChange>
        </w:rPr>
        <w:t xml:space="preserve"> </w:t>
      </w:r>
      <w:r w:rsidRPr="00445C0E">
        <w:rPr>
          <w:color w:val="585858"/>
          <w:spacing w:val="-1"/>
          <w:w w:val="105"/>
          <w:highlight w:val="yellow"/>
          <w:rPrChange w:id="23" w:author="Ndukwe, Victor C SPDC-UPO/G/PSMR [2]" w:date="2017-08-15T11:59:00Z">
            <w:rPr>
              <w:color w:val="585858"/>
              <w:spacing w:val="-1"/>
              <w:w w:val="105"/>
            </w:rPr>
          </w:rPrChange>
        </w:rPr>
        <w:t>(&gt;30days)</w:t>
      </w:r>
      <w:r w:rsidRPr="00445C0E">
        <w:rPr>
          <w:color w:val="585858"/>
          <w:spacing w:val="10"/>
          <w:w w:val="105"/>
          <w:highlight w:val="yellow"/>
          <w:rPrChange w:id="24" w:author="Ndukwe, Victor C SPDC-UPO/G/PSMR [2]" w:date="2017-08-15T11:59:00Z">
            <w:rPr>
              <w:color w:val="585858"/>
              <w:spacing w:val="10"/>
              <w:w w:val="105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25" w:author="Ndukwe, Victor C SPDC-UPO/G/PSMR [2]" w:date="2017-08-15T11:59:00Z">
            <w:rPr>
              <w:color w:val="585858"/>
              <w:w w:val="105"/>
            </w:rPr>
          </w:rPrChange>
        </w:rPr>
        <w:t>should</w:t>
      </w:r>
      <w:r w:rsidRPr="00445C0E">
        <w:rPr>
          <w:color w:val="585858"/>
          <w:spacing w:val="11"/>
          <w:w w:val="105"/>
          <w:highlight w:val="yellow"/>
          <w:rPrChange w:id="26" w:author="Ndukwe, Victor C SPDC-UPO/G/PSMR [2]" w:date="2017-08-15T11:59:00Z">
            <w:rPr>
              <w:color w:val="585858"/>
              <w:spacing w:val="11"/>
              <w:w w:val="105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27" w:author="Ndukwe, Victor C SPDC-UPO/G/PSMR [2]" w:date="2017-08-15T11:59:00Z">
            <w:rPr>
              <w:color w:val="585858"/>
              <w:w w:val="105"/>
            </w:rPr>
          </w:rPrChange>
        </w:rPr>
        <w:t>be</w:t>
      </w:r>
      <w:r w:rsidRPr="00445C0E">
        <w:rPr>
          <w:color w:val="585858"/>
          <w:spacing w:val="10"/>
          <w:w w:val="105"/>
          <w:highlight w:val="yellow"/>
          <w:rPrChange w:id="28" w:author="Ndukwe, Victor C SPDC-UPO/G/PSMR [2]" w:date="2017-08-15T11:59:00Z">
            <w:rPr>
              <w:color w:val="585858"/>
              <w:spacing w:val="10"/>
              <w:w w:val="105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29" w:author="Ndukwe, Victor C SPDC-UPO/G/PSMR [2]" w:date="2017-08-15T11:59:00Z">
            <w:rPr>
              <w:color w:val="585858"/>
              <w:w w:val="105"/>
            </w:rPr>
          </w:rPrChange>
        </w:rPr>
        <w:t>framed</w:t>
      </w:r>
      <w:r w:rsidRPr="00445C0E">
        <w:rPr>
          <w:rFonts w:ascii="Times New Roman"/>
          <w:color w:val="585858"/>
          <w:spacing w:val="68"/>
          <w:w w:val="104"/>
          <w:highlight w:val="yellow"/>
          <w:rPrChange w:id="30" w:author="Ndukwe, Victor C SPDC-UPO/G/PSMR [2]" w:date="2017-08-15T11:59:00Z">
            <w:rPr>
              <w:rFonts w:ascii="Times New Roman"/>
              <w:color w:val="585858"/>
              <w:spacing w:val="68"/>
              <w:w w:val="104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31" w:author="Ndukwe, Victor C SPDC-UPO/G/PSMR [2]" w:date="2017-08-15T11:59:00Z">
            <w:rPr>
              <w:color w:val="585858"/>
              <w:w w:val="105"/>
            </w:rPr>
          </w:rPrChange>
        </w:rPr>
        <w:t>and</w:t>
      </w:r>
      <w:r w:rsidRPr="00445C0E">
        <w:rPr>
          <w:color w:val="585858"/>
          <w:spacing w:val="-12"/>
          <w:w w:val="105"/>
          <w:highlight w:val="yellow"/>
          <w:rPrChange w:id="32" w:author="Ndukwe, Victor C SPDC-UPO/G/PSMR [2]" w:date="2017-08-15T11:59:00Z">
            <w:rPr>
              <w:color w:val="585858"/>
              <w:spacing w:val="-12"/>
              <w:w w:val="105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33" w:author="Ndukwe, Victor C SPDC-UPO/G/PSMR [2]" w:date="2017-08-15T11:59:00Z">
            <w:rPr>
              <w:color w:val="585858"/>
              <w:w w:val="105"/>
            </w:rPr>
          </w:rPrChange>
        </w:rPr>
        <w:t>managed</w:t>
      </w:r>
      <w:r w:rsidRPr="00445C0E">
        <w:rPr>
          <w:color w:val="585858"/>
          <w:spacing w:val="-8"/>
          <w:w w:val="105"/>
          <w:highlight w:val="yellow"/>
          <w:rPrChange w:id="34" w:author="Ndukwe, Victor C SPDC-UPO/G/PSMR [2]" w:date="2017-08-15T11:59:00Z">
            <w:rPr>
              <w:color w:val="585858"/>
              <w:spacing w:val="-8"/>
              <w:w w:val="105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35" w:author="Ndukwe, Victor C SPDC-UPO/G/PSMR [2]" w:date="2017-08-15T11:59:00Z">
            <w:rPr>
              <w:color w:val="585858"/>
              <w:w w:val="105"/>
            </w:rPr>
          </w:rPrChange>
        </w:rPr>
        <w:t>using</w:t>
      </w:r>
      <w:r w:rsidRPr="00445C0E">
        <w:rPr>
          <w:color w:val="585858"/>
          <w:spacing w:val="-10"/>
          <w:w w:val="105"/>
          <w:highlight w:val="yellow"/>
          <w:rPrChange w:id="36" w:author="Ndukwe, Victor C SPDC-UPO/G/PSMR [2]" w:date="2017-08-15T11:59:00Z">
            <w:rPr>
              <w:color w:val="585858"/>
              <w:spacing w:val="-10"/>
              <w:w w:val="105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37" w:author="Ndukwe, Victor C SPDC-UPO/G/PSMR [2]" w:date="2017-08-15T11:59:00Z">
            <w:rPr>
              <w:color w:val="585858"/>
              <w:w w:val="105"/>
            </w:rPr>
          </w:rPrChange>
        </w:rPr>
        <w:t>Long</w:t>
      </w:r>
      <w:r w:rsidRPr="00445C0E">
        <w:rPr>
          <w:color w:val="585858"/>
          <w:spacing w:val="-9"/>
          <w:w w:val="105"/>
          <w:highlight w:val="yellow"/>
          <w:rPrChange w:id="38" w:author="Ndukwe, Victor C SPDC-UPO/G/PSMR [2]" w:date="2017-08-15T11:59:00Z">
            <w:rPr>
              <w:color w:val="585858"/>
              <w:spacing w:val="-9"/>
              <w:w w:val="105"/>
            </w:rPr>
          </w:rPrChange>
        </w:rPr>
        <w:t xml:space="preserve"> </w:t>
      </w:r>
      <w:r w:rsidRPr="00445C0E">
        <w:rPr>
          <w:color w:val="585858"/>
          <w:spacing w:val="-1"/>
          <w:w w:val="105"/>
          <w:highlight w:val="yellow"/>
          <w:rPrChange w:id="39" w:author="Ndukwe, Victor C SPDC-UPO/G/PSMR [2]" w:date="2017-08-15T11:59:00Z">
            <w:rPr>
              <w:color w:val="585858"/>
              <w:spacing w:val="-1"/>
              <w:w w:val="105"/>
            </w:rPr>
          </w:rPrChange>
        </w:rPr>
        <w:t>Term</w:t>
      </w:r>
      <w:r w:rsidRPr="00445C0E">
        <w:rPr>
          <w:color w:val="585858"/>
          <w:spacing w:val="-7"/>
          <w:w w:val="105"/>
          <w:highlight w:val="yellow"/>
          <w:rPrChange w:id="40" w:author="Ndukwe, Victor C SPDC-UPO/G/PSMR [2]" w:date="2017-08-15T11:59:00Z">
            <w:rPr>
              <w:color w:val="585858"/>
              <w:spacing w:val="-7"/>
              <w:w w:val="105"/>
            </w:rPr>
          </w:rPrChange>
        </w:rPr>
        <w:t xml:space="preserve"> </w:t>
      </w:r>
      <w:r w:rsidRPr="00445C0E">
        <w:rPr>
          <w:color w:val="585858"/>
          <w:spacing w:val="-1"/>
          <w:w w:val="105"/>
          <w:highlight w:val="yellow"/>
          <w:rPrChange w:id="41" w:author="Ndukwe, Victor C SPDC-UPO/G/PSMR [2]" w:date="2017-08-15T11:59:00Z">
            <w:rPr>
              <w:color w:val="585858"/>
              <w:spacing w:val="-1"/>
              <w:w w:val="105"/>
            </w:rPr>
          </w:rPrChange>
        </w:rPr>
        <w:t>Threat/Opportunity</w:t>
      </w:r>
      <w:r w:rsidRPr="00445C0E">
        <w:rPr>
          <w:color w:val="585858"/>
          <w:spacing w:val="-8"/>
          <w:w w:val="105"/>
          <w:highlight w:val="yellow"/>
          <w:rPrChange w:id="42" w:author="Ndukwe, Victor C SPDC-UPO/G/PSMR [2]" w:date="2017-08-15T11:59:00Z">
            <w:rPr>
              <w:color w:val="585858"/>
              <w:spacing w:val="-8"/>
              <w:w w:val="105"/>
            </w:rPr>
          </w:rPrChange>
        </w:rPr>
        <w:t xml:space="preserve"> </w:t>
      </w:r>
      <w:r w:rsidRPr="00445C0E">
        <w:rPr>
          <w:color w:val="585858"/>
          <w:w w:val="105"/>
          <w:highlight w:val="yellow"/>
          <w:rPrChange w:id="43" w:author="Ndukwe, Victor C SPDC-UPO/G/PSMR [2]" w:date="2017-08-15T11:59:00Z">
            <w:rPr>
              <w:color w:val="585858"/>
              <w:w w:val="105"/>
            </w:rPr>
          </w:rPrChange>
        </w:rPr>
        <w:t>Management.</w:t>
      </w:r>
    </w:p>
    <w:p w14:paraId="37296020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495974E8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07E6B47D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38A6C879" w14:textId="77777777" w:rsidR="00A726F1" w:rsidRDefault="00A726F1">
      <w:pPr>
        <w:spacing w:before="12"/>
        <w:rPr>
          <w:rFonts w:ascii="Futura Medium" w:eastAsia="Futura Medium" w:hAnsi="Futura Medium" w:cs="Futura Medium"/>
          <w:sz w:val="15"/>
          <w:szCs w:val="15"/>
        </w:rPr>
      </w:pPr>
    </w:p>
    <w:p w14:paraId="7165921C" w14:textId="77777777" w:rsidR="00A726F1" w:rsidRDefault="0007046C">
      <w:pPr>
        <w:pStyle w:val="BodyText"/>
        <w:ind w:left="151" w:firstLine="0"/>
        <w:jc w:val="both"/>
      </w:pPr>
      <w:r>
        <w:rPr>
          <w:color w:val="585858"/>
          <w:w w:val="105"/>
        </w:rPr>
        <w:t>Activity</w:t>
      </w:r>
    </w:p>
    <w:p w14:paraId="60A3394D" w14:textId="77777777" w:rsidR="00A726F1" w:rsidRDefault="00A726F1">
      <w:pPr>
        <w:jc w:val="both"/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70DA25FF" w14:textId="77777777" w:rsidR="00A726F1" w:rsidRDefault="00A726F1">
      <w:pPr>
        <w:spacing w:before="11"/>
        <w:rPr>
          <w:rFonts w:ascii="Futura Medium" w:eastAsia="Futura Medium" w:hAnsi="Futura Medium" w:cs="Futura Medium"/>
          <w:sz w:val="16"/>
          <w:szCs w:val="16"/>
        </w:rPr>
      </w:pPr>
    </w:p>
    <w:p w14:paraId="7BF09E78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106" w:line="288" w:lineRule="auto"/>
        <w:ind w:right="165" w:hanging="333"/>
      </w:pP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records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have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been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escalated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Short</w:t>
      </w:r>
      <w:r>
        <w:rPr>
          <w:rFonts w:ascii="Times New Roman"/>
          <w:color w:val="585858"/>
          <w:spacing w:val="117"/>
          <w:w w:val="104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Threat/Opportunity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Tool.</w:t>
      </w:r>
    </w:p>
    <w:p w14:paraId="58FC6517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88" w:lineRule="auto"/>
        <w:ind w:right="163" w:hanging="333"/>
        <w:jc w:val="both"/>
      </w:pPr>
      <w:r>
        <w:rPr>
          <w:color w:val="585858"/>
          <w:spacing w:val="-1"/>
          <w:w w:val="105"/>
        </w:rPr>
        <w:t>Technical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support</w:t>
      </w:r>
      <w:r>
        <w:rPr>
          <w:color w:val="585858"/>
          <w:spacing w:val="23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organisations</w:t>
      </w:r>
      <w:proofErr w:type="spellEnd"/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2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5"/>
          <w:w w:val="105"/>
        </w:rPr>
        <w:t xml:space="preserve"> </w:t>
      </w:r>
      <w:r>
        <w:rPr>
          <w:color w:val="585858"/>
          <w:w w:val="105"/>
        </w:rPr>
        <w:t>assess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data</w:t>
      </w:r>
      <w:r>
        <w:rPr>
          <w:color w:val="585858"/>
          <w:spacing w:val="25"/>
          <w:w w:val="105"/>
        </w:rPr>
        <w:t xml:space="preserve"> </w:t>
      </w:r>
      <w:r>
        <w:rPr>
          <w:color w:val="585858"/>
          <w:spacing w:val="-1"/>
          <w:w w:val="105"/>
        </w:rPr>
        <w:t>regularly,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spacing w:val="-1"/>
          <w:w w:val="105"/>
        </w:rPr>
        <w:t>i.e.</w:t>
      </w:r>
      <w:r>
        <w:rPr>
          <w:color w:val="585858"/>
          <w:spacing w:val="27"/>
          <w:w w:val="105"/>
        </w:rPr>
        <w:t xml:space="preserve"> </w:t>
      </w:r>
      <w:r>
        <w:rPr>
          <w:color w:val="585858"/>
          <w:w w:val="105"/>
        </w:rPr>
        <w:t>PTM,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spacing w:val="-1"/>
          <w:w w:val="105"/>
        </w:rPr>
        <w:t>WFRM,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etc.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frame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w w:val="105"/>
        </w:rPr>
        <w:t>specific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local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global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standards,</w:t>
      </w:r>
      <w:r>
        <w:rPr>
          <w:rFonts w:ascii="Times New Roman"/>
          <w:color w:val="585858"/>
          <w:spacing w:val="68"/>
          <w:w w:val="104"/>
        </w:rPr>
        <w:t xml:space="preserve"> </w:t>
      </w:r>
      <w:r>
        <w:rPr>
          <w:color w:val="585858"/>
          <w:spacing w:val="-1"/>
          <w:w w:val="105"/>
        </w:rPr>
        <w:t>requirements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expectations.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technical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support</w:t>
      </w:r>
      <w:r>
        <w:rPr>
          <w:color w:val="585858"/>
          <w:spacing w:val="-20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then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records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applicable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identified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Tool.</w:t>
      </w:r>
    </w:p>
    <w:p w14:paraId="65BF1B2A" w14:textId="77777777" w:rsidR="00A726F1" w:rsidRDefault="0007046C">
      <w:pPr>
        <w:spacing w:before="113" w:line="287" w:lineRule="auto"/>
        <w:ind w:left="816" w:right="162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Note: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All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threats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and</w:t>
      </w:r>
      <w:r>
        <w:rPr>
          <w:rFonts w:ascii="Futura Medium"/>
          <w:i/>
          <w:color w:val="585858"/>
          <w:spacing w:val="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opportunities</w:t>
      </w:r>
      <w:r>
        <w:rPr>
          <w:rFonts w:ascii="Futura Medium"/>
          <w:i/>
          <w:color w:val="585858"/>
          <w:spacing w:val="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are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assessed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and</w:t>
      </w:r>
      <w:r>
        <w:rPr>
          <w:rFonts w:ascii="Futura Medium"/>
          <w:i/>
          <w:color w:val="585858"/>
          <w:spacing w:val="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scored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in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MTO</w:t>
      </w:r>
      <w:r>
        <w:rPr>
          <w:rFonts w:ascii="Futura Medium"/>
          <w:i/>
          <w:color w:val="585858"/>
          <w:spacing w:val="2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Tool.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MTO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score</w:t>
      </w:r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can</w:t>
      </w:r>
      <w:r>
        <w:rPr>
          <w:rFonts w:ascii="Times New Roman"/>
          <w:i/>
          <w:color w:val="585858"/>
          <w:spacing w:val="46"/>
          <w:w w:val="104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be</w:t>
      </w:r>
      <w:r>
        <w:rPr>
          <w:rFonts w:ascii="Futura Medium"/>
          <w:i/>
          <w:color w:val="585858"/>
          <w:spacing w:val="-1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re-assessed</w:t>
      </w:r>
      <w:r>
        <w:rPr>
          <w:rFonts w:ascii="Futura Medium"/>
          <w:i/>
          <w:color w:val="585858"/>
          <w:spacing w:val="-10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as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additional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information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is</w:t>
      </w:r>
      <w:r>
        <w:rPr>
          <w:rFonts w:ascii="Futura Medium"/>
          <w:i/>
          <w:color w:val="585858"/>
          <w:spacing w:val="-1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made</w:t>
      </w:r>
      <w:r>
        <w:rPr>
          <w:rFonts w:ascii="Futura Medium"/>
          <w:i/>
          <w:color w:val="585858"/>
          <w:spacing w:val="-13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available,</w:t>
      </w:r>
      <w:r>
        <w:rPr>
          <w:rFonts w:ascii="Futura Medium"/>
          <w:i/>
          <w:color w:val="585858"/>
          <w:spacing w:val="-13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which</w:t>
      </w:r>
      <w:r>
        <w:rPr>
          <w:rFonts w:ascii="Futura Medium"/>
          <w:i/>
          <w:color w:val="585858"/>
          <w:spacing w:val="-10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may</w:t>
      </w:r>
      <w:r>
        <w:rPr>
          <w:rFonts w:ascii="Futura Medium"/>
          <w:i/>
          <w:color w:val="585858"/>
          <w:spacing w:val="-13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1"/>
          <w:w w:val="105"/>
          <w:sz w:val="18"/>
        </w:rPr>
        <w:t>or</w:t>
      </w:r>
      <w:r>
        <w:rPr>
          <w:rFonts w:ascii="Futura Medium"/>
          <w:i/>
          <w:color w:val="585858"/>
          <w:spacing w:val="-12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may</w:t>
      </w:r>
      <w:r>
        <w:rPr>
          <w:rFonts w:ascii="Futura Medium"/>
          <w:i/>
          <w:color w:val="585858"/>
          <w:spacing w:val="-12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not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affect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12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priority</w:t>
      </w:r>
      <w:r>
        <w:rPr>
          <w:rFonts w:ascii="Times New Roman"/>
          <w:i/>
          <w:color w:val="585858"/>
          <w:spacing w:val="91"/>
          <w:w w:val="104"/>
          <w:sz w:val="18"/>
        </w:rPr>
        <w:t xml:space="preserve"> </w:t>
      </w:r>
      <w:r>
        <w:rPr>
          <w:rFonts w:ascii="Futura Medium"/>
          <w:i/>
          <w:color w:val="585858"/>
          <w:spacing w:val="1"/>
          <w:w w:val="105"/>
          <w:sz w:val="18"/>
        </w:rPr>
        <w:t>of</w:t>
      </w:r>
      <w:r>
        <w:rPr>
          <w:rFonts w:ascii="Futura Medium"/>
          <w:i/>
          <w:color w:val="585858"/>
          <w:spacing w:val="-13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12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threat/opportunity.</w:t>
      </w:r>
    </w:p>
    <w:p w14:paraId="6F82051A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112"/>
        <w:ind w:hanging="333"/>
      </w:pPr>
      <w:r>
        <w:rPr>
          <w:color w:val="585858"/>
          <w:w w:val="105"/>
        </w:rPr>
        <w:t>OM/PUM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decides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which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threats/opportunities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progress.</w:t>
      </w:r>
    </w:p>
    <w:p w14:paraId="6A0AB765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aligns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list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worked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based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prioritisation</w:t>
      </w:r>
      <w:proofErr w:type="spellEnd"/>
      <w:r>
        <w:rPr>
          <w:color w:val="585858"/>
          <w:spacing w:val="-1"/>
          <w:w w:val="105"/>
        </w:rPr>
        <w:t>.</w:t>
      </w:r>
    </w:p>
    <w:p w14:paraId="382A8EC2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OM/PUM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assigns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single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point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responsible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owner.</w:t>
      </w:r>
    </w:p>
    <w:p w14:paraId="53B385FC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4" w:line="290" w:lineRule="auto"/>
        <w:ind w:right="165" w:hanging="333"/>
      </w:pPr>
      <w:r>
        <w:rPr>
          <w:color w:val="585858"/>
          <w:w w:val="105"/>
        </w:rPr>
        <w:t>OM/PUM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decides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if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needed.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temporary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taken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bridge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current</w:t>
      </w:r>
      <w:r>
        <w:rPr>
          <w:rFonts w:ascii="Times New Roman"/>
          <w:color w:val="585858"/>
          <w:spacing w:val="77"/>
          <w:w w:val="104"/>
        </w:rPr>
        <w:t xml:space="preserve"> </w:t>
      </w:r>
      <w:r>
        <w:rPr>
          <w:color w:val="585858"/>
          <w:w w:val="105"/>
        </w:rPr>
        <w:t>operating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condition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final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solution.</w:t>
      </w:r>
    </w:p>
    <w:p w14:paraId="292808C3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25" w:lineRule="exact"/>
        <w:ind w:hanging="333"/>
      </w:pPr>
      <w:r>
        <w:rPr>
          <w:color w:val="585858"/>
          <w:spacing w:val="-1"/>
          <w:w w:val="105"/>
        </w:rPr>
        <w:t>If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mitigation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needed,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owner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develops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plan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include:</w:t>
      </w:r>
    </w:p>
    <w:p w14:paraId="7FE4F01C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6"/>
        <w:jc w:val="both"/>
      </w:pPr>
      <w:r>
        <w:rPr>
          <w:color w:val="585858"/>
          <w:w w:val="105"/>
        </w:rPr>
        <w:t>a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description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specific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required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outcome</w:t>
      </w:r>
    </w:p>
    <w:p w14:paraId="0CDC691F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duration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</w:p>
    <w:p w14:paraId="7EB982FB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  <w:jc w:val="both"/>
      </w:pP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description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work</w:t>
      </w:r>
    </w:p>
    <w:p w14:paraId="2DE2C448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detailed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steps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needed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implement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plan</w:t>
      </w:r>
    </w:p>
    <w:p w14:paraId="6F90C39D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aspects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require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monitoring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assurance</w:t>
      </w:r>
    </w:p>
    <w:p w14:paraId="1FAD467D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  <w:jc w:val="both"/>
      </w:pPr>
      <w:r>
        <w:rPr>
          <w:color w:val="585858"/>
          <w:spacing w:val="-1"/>
          <w:w w:val="105"/>
        </w:rPr>
        <w:t>record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mitigation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MTO tool</w:t>
      </w:r>
    </w:p>
    <w:p w14:paraId="5575E4FA" w14:textId="77777777" w:rsidR="00A726F1" w:rsidRDefault="0007046C">
      <w:pPr>
        <w:pStyle w:val="BodyText"/>
        <w:numPr>
          <w:ilvl w:val="4"/>
          <w:numId w:val="4"/>
        </w:numPr>
        <w:tabs>
          <w:tab w:val="left" w:pos="1158"/>
        </w:tabs>
        <w:spacing w:before="4"/>
        <w:jc w:val="both"/>
      </w:pPr>
      <w:r>
        <w:rPr>
          <w:color w:val="585858"/>
          <w:w w:val="105"/>
        </w:rPr>
        <w:t>PUM/OM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approve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plan.</w:t>
      </w:r>
    </w:p>
    <w:p w14:paraId="26DE342C" w14:textId="77777777" w:rsidR="00A726F1" w:rsidRDefault="0007046C">
      <w:pPr>
        <w:spacing w:before="117" w:line="288" w:lineRule="auto"/>
        <w:ind w:left="816" w:right="165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Note:</w:t>
      </w:r>
      <w:r>
        <w:rPr>
          <w:rFonts w:ascii="Futura Medium"/>
          <w:i/>
          <w:color w:val="585858"/>
          <w:spacing w:val="9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Mitigation</w:t>
      </w:r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should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remain</w:t>
      </w:r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in</w:t>
      </w:r>
      <w:r>
        <w:rPr>
          <w:rFonts w:ascii="Futura Medium"/>
          <w:i/>
          <w:color w:val="585858"/>
          <w:spacing w:val="7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place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until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threat</w:t>
      </w:r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1"/>
          <w:w w:val="105"/>
          <w:sz w:val="18"/>
        </w:rPr>
        <w:t>is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resolved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1"/>
          <w:w w:val="105"/>
          <w:sz w:val="18"/>
        </w:rPr>
        <w:t>or</w:t>
      </w:r>
      <w:r>
        <w:rPr>
          <w:rFonts w:ascii="Futura Medium"/>
          <w:i/>
          <w:color w:val="585858"/>
          <w:spacing w:val="3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1"/>
          <w:w w:val="105"/>
          <w:sz w:val="18"/>
        </w:rPr>
        <w:t>if</w:t>
      </w:r>
      <w:r>
        <w:rPr>
          <w:rFonts w:ascii="Futura Medium"/>
          <w:i/>
          <w:color w:val="585858"/>
          <w:spacing w:val="4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situation</w:t>
      </w:r>
      <w:r>
        <w:rPr>
          <w:rFonts w:ascii="Futura Medium"/>
          <w:i/>
          <w:color w:val="585858"/>
          <w:spacing w:val="8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changes</w:t>
      </w:r>
      <w:r>
        <w:rPr>
          <w:rFonts w:ascii="Futura Medium"/>
          <w:i/>
          <w:color w:val="585858"/>
          <w:spacing w:val="9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and</w:t>
      </w:r>
      <w:r>
        <w:rPr>
          <w:rFonts w:ascii="Times New Roman"/>
          <w:i/>
          <w:color w:val="585858"/>
          <w:spacing w:val="71"/>
          <w:w w:val="104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7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t</w:t>
      </w:r>
      <w:commentRangeStart w:id="44"/>
      <w:r>
        <w:rPr>
          <w:rFonts w:ascii="Futura Medium"/>
          <w:i/>
          <w:color w:val="585858"/>
          <w:spacing w:val="-1"/>
          <w:w w:val="105"/>
          <w:sz w:val="18"/>
        </w:rPr>
        <w:t>hreat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is</w:t>
      </w:r>
      <w:r>
        <w:rPr>
          <w:rFonts w:ascii="Futura Medium"/>
          <w:i/>
          <w:color w:val="585858"/>
          <w:spacing w:val="-1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no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longer</w:t>
      </w:r>
      <w:r>
        <w:rPr>
          <w:rFonts w:ascii="Futura Medium"/>
          <w:i/>
          <w:color w:val="585858"/>
          <w:spacing w:val="-2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valid.</w:t>
      </w:r>
      <w:commentRangeEnd w:id="44"/>
      <w:r w:rsidR="003B482B">
        <w:rPr>
          <w:rStyle w:val="CommentReference"/>
        </w:rPr>
        <w:commentReference w:id="44"/>
      </w:r>
    </w:p>
    <w:p w14:paraId="35843E4C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111"/>
        <w:ind w:hanging="333"/>
      </w:pPr>
      <w:r>
        <w:rPr>
          <w:color w:val="585858"/>
          <w:spacing w:val="-1"/>
          <w:w w:val="105"/>
        </w:rPr>
        <w:t>Using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Reasoning,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investigate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assess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needed.</w:t>
      </w:r>
    </w:p>
    <w:p w14:paraId="2D56B9EF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Threat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owner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share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findings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assessment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Team.</w:t>
      </w:r>
    </w:p>
    <w:p w14:paraId="7327D4DF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4"/>
        <w:ind w:hanging="333"/>
      </w:pPr>
      <w:r>
        <w:rPr>
          <w:color w:val="585858"/>
          <w:w w:val="105"/>
        </w:rPr>
        <w:t>OM/PUM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decide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addressed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describes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outcome.</w:t>
      </w:r>
    </w:p>
    <w:p w14:paraId="5A1E610D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Threat/opportunity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owner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develops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shares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Team.</w:t>
      </w:r>
    </w:p>
    <w:p w14:paraId="5A7E1B3E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4" w:line="290" w:lineRule="auto"/>
        <w:ind w:right="165" w:hanging="333"/>
      </w:pPr>
      <w:r>
        <w:rPr>
          <w:color w:val="585858"/>
          <w:w w:val="105"/>
        </w:rPr>
        <w:t>OM/PUM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approves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spacing w:val="-1"/>
          <w:w w:val="105"/>
        </w:rPr>
        <w:t>associated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plan,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where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applicable,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Technical</w:t>
      </w:r>
      <w:r>
        <w:rPr>
          <w:rFonts w:ascii="Times New Roman"/>
          <w:color w:val="585858"/>
          <w:spacing w:val="94"/>
          <w:w w:val="104"/>
        </w:rPr>
        <w:t xml:space="preserve"> </w:t>
      </w:r>
      <w:r>
        <w:rPr>
          <w:color w:val="585858"/>
          <w:w w:val="105"/>
        </w:rPr>
        <w:t>Authority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provides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assurance.</w:t>
      </w:r>
    </w:p>
    <w:p w14:paraId="32E80C77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90" w:lineRule="auto"/>
        <w:ind w:right="165" w:hanging="333"/>
      </w:pPr>
      <w:r>
        <w:rPr>
          <w:color w:val="585858"/>
          <w:w w:val="105"/>
        </w:rPr>
        <w:t xml:space="preserve">Execute 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w w:val="105"/>
        </w:rPr>
        <w:t xml:space="preserve">action </w:t>
      </w:r>
      <w:r>
        <w:rPr>
          <w:color w:val="585858"/>
          <w:spacing w:val="52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w w:val="105"/>
        </w:rPr>
        <w:t xml:space="preserve"> 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 xml:space="preserve">and 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w w:val="105"/>
        </w:rPr>
        <w:t xml:space="preserve">monitor 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w w:val="105"/>
        </w:rPr>
        <w:t xml:space="preserve">outcome 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 xml:space="preserve">to 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w w:val="105"/>
        </w:rPr>
        <w:t xml:space="preserve">validate 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 xml:space="preserve">if 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spacing w:val="-1"/>
          <w:w w:val="105"/>
        </w:rPr>
        <w:t>threat/opportunity</w:t>
      </w:r>
      <w:r>
        <w:rPr>
          <w:color w:val="585858"/>
          <w:w w:val="105"/>
        </w:rPr>
        <w:t xml:space="preserve"> </w:t>
      </w:r>
      <w:r>
        <w:rPr>
          <w:color w:val="585858"/>
          <w:spacing w:val="52"/>
          <w:w w:val="105"/>
        </w:rPr>
        <w:t xml:space="preserve"> </w:t>
      </w:r>
      <w:r>
        <w:rPr>
          <w:color w:val="585858"/>
          <w:w w:val="105"/>
        </w:rPr>
        <w:t xml:space="preserve">has 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spacing w:val="-1"/>
          <w:w w:val="105"/>
        </w:rPr>
        <w:t>been</w:t>
      </w:r>
      <w:r>
        <w:rPr>
          <w:rFonts w:ascii="Times New Roman"/>
          <w:color w:val="585858"/>
          <w:spacing w:val="50"/>
          <w:w w:val="104"/>
        </w:rPr>
        <w:t xml:space="preserve"> </w:t>
      </w:r>
      <w:proofErr w:type="spellStart"/>
      <w:r>
        <w:rPr>
          <w:color w:val="585858"/>
          <w:spacing w:val="-1"/>
          <w:w w:val="105"/>
        </w:rPr>
        <w:t>realised</w:t>
      </w:r>
      <w:proofErr w:type="spellEnd"/>
      <w:r>
        <w:rPr>
          <w:color w:val="585858"/>
          <w:spacing w:val="-1"/>
          <w:w w:val="105"/>
        </w:rPr>
        <w:t>/resolved.</w:t>
      </w:r>
    </w:p>
    <w:p w14:paraId="0B32FD23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90" w:lineRule="auto"/>
        <w:ind w:right="165" w:hanging="333"/>
      </w:pP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owner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discuss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progress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regularly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close</w:t>
      </w:r>
      <w:r>
        <w:rPr>
          <w:rFonts w:ascii="Times New Roman"/>
          <w:color w:val="585858"/>
          <w:spacing w:val="71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when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OM/PUM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determines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it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has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been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resolved/</w:t>
      </w:r>
      <w:proofErr w:type="spellStart"/>
      <w:r>
        <w:rPr>
          <w:color w:val="585858"/>
          <w:w w:val="105"/>
        </w:rPr>
        <w:t>realised</w:t>
      </w:r>
      <w:proofErr w:type="spellEnd"/>
      <w:r>
        <w:rPr>
          <w:color w:val="585858"/>
          <w:w w:val="105"/>
        </w:rPr>
        <w:t>.</w:t>
      </w:r>
    </w:p>
    <w:p w14:paraId="3E25DB44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88" w:lineRule="auto"/>
        <w:ind w:right="165" w:hanging="333"/>
      </w:pPr>
      <w:r>
        <w:rPr>
          <w:color w:val="585858"/>
          <w:spacing w:val="-1"/>
          <w:w w:val="105"/>
        </w:rPr>
        <w:t>Regularly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low-risk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score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were not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actioned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validate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these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rFonts w:ascii="Times New Roman"/>
          <w:color w:val="585858"/>
          <w:spacing w:val="92"/>
          <w:w w:val="104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still</w:t>
      </w:r>
      <w:r>
        <w:rPr>
          <w:color w:val="585858"/>
          <w:spacing w:val="-7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prioritised</w:t>
      </w:r>
      <w:proofErr w:type="spellEnd"/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properly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(minimum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annually).</w:t>
      </w:r>
    </w:p>
    <w:p w14:paraId="4D599858" w14:textId="77777777" w:rsidR="00A726F1" w:rsidRDefault="0007046C">
      <w:pPr>
        <w:pStyle w:val="BodyText"/>
        <w:spacing w:before="113"/>
        <w:ind w:left="152" w:firstLine="0"/>
      </w:pPr>
      <w:r>
        <w:rPr>
          <w:color w:val="585858"/>
          <w:w w:val="105"/>
        </w:rPr>
        <w:t>Structure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Resources</w:t>
      </w:r>
    </w:p>
    <w:p w14:paraId="01363D3E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157"/>
        <w:ind w:hanging="333"/>
      </w:pP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data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visuals.</w:t>
      </w:r>
    </w:p>
    <w:p w14:paraId="18D81BC3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6" w:line="288" w:lineRule="auto"/>
        <w:ind w:right="165" w:hanging="333"/>
      </w:pPr>
      <w:r>
        <w:rPr>
          <w:color w:val="585858"/>
          <w:spacing w:val="-1"/>
          <w:w w:val="105"/>
        </w:rPr>
        <w:t>Skilled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practitioner,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e.g.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site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process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focal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point,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reliability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engineer,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WRFM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lead,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etc.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Team.</w:t>
      </w:r>
    </w:p>
    <w:p w14:paraId="35ADD013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line="228" w:lineRule="exact"/>
        <w:ind w:hanging="333"/>
      </w:pPr>
      <w:r>
        <w:rPr>
          <w:color w:val="585858"/>
          <w:spacing w:val="-1"/>
          <w:w w:val="105"/>
        </w:rPr>
        <w:t>Weekly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and/or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monthly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meeting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discuss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threat/opportunity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status.</w:t>
      </w:r>
    </w:p>
    <w:p w14:paraId="68142BC6" w14:textId="77777777" w:rsidR="00A726F1" w:rsidRDefault="0007046C">
      <w:pPr>
        <w:pStyle w:val="BodyText"/>
        <w:numPr>
          <w:ilvl w:val="3"/>
          <w:numId w:val="4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MTO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Tool.</w:t>
      </w:r>
    </w:p>
    <w:p w14:paraId="68E03C5E" w14:textId="77777777" w:rsidR="00A726F1" w:rsidRDefault="00A726F1">
      <w:pPr>
        <w:rPr>
          <w:rFonts w:ascii="Futura Medium" w:eastAsia="Futura Medium" w:hAnsi="Futura Medium" w:cs="Futura Medium"/>
        </w:rPr>
      </w:pPr>
    </w:p>
    <w:p w14:paraId="7D78E27F" w14:textId="77777777" w:rsidR="00A726F1" w:rsidRDefault="00A726F1">
      <w:pPr>
        <w:spacing w:before="11"/>
        <w:rPr>
          <w:rFonts w:ascii="Futura Medium" w:eastAsia="Futura Medium" w:hAnsi="Futura Medium" w:cs="Futura Medium"/>
          <w:sz w:val="31"/>
          <w:szCs w:val="31"/>
        </w:rPr>
      </w:pPr>
    </w:p>
    <w:p w14:paraId="2196281C" w14:textId="77777777" w:rsidR="00A726F1" w:rsidRDefault="0007046C">
      <w:pPr>
        <w:pStyle w:val="Heading2"/>
        <w:numPr>
          <w:ilvl w:val="2"/>
          <w:numId w:val="4"/>
        </w:numPr>
        <w:tabs>
          <w:tab w:val="left" w:pos="1220"/>
        </w:tabs>
      </w:pPr>
      <w:bookmarkStart w:id="45" w:name="_TOC_250007"/>
      <w:r>
        <w:rPr>
          <w:color w:val="585858"/>
          <w:spacing w:val="-1"/>
        </w:rPr>
        <w:t>Complex</w:t>
      </w:r>
      <w:r>
        <w:rPr>
          <w:color w:val="585858"/>
          <w:spacing w:val="26"/>
        </w:rPr>
        <w:t xml:space="preserve"> </w:t>
      </w:r>
      <w:r>
        <w:rPr>
          <w:color w:val="585858"/>
          <w:spacing w:val="-1"/>
        </w:rPr>
        <w:t>Problem</w:t>
      </w:r>
      <w:r>
        <w:rPr>
          <w:color w:val="585858"/>
          <w:spacing w:val="22"/>
        </w:rPr>
        <w:t xml:space="preserve"> </w:t>
      </w:r>
      <w:r>
        <w:rPr>
          <w:color w:val="585858"/>
          <w:spacing w:val="-1"/>
        </w:rPr>
        <w:t>Solving</w:t>
      </w:r>
      <w:bookmarkEnd w:id="45"/>
    </w:p>
    <w:p w14:paraId="188D8B52" w14:textId="77777777" w:rsidR="00A726F1" w:rsidRDefault="00A726F1">
      <w:p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092697C4" w14:textId="77777777" w:rsidR="00A726F1" w:rsidRDefault="00A726F1">
      <w:pPr>
        <w:rPr>
          <w:rFonts w:ascii="Futura Medium" w:eastAsia="Futura Medium" w:hAnsi="Futura Medium" w:cs="Futura Medium"/>
          <w:sz w:val="20"/>
          <w:szCs w:val="20"/>
        </w:rPr>
      </w:pPr>
      <w:bookmarkStart w:id="46" w:name="_GoBack"/>
      <w:bookmarkEnd w:id="46"/>
    </w:p>
    <w:p w14:paraId="2898FEEA" w14:textId="77777777" w:rsidR="00A726F1" w:rsidRDefault="0007046C">
      <w:pPr>
        <w:pStyle w:val="BodyText"/>
        <w:spacing w:before="68" w:line="288" w:lineRule="auto"/>
        <w:ind w:left="684" w:right="159" w:firstLine="0"/>
        <w:jc w:val="both"/>
      </w:pPr>
      <w:r>
        <w:rPr>
          <w:color w:val="585858"/>
          <w:spacing w:val="-1"/>
          <w:w w:val="105"/>
        </w:rPr>
        <w:t>Highly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complex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threats,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associated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complex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equipment,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repeat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failures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rFonts w:ascii="Times New Roman"/>
          <w:color w:val="585858"/>
          <w:spacing w:val="45"/>
          <w:w w:val="104"/>
        </w:rPr>
        <w:t xml:space="preserve"> </w:t>
      </w:r>
      <w:r>
        <w:rPr>
          <w:color w:val="585858"/>
          <w:spacing w:val="-1"/>
          <w:w w:val="105"/>
        </w:rPr>
        <w:t>have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having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significant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impact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often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require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resources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than</w:t>
      </w:r>
      <w:r>
        <w:rPr>
          <w:rFonts w:ascii="Times New Roman"/>
          <w:color w:val="585858"/>
          <w:spacing w:val="57"/>
          <w:w w:val="104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afforded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Front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Line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Teams.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Enhanced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(EPST)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spacing w:val="-1"/>
          <w:w w:val="105"/>
        </w:rPr>
        <w:t>often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created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within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technical</w:t>
      </w:r>
      <w:r>
        <w:rPr>
          <w:color w:val="585858"/>
          <w:spacing w:val="-16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-1"/>
          <w:w w:val="105"/>
        </w:rPr>
        <w:t>,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permanently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resourced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highly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skilled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Causal</w:t>
      </w:r>
      <w:r>
        <w:rPr>
          <w:rFonts w:ascii="Times New Roman"/>
          <w:color w:val="585858"/>
          <w:spacing w:val="109"/>
          <w:w w:val="104"/>
        </w:rPr>
        <w:t xml:space="preserve"> </w:t>
      </w:r>
      <w:r>
        <w:rPr>
          <w:color w:val="585858"/>
          <w:spacing w:val="-1"/>
          <w:w w:val="105"/>
        </w:rPr>
        <w:t>Learning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Methodology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help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complex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57"/>
          <w:w w:val="104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develop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w w:val="105"/>
        </w:rPr>
        <w:t>corrective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action.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w w:val="105"/>
        </w:rPr>
        <w:t>additional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information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see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Learning</w:t>
      </w:r>
      <w:r>
        <w:rPr>
          <w:rFonts w:ascii="Times New Roman"/>
          <w:color w:val="585858"/>
          <w:spacing w:val="77"/>
          <w:w w:val="104"/>
        </w:rPr>
        <w:t xml:space="preserve"> </w:t>
      </w:r>
      <w:r>
        <w:rPr>
          <w:color w:val="585858"/>
          <w:spacing w:val="-1"/>
          <w:w w:val="105"/>
        </w:rPr>
        <w:t>Recommended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Practice.</w:t>
      </w:r>
    </w:p>
    <w:p w14:paraId="10782024" w14:textId="77777777" w:rsidR="00A726F1" w:rsidRDefault="0007046C">
      <w:pPr>
        <w:pStyle w:val="BodyText"/>
        <w:spacing w:before="113"/>
        <w:ind w:left="684" w:firstLine="0"/>
        <w:jc w:val="both"/>
      </w:pPr>
      <w:r>
        <w:rPr>
          <w:color w:val="585858"/>
          <w:w w:val="105"/>
        </w:rPr>
        <w:t>Activity</w:t>
      </w:r>
    </w:p>
    <w:p w14:paraId="6B75C357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59" w:line="287" w:lineRule="auto"/>
        <w:ind w:left="1486" w:right="161" w:hanging="401"/>
        <w:jc w:val="both"/>
      </w:pPr>
      <w:r>
        <w:rPr>
          <w:color w:val="585858"/>
          <w:spacing w:val="-1"/>
          <w:w w:val="105"/>
        </w:rPr>
        <w:t>Work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Sponsor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(OM/PUM,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Discipline/Functional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Lead,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other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leader)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w w:val="105"/>
        </w:rPr>
        <w:t>nature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complex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threat/problem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they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rFonts w:ascii="Times New Roman"/>
          <w:color w:val="585858"/>
          <w:spacing w:val="68"/>
          <w:w w:val="104"/>
        </w:rPr>
        <w:t xml:space="preserve"> </w:t>
      </w:r>
      <w:r>
        <w:rPr>
          <w:color w:val="585858"/>
          <w:spacing w:val="-1"/>
          <w:w w:val="105"/>
        </w:rPr>
        <w:t>assigned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purpose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investigation.</w:t>
      </w:r>
    </w:p>
    <w:p w14:paraId="1FD3DEA3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88" w:lineRule="auto"/>
        <w:ind w:left="1486" w:right="165" w:hanging="401"/>
      </w:pPr>
      <w:r>
        <w:rPr>
          <w:color w:val="585858"/>
          <w:spacing w:val="-1"/>
          <w:w w:val="105"/>
        </w:rPr>
        <w:t>Use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Methodology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discover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w w:val="105"/>
        </w:rPr>
        <w:t xml:space="preserve"> causes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help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48"/>
          <w:w w:val="104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learn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was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discovered.</w:t>
      </w:r>
    </w:p>
    <w:p w14:paraId="1E10DAC6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28" w:lineRule="exact"/>
        <w:ind w:left="1486" w:hanging="401"/>
      </w:pPr>
      <w:r>
        <w:rPr>
          <w:color w:val="585858"/>
          <w:spacing w:val="-1"/>
          <w:w w:val="105"/>
        </w:rPr>
        <w:t>Work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Sponsor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develop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corrective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action.</w:t>
      </w:r>
    </w:p>
    <w:p w14:paraId="07A5A351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Load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decisions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actions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into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tool.</w:t>
      </w:r>
    </w:p>
    <w:p w14:paraId="7877158B" w14:textId="77777777" w:rsidR="00A726F1" w:rsidRDefault="0007046C">
      <w:pPr>
        <w:spacing w:before="161" w:line="287" w:lineRule="auto"/>
        <w:ind w:left="1085" w:right="161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Note:</w:t>
      </w:r>
      <w:r>
        <w:rPr>
          <w:rFonts w:ascii="Futura Medium"/>
          <w:i/>
          <w:color w:val="585858"/>
          <w:spacing w:val="9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In</w:t>
      </w:r>
      <w:r>
        <w:rPr>
          <w:rFonts w:ascii="Futura Medium"/>
          <w:i/>
          <w:color w:val="585858"/>
          <w:spacing w:val="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some</w:t>
      </w:r>
      <w:r>
        <w:rPr>
          <w:rFonts w:ascii="Futura Medium"/>
          <w:i/>
          <w:color w:val="585858"/>
          <w:spacing w:val="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situations,</w:t>
      </w:r>
      <w:r>
        <w:rPr>
          <w:rFonts w:ascii="Futura Medium"/>
          <w:i/>
          <w:color w:val="585858"/>
          <w:spacing w:val="10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EPST</w:t>
      </w:r>
      <w:r>
        <w:rPr>
          <w:rFonts w:ascii="Futura Medium"/>
          <w:i/>
          <w:color w:val="585858"/>
          <w:spacing w:val="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may</w:t>
      </w:r>
      <w:r>
        <w:rPr>
          <w:rFonts w:ascii="Futura Medium"/>
          <w:i/>
          <w:color w:val="585858"/>
          <w:spacing w:val="7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be</w:t>
      </w:r>
      <w:r>
        <w:rPr>
          <w:rFonts w:ascii="Futura Medium"/>
          <w:i/>
          <w:color w:val="585858"/>
          <w:spacing w:val="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requested</w:t>
      </w:r>
      <w:r>
        <w:rPr>
          <w:rFonts w:ascii="Futura Medium"/>
          <w:i/>
          <w:color w:val="585858"/>
          <w:spacing w:val="8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by</w:t>
      </w:r>
      <w:r>
        <w:rPr>
          <w:rFonts w:ascii="Futura Medium"/>
          <w:i/>
          <w:color w:val="585858"/>
          <w:spacing w:val="10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8"/>
          <w:w w:val="105"/>
          <w:sz w:val="18"/>
        </w:rPr>
        <w:t xml:space="preserve"> </w:t>
      </w:r>
      <w:proofErr w:type="spellStart"/>
      <w:r>
        <w:rPr>
          <w:rFonts w:ascii="Futura Medium"/>
          <w:i/>
          <w:color w:val="585858"/>
          <w:spacing w:val="-1"/>
          <w:w w:val="105"/>
          <w:sz w:val="18"/>
        </w:rPr>
        <w:t>organisation</w:t>
      </w:r>
      <w:proofErr w:type="spellEnd"/>
      <w:r>
        <w:rPr>
          <w:rFonts w:ascii="Futura Medium"/>
          <w:i/>
          <w:color w:val="585858"/>
          <w:spacing w:val="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to</w:t>
      </w:r>
      <w:r>
        <w:rPr>
          <w:rFonts w:ascii="Futura Medium"/>
          <w:i/>
          <w:color w:val="585858"/>
          <w:spacing w:val="1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lead</w:t>
      </w:r>
      <w:r>
        <w:rPr>
          <w:rFonts w:ascii="Futura Medium"/>
          <w:i/>
          <w:color w:val="585858"/>
          <w:spacing w:val="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Times New Roman"/>
          <w:i/>
          <w:color w:val="585858"/>
          <w:spacing w:val="54"/>
          <w:w w:val="104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implementation</w:t>
      </w:r>
      <w:r>
        <w:rPr>
          <w:rFonts w:ascii="Futura Medium"/>
          <w:i/>
          <w:color w:val="585858"/>
          <w:spacing w:val="-9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1"/>
          <w:w w:val="105"/>
          <w:sz w:val="18"/>
        </w:rPr>
        <w:t>of</w:t>
      </w:r>
      <w:r>
        <w:rPr>
          <w:rFonts w:ascii="Futura Medium"/>
          <w:i/>
          <w:color w:val="585858"/>
          <w:spacing w:val="-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corrective</w:t>
      </w:r>
      <w:r>
        <w:rPr>
          <w:rFonts w:ascii="Futura Medium"/>
          <w:i/>
          <w:color w:val="585858"/>
          <w:spacing w:val="-9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action.</w:t>
      </w:r>
      <w:r>
        <w:rPr>
          <w:rFonts w:ascii="Futura Medium"/>
          <w:i/>
          <w:color w:val="585858"/>
          <w:spacing w:val="-10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This</w:t>
      </w:r>
      <w:r>
        <w:rPr>
          <w:rFonts w:ascii="Futura Medium"/>
          <w:i/>
          <w:color w:val="585858"/>
          <w:spacing w:val="-7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is</w:t>
      </w:r>
      <w:r>
        <w:rPr>
          <w:rFonts w:ascii="Futura Medium"/>
          <w:i/>
          <w:color w:val="585858"/>
          <w:spacing w:val="-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possible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1"/>
          <w:w w:val="105"/>
          <w:sz w:val="18"/>
        </w:rPr>
        <w:t>if</w:t>
      </w:r>
      <w:r>
        <w:rPr>
          <w:rFonts w:ascii="Futura Medium"/>
          <w:i/>
          <w:color w:val="585858"/>
          <w:spacing w:val="-10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7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action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and</w:t>
      </w:r>
      <w:r>
        <w:rPr>
          <w:rFonts w:ascii="Futura Medium"/>
          <w:i/>
          <w:color w:val="585858"/>
          <w:spacing w:val="-8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execution</w:t>
      </w:r>
      <w:r>
        <w:rPr>
          <w:rFonts w:ascii="Futura Medium"/>
          <w:i/>
          <w:color w:val="585858"/>
          <w:spacing w:val="-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plan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is</w:t>
      </w:r>
      <w:r>
        <w:rPr>
          <w:rFonts w:ascii="Futura Medium"/>
          <w:i/>
          <w:color w:val="585858"/>
          <w:spacing w:val="-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supported</w:t>
      </w:r>
      <w:r>
        <w:rPr>
          <w:rFonts w:ascii="Times New Roman"/>
          <w:i/>
          <w:color w:val="585858"/>
          <w:spacing w:val="55"/>
          <w:w w:val="104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by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9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business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leaders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(OM/PUM).</w:t>
      </w:r>
    </w:p>
    <w:p w14:paraId="0B825B67" w14:textId="77777777" w:rsidR="00A726F1" w:rsidRDefault="0007046C">
      <w:pPr>
        <w:pStyle w:val="BodyText"/>
        <w:spacing w:before="114"/>
        <w:ind w:left="684" w:firstLine="0"/>
        <w:jc w:val="both"/>
      </w:pPr>
      <w:r>
        <w:rPr>
          <w:color w:val="585858"/>
          <w:w w:val="105"/>
        </w:rPr>
        <w:t>Structure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Resources</w:t>
      </w:r>
    </w:p>
    <w:p w14:paraId="22F93318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57"/>
        <w:ind w:left="1486" w:hanging="401"/>
      </w:pPr>
      <w:r>
        <w:rPr>
          <w:color w:val="585858"/>
          <w:spacing w:val="-1"/>
          <w:w w:val="105"/>
        </w:rPr>
        <w:t>Permanent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reporting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technical/reliability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w w:val="105"/>
        </w:rPr>
        <w:t>.</w:t>
      </w:r>
    </w:p>
    <w:p w14:paraId="4D29EDCB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/>
        <w:ind w:left="1486" w:hanging="401"/>
      </w:pPr>
      <w:r>
        <w:rPr>
          <w:color w:val="585858"/>
          <w:spacing w:val="-1"/>
          <w:w w:val="105"/>
        </w:rPr>
        <w:t>Dedicated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space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team.</w:t>
      </w:r>
    </w:p>
    <w:p w14:paraId="5C9468EC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Members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skilled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Methodology.</w:t>
      </w:r>
    </w:p>
    <w:p w14:paraId="448A2051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 w:line="288" w:lineRule="auto"/>
        <w:ind w:left="1486" w:right="165" w:hanging="401"/>
      </w:pPr>
      <w:r>
        <w:rPr>
          <w:color w:val="585858"/>
          <w:spacing w:val="-1"/>
          <w:w w:val="105"/>
        </w:rPr>
        <w:t>Governance</w:t>
      </w:r>
      <w:r>
        <w:rPr>
          <w:color w:val="585858"/>
          <w:w w:val="105"/>
        </w:rPr>
        <w:t xml:space="preserve"> 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 xml:space="preserve">Structure 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 xml:space="preserve">to 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manage</w:t>
      </w:r>
      <w:r>
        <w:rPr>
          <w:color w:val="585858"/>
          <w:w w:val="105"/>
        </w:rPr>
        <w:t xml:space="preserve"> 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 xml:space="preserve">how 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 xml:space="preserve">work 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 xml:space="preserve">is 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assigned</w:t>
      </w:r>
      <w:r>
        <w:rPr>
          <w:color w:val="585858"/>
          <w:w w:val="105"/>
        </w:rPr>
        <w:t xml:space="preserve"> 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 xml:space="preserve">to 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 xml:space="preserve">the </w:t>
      </w:r>
      <w:r>
        <w:rPr>
          <w:color w:val="585858"/>
          <w:spacing w:val="29"/>
          <w:w w:val="105"/>
        </w:rPr>
        <w:t xml:space="preserve"> </w:t>
      </w:r>
      <w:r>
        <w:rPr>
          <w:color w:val="585858"/>
          <w:w w:val="105"/>
        </w:rPr>
        <w:t xml:space="preserve">EPST 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 xml:space="preserve">and 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rFonts w:ascii="Times New Roman"/>
          <w:color w:val="585858"/>
          <w:spacing w:val="58"/>
          <w:w w:val="104"/>
        </w:rPr>
        <w:t xml:space="preserve"> </w:t>
      </w:r>
      <w:r>
        <w:rPr>
          <w:color w:val="585858"/>
          <w:spacing w:val="-1"/>
          <w:w w:val="105"/>
        </w:rPr>
        <w:t>recommendations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actions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connect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execution.</w:t>
      </w:r>
    </w:p>
    <w:p w14:paraId="0206A390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28" w:lineRule="exact"/>
        <w:ind w:left="1486" w:hanging="401"/>
      </w:pPr>
      <w:r>
        <w:rPr>
          <w:color w:val="585858"/>
          <w:spacing w:val="-1"/>
          <w:w w:val="105"/>
        </w:rPr>
        <w:t>Team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has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sponsor,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member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senior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leadership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team.</w:t>
      </w:r>
    </w:p>
    <w:p w14:paraId="53BD8083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Team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has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support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structure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coaching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development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(problem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coach).</w:t>
      </w:r>
    </w:p>
    <w:p w14:paraId="27F7FA16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 w:line="290" w:lineRule="auto"/>
        <w:ind w:left="1486" w:right="165" w:hanging="401"/>
      </w:pPr>
      <w:r>
        <w:rPr>
          <w:color w:val="585858"/>
          <w:spacing w:val="-1"/>
          <w:w w:val="105"/>
        </w:rPr>
        <w:t>Team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has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clear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succession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members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transition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out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while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rFonts w:ascii="Times New Roman"/>
          <w:color w:val="585858"/>
          <w:spacing w:val="55"/>
          <w:w w:val="104"/>
        </w:rPr>
        <w:t xml:space="preserve"> </w:t>
      </w:r>
      <w:r>
        <w:rPr>
          <w:color w:val="585858"/>
          <w:spacing w:val="-1"/>
          <w:w w:val="105"/>
        </w:rPr>
        <w:t>still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able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function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(avoid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wholesale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change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out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members).</w:t>
      </w:r>
    </w:p>
    <w:p w14:paraId="6F41D5F6" w14:textId="77777777" w:rsidR="00A726F1" w:rsidRDefault="0007046C">
      <w:pPr>
        <w:pStyle w:val="BodyText"/>
        <w:spacing w:before="111"/>
        <w:ind w:left="684" w:firstLine="0"/>
        <w:jc w:val="both"/>
      </w:pPr>
      <w:r>
        <w:rPr>
          <w:color w:val="585858"/>
          <w:w w:val="105"/>
        </w:rPr>
        <w:t>Roles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Responsibilities</w:t>
      </w:r>
    </w:p>
    <w:p w14:paraId="4BBA3281" w14:textId="77777777" w:rsidR="00A726F1" w:rsidRDefault="0007046C">
      <w:pPr>
        <w:spacing w:before="156"/>
        <w:ind w:left="684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MTO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Steering</w:t>
      </w:r>
      <w:r>
        <w:rPr>
          <w:rFonts w:ascii="Futura Medium"/>
          <w:i/>
          <w:color w:val="585858"/>
          <w:spacing w:val="-8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Team</w:t>
      </w:r>
    </w:p>
    <w:p w14:paraId="41306DAF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57" w:line="290" w:lineRule="auto"/>
        <w:ind w:left="1486" w:right="165" w:hanging="401"/>
      </w:pPr>
      <w:r>
        <w:rPr>
          <w:color w:val="585858"/>
          <w:spacing w:val="-1"/>
          <w:w w:val="105"/>
        </w:rPr>
        <w:t>Provide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necessary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oversight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 xml:space="preserve">opportunities </w:t>
      </w:r>
      <w:r>
        <w:rPr>
          <w:color w:val="585858"/>
          <w:spacing w:val="-1"/>
          <w:w w:val="105"/>
        </w:rPr>
        <w:t>being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worked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66"/>
          <w:w w:val="104"/>
        </w:rPr>
        <w:t xml:space="preserve"> </w:t>
      </w:r>
      <w:r>
        <w:rPr>
          <w:color w:val="585858"/>
          <w:spacing w:val="-1"/>
          <w:w w:val="105"/>
        </w:rPr>
        <w:t>right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priority,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i.e.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(aligned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overall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objectives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broader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strategy.)</w:t>
      </w:r>
    </w:p>
    <w:p w14:paraId="79EC9ED9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88" w:lineRule="auto"/>
        <w:ind w:left="1486" w:right="165" w:hanging="401"/>
      </w:pPr>
      <w:r>
        <w:rPr>
          <w:color w:val="585858"/>
          <w:w w:val="105"/>
        </w:rPr>
        <w:t>Ensure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14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occurring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at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right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pace,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i.e.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(work</w:t>
      </w:r>
      <w:r>
        <w:rPr>
          <w:rFonts w:ascii="Times New Roman"/>
          <w:color w:val="585858"/>
          <w:spacing w:val="70"/>
          <w:w w:val="104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progressing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needed.)</w:t>
      </w:r>
    </w:p>
    <w:p w14:paraId="0596E797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28" w:lineRule="exact"/>
        <w:ind w:left="1486" w:hanging="401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complex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are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assigned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EPST.</w:t>
      </w:r>
    </w:p>
    <w:p w14:paraId="093F4FF8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w w:val="105"/>
        </w:rPr>
        <w:t>Ensures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top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cascaded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members’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annual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goals.</w:t>
      </w:r>
    </w:p>
    <w:p w14:paraId="5CEB94D7" w14:textId="77777777" w:rsidR="00A726F1" w:rsidRDefault="0007046C">
      <w:pPr>
        <w:spacing w:before="159"/>
        <w:ind w:left="684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Production</w:t>
      </w:r>
      <w:r>
        <w:rPr>
          <w:rFonts w:ascii="Futura Medium"/>
          <w:i/>
          <w:color w:val="585858"/>
          <w:spacing w:val="-9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Unit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Manager/Operations</w:t>
      </w:r>
      <w:r>
        <w:rPr>
          <w:rFonts w:ascii="Futura Medium"/>
          <w:i/>
          <w:color w:val="585858"/>
          <w:spacing w:val="-1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Manager</w:t>
      </w:r>
    </w:p>
    <w:p w14:paraId="54B9DB57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57" w:line="288" w:lineRule="auto"/>
        <w:ind w:left="1486" w:right="165" w:hanging="401"/>
      </w:pPr>
      <w:r>
        <w:rPr>
          <w:color w:val="585858"/>
          <w:spacing w:val="-1"/>
          <w:w w:val="105"/>
        </w:rPr>
        <w:t>Validate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Score,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their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relative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priority,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decide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which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rFonts w:ascii="Times New Roman"/>
          <w:color w:val="585858"/>
          <w:spacing w:val="107"/>
          <w:w w:val="104"/>
        </w:rPr>
        <w:t xml:space="preserve"> </w:t>
      </w:r>
      <w:r>
        <w:rPr>
          <w:color w:val="585858"/>
          <w:spacing w:val="-1"/>
          <w:w w:val="105"/>
        </w:rPr>
        <w:t>progress.</w:t>
      </w:r>
    </w:p>
    <w:p w14:paraId="79206D45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28" w:lineRule="exact"/>
        <w:ind w:left="1486" w:hanging="401"/>
      </w:pPr>
      <w:r>
        <w:rPr>
          <w:color w:val="585858"/>
          <w:spacing w:val="-1"/>
          <w:w w:val="105"/>
        </w:rPr>
        <w:t>Assign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single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point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responsible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owner.</w:t>
      </w:r>
    </w:p>
    <w:p w14:paraId="6C0CFA02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/>
        <w:ind w:left="1486" w:hanging="401"/>
      </w:pPr>
      <w:r>
        <w:rPr>
          <w:color w:val="585858"/>
          <w:spacing w:val="-1"/>
          <w:w w:val="105"/>
        </w:rPr>
        <w:t>Determine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when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needed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accept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mitigation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plans.</w:t>
      </w:r>
    </w:p>
    <w:p w14:paraId="48E00800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need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specify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purpose.</w:t>
      </w:r>
    </w:p>
    <w:p w14:paraId="559FC9C8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Determine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when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investigation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complete.</w:t>
      </w:r>
    </w:p>
    <w:p w14:paraId="6E0CD911" w14:textId="77777777" w:rsidR="00A726F1" w:rsidRDefault="00A726F1">
      <w:p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7DF05217" w14:textId="77777777" w:rsidR="00A726F1" w:rsidRDefault="00A726F1">
      <w:pPr>
        <w:spacing w:before="11"/>
        <w:rPr>
          <w:rFonts w:ascii="Futura Medium" w:eastAsia="Futura Medium" w:hAnsi="Futura Medium" w:cs="Futura Medium"/>
          <w:sz w:val="16"/>
          <w:szCs w:val="16"/>
        </w:rPr>
      </w:pPr>
    </w:p>
    <w:p w14:paraId="078A325F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06"/>
        <w:ind w:left="1486" w:hanging="401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must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addressed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based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investigation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findings.</w:t>
      </w:r>
    </w:p>
    <w:p w14:paraId="5BBB1D48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 w:line="290" w:lineRule="auto"/>
        <w:ind w:left="1486" w:right="165" w:hanging="401"/>
      </w:pPr>
      <w:r>
        <w:rPr>
          <w:color w:val="585858"/>
          <w:spacing w:val="-1"/>
          <w:w w:val="105"/>
        </w:rPr>
        <w:t>Define</w:t>
      </w:r>
      <w:r>
        <w:rPr>
          <w:color w:val="585858"/>
          <w:spacing w:val="41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42"/>
          <w:w w:val="105"/>
        </w:rPr>
        <w:t xml:space="preserve"> </w:t>
      </w:r>
      <w:r>
        <w:rPr>
          <w:color w:val="585858"/>
          <w:w w:val="105"/>
        </w:rPr>
        <w:t>desired</w:t>
      </w:r>
      <w:r>
        <w:rPr>
          <w:color w:val="585858"/>
          <w:spacing w:val="43"/>
          <w:w w:val="105"/>
        </w:rPr>
        <w:t xml:space="preserve"> </w:t>
      </w:r>
      <w:r>
        <w:rPr>
          <w:color w:val="585858"/>
          <w:w w:val="105"/>
        </w:rPr>
        <w:t>outcome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spacing w:val="-1"/>
          <w:w w:val="105"/>
        </w:rPr>
        <w:t>prior</w:t>
      </w:r>
      <w:r>
        <w:rPr>
          <w:color w:val="585858"/>
          <w:spacing w:val="4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w w:val="105"/>
        </w:rPr>
        <w:t>taking</w:t>
      </w:r>
      <w:r>
        <w:rPr>
          <w:color w:val="585858"/>
          <w:spacing w:val="43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w w:val="105"/>
        </w:rPr>
        <w:t>mitigate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44"/>
          <w:w w:val="105"/>
        </w:rPr>
        <w:t xml:space="preserve"> </w:t>
      </w:r>
      <w:proofErr w:type="spellStart"/>
      <w:r>
        <w:rPr>
          <w:color w:val="585858"/>
          <w:w w:val="105"/>
        </w:rPr>
        <w:t>realise</w:t>
      </w:r>
      <w:proofErr w:type="spellEnd"/>
      <w:r>
        <w:rPr>
          <w:color w:val="585858"/>
          <w:spacing w:val="46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rFonts w:ascii="Times New Roman"/>
          <w:color w:val="585858"/>
          <w:spacing w:val="43"/>
          <w:w w:val="104"/>
        </w:rPr>
        <w:t xml:space="preserve"> </w:t>
      </w:r>
      <w:r>
        <w:rPr>
          <w:color w:val="585858"/>
          <w:spacing w:val="-1"/>
          <w:w w:val="105"/>
        </w:rPr>
        <w:t>opportunity.</w:t>
      </w:r>
    </w:p>
    <w:p w14:paraId="345F4AE5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25" w:lineRule="exact"/>
        <w:ind w:left="1486" w:hanging="401"/>
      </w:pPr>
      <w:r>
        <w:rPr>
          <w:color w:val="585858"/>
          <w:w w:val="105"/>
        </w:rPr>
        <w:t>Ensure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proposed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corrective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gets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implemented.</w:t>
      </w:r>
    </w:p>
    <w:p w14:paraId="46C8F0B5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/>
        <w:ind w:left="1486" w:hanging="401"/>
      </w:pPr>
      <w:r>
        <w:rPr>
          <w:color w:val="585858"/>
          <w:w w:val="105"/>
        </w:rPr>
        <w:t>Ensure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mitigation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-8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activity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sufficiently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resourced.</w:t>
      </w:r>
    </w:p>
    <w:p w14:paraId="25C72E77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Decide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when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closed.</w:t>
      </w:r>
    </w:p>
    <w:p w14:paraId="654E557C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Escalate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complex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site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Steering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if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additional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support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needed.</w:t>
      </w:r>
    </w:p>
    <w:p w14:paraId="0932501D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w w:val="105"/>
        </w:rPr>
        <w:t>Ensure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top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cascaded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members’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annual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goals.</w:t>
      </w:r>
    </w:p>
    <w:p w14:paraId="6A3828BF" w14:textId="77777777" w:rsidR="00A726F1" w:rsidRDefault="0007046C">
      <w:pPr>
        <w:spacing w:before="159"/>
        <w:ind w:left="684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Functional</w:t>
      </w:r>
      <w:r>
        <w:rPr>
          <w:rFonts w:ascii="Futura Medium"/>
          <w:i/>
          <w:color w:val="585858"/>
          <w:spacing w:val="-1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Manager/Discipline</w:t>
      </w:r>
      <w:r>
        <w:rPr>
          <w:rFonts w:ascii="Futura Medium"/>
          <w:i/>
          <w:color w:val="585858"/>
          <w:spacing w:val="-1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Manager</w:t>
      </w:r>
    </w:p>
    <w:p w14:paraId="07801AC8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57" w:line="288" w:lineRule="auto"/>
        <w:ind w:left="1486" w:right="165" w:hanging="401"/>
      </w:pPr>
      <w:r>
        <w:rPr>
          <w:color w:val="585858"/>
          <w:spacing w:val="-1"/>
          <w:w w:val="105"/>
        </w:rPr>
        <w:t>Drives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w w:val="105"/>
        </w:rPr>
        <w:t>alignment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between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threat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mitigation/opportunity</w:t>
      </w:r>
      <w:r>
        <w:rPr>
          <w:color w:val="585858"/>
          <w:spacing w:val="33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34"/>
          <w:w w:val="105"/>
        </w:rPr>
        <w:t xml:space="preserve"> </w:t>
      </w:r>
      <w:r>
        <w:rPr>
          <w:color w:val="585858"/>
          <w:spacing w:val="-1"/>
          <w:w w:val="105"/>
        </w:rPr>
        <w:t>priorities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other</w:t>
      </w:r>
      <w:r>
        <w:rPr>
          <w:rFonts w:ascii="Times New Roman"/>
          <w:color w:val="585858"/>
          <w:spacing w:val="65"/>
          <w:w w:val="104"/>
        </w:rPr>
        <w:t xml:space="preserve"> </w:t>
      </w:r>
      <w:r>
        <w:rPr>
          <w:color w:val="585858"/>
          <w:spacing w:val="-1"/>
          <w:w w:val="105"/>
        </w:rPr>
        <w:t>departmental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spacing w:val="-1"/>
          <w:w w:val="105"/>
        </w:rPr>
        <w:t>activities.</w:t>
      </w:r>
    </w:p>
    <w:p w14:paraId="589013A4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88" w:lineRule="auto"/>
        <w:ind w:left="1486" w:right="165" w:hanging="401"/>
      </w:pPr>
      <w:r>
        <w:rPr>
          <w:color w:val="585858"/>
          <w:spacing w:val="-1"/>
          <w:w w:val="105"/>
        </w:rPr>
        <w:t>Works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PUM/OM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validate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alignment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threats/opportunities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their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priorities,</w:t>
      </w:r>
      <w:r>
        <w:rPr>
          <w:rFonts w:ascii="Times New Roman"/>
          <w:color w:val="585858"/>
          <w:spacing w:val="66"/>
          <w:w w:val="104"/>
        </w:rPr>
        <w:t xml:space="preserve"> </w:t>
      </w:r>
      <w:r>
        <w:rPr>
          <w:color w:val="585858"/>
          <w:spacing w:val="-1"/>
          <w:w w:val="105"/>
        </w:rPr>
        <w:t>especially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where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members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support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multiple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Teams.</w:t>
      </w:r>
    </w:p>
    <w:p w14:paraId="2A4E6221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28" w:lineRule="exact"/>
        <w:ind w:left="1486" w:hanging="401"/>
      </w:pPr>
      <w:r>
        <w:rPr>
          <w:color w:val="585858"/>
          <w:spacing w:val="-1"/>
          <w:w w:val="105"/>
        </w:rPr>
        <w:t>Maintains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list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top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discipline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their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respective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discipline.</w:t>
      </w:r>
    </w:p>
    <w:p w14:paraId="1C1766E1" w14:textId="77777777" w:rsidR="00A726F1" w:rsidRDefault="0007046C">
      <w:pPr>
        <w:spacing w:before="161"/>
        <w:ind w:left="684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Threat/Opportunities</w:t>
      </w:r>
      <w:r>
        <w:rPr>
          <w:rFonts w:ascii="Futura Medium"/>
          <w:i/>
          <w:color w:val="585858"/>
          <w:spacing w:val="-21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Owner</w:t>
      </w:r>
    </w:p>
    <w:p w14:paraId="48D285E0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54" w:line="290" w:lineRule="auto"/>
        <w:ind w:left="1486" w:right="165" w:hanging="401"/>
      </w:pPr>
      <w:r>
        <w:rPr>
          <w:color w:val="585858"/>
          <w:spacing w:val="-1"/>
          <w:w w:val="105"/>
        </w:rPr>
        <w:t>Single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point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responsible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14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realisation</w:t>
      </w:r>
      <w:proofErr w:type="spellEnd"/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rFonts w:ascii="Times New Roman"/>
          <w:color w:val="585858"/>
          <w:spacing w:val="85"/>
          <w:w w:val="104"/>
        </w:rPr>
        <w:t xml:space="preserve"> </w:t>
      </w:r>
      <w:r>
        <w:rPr>
          <w:color w:val="585858"/>
          <w:spacing w:val="-1"/>
          <w:w w:val="105"/>
        </w:rPr>
        <w:t>progressing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per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1"/>
          <w:w w:val="105"/>
        </w:rPr>
        <w:t xml:space="preserve"> line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plan.</w:t>
      </w:r>
    </w:p>
    <w:p w14:paraId="4F66CECC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line="225" w:lineRule="exact"/>
        <w:ind w:left="1486" w:hanging="401"/>
      </w:pPr>
      <w:r>
        <w:rPr>
          <w:color w:val="585858"/>
          <w:spacing w:val="-1"/>
          <w:w w:val="105"/>
        </w:rPr>
        <w:t>Provides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regular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updates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status.</w:t>
      </w:r>
    </w:p>
    <w:p w14:paraId="36183B95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/>
        <w:ind w:left="1486" w:hanging="401"/>
      </w:pPr>
      <w:r>
        <w:rPr>
          <w:color w:val="585858"/>
          <w:w w:val="105"/>
        </w:rPr>
        <w:t>Ensures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threat/opportunity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details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tool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up-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to-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date.</w:t>
      </w:r>
    </w:p>
    <w:p w14:paraId="5AB283F1" w14:textId="77777777" w:rsidR="00A726F1" w:rsidRDefault="0007046C">
      <w:pPr>
        <w:spacing w:before="161"/>
        <w:ind w:left="684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Reliability</w:t>
      </w:r>
      <w:r>
        <w:rPr>
          <w:rFonts w:ascii="Futura Medium"/>
          <w:i/>
          <w:color w:val="585858"/>
          <w:spacing w:val="-12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Engineer/WRFM</w:t>
      </w:r>
      <w:r>
        <w:rPr>
          <w:rFonts w:ascii="Futura Medium"/>
          <w:i/>
          <w:color w:val="585858"/>
          <w:spacing w:val="-1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Lead</w:t>
      </w:r>
    </w:p>
    <w:p w14:paraId="0D7C92F7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157"/>
        <w:ind w:left="1486" w:hanging="401"/>
      </w:pPr>
      <w:r>
        <w:rPr>
          <w:color w:val="585858"/>
          <w:spacing w:val="-1"/>
          <w:w w:val="105"/>
        </w:rPr>
        <w:t>Provides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coaching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needed.</w:t>
      </w:r>
    </w:p>
    <w:p w14:paraId="7F1EBC1C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/>
        <w:ind w:left="1486" w:hanging="401"/>
      </w:pPr>
      <w:r>
        <w:rPr>
          <w:color w:val="585858"/>
          <w:spacing w:val="-1"/>
          <w:w w:val="105"/>
        </w:rPr>
        <w:t>Leads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opportunity/problem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framing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activities.</w:t>
      </w:r>
    </w:p>
    <w:p w14:paraId="592368B8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Leads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scoring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consistency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amongst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threats/opportunities.</w:t>
      </w:r>
    </w:p>
    <w:p w14:paraId="3E754013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Facilitates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weekly/monthly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update/progress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meetings.</w:t>
      </w:r>
    </w:p>
    <w:p w14:paraId="3327DB97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4"/>
        <w:ind w:left="1486" w:hanging="401"/>
      </w:pPr>
      <w:r>
        <w:rPr>
          <w:color w:val="585858"/>
          <w:spacing w:val="-1"/>
          <w:w w:val="105"/>
        </w:rPr>
        <w:t>Takes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lead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role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data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presented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representative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actual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performance.</w:t>
      </w:r>
    </w:p>
    <w:p w14:paraId="1B1FFCA9" w14:textId="77777777" w:rsidR="00A726F1" w:rsidRDefault="0007046C">
      <w:pPr>
        <w:pStyle w:val="BodyText"/>
        <w:numPr>
          <w:ilvl w:val="3"/>
          <w:numId w:val="4"/>
        </w:numPr>
        <w:tabs>
          <w:tab w:val="left" w:pos="1487"/>
        </w:tabs>
        <w:spacing w:before="46"/>
        <w:ind w:left="1486" w:hanging="401"/>
      </w:pPr>
      <w:r>
        <w:rPr>
          <w:color w:val="585858"/>
          <w:spacing w:val="-1"/>
          <w:w w:val="105"/>
        </w:rPr>
        <w:t>Provides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Learning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coaching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threat/opportunity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owners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needed.</w:t>
      </w:r>
    </w:p>
    <w:p w14:paraId="352C99D7" w14:textId="77777777" w:rsidR="00A726F1" w:rsidRDefault="00A726F1">
      <w:p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0B169AA9" w14:textId="77777777" w:rsidR="00A726F1" w:rsidRDefault="00A726F1">
      <w:pPr>
        <w:spacing w:before="2"/>
        <w:rPr>
          <w:rFonts w:ascii="Futura Medium" w:eastAsia="Futura Medium" w:hAnsi="Futura Medium" w:cs="Futura Medium"/>
          <w:sz w:val="21"/>
          <w:szCs w:val="21"/>
        </w:rPr>
      </w:pPr>
    </w:p>
    <w:p w14:paraId="7D37F8CB" w14:textId="77777777" w:rsidR="00A726F1" w:rsidRDefault="0007046C">
      <w:pPr>
        <w:pStyle w:val="Heading1"/>
        <w:numPr>
          <w:ilvl w:val="0"/>
          <w:numId w:val="7"/>
        </w:numPr>
        <w:tabs>
          <w:tab w:val="left" w:pos="685"/>
        </w:tabs>
        <w:ind w:hanging="532"/>
      </w:pPr>
      <w:bookmarkStart w:id="47" w:name="_TOC_250006"/>
      <w:r>
        <w:rPr>
          <w:color w:val="D42D11"/>
          <w:spacing w:val="5"/>
        </w:rPr>
        <w:t>Key</w:t>
      </w:r>
      <w:r>
        <w:rPr>
          <w:color w:val="D42D11"/>
          <w:spacing w:val="35"/>
        </w:rPr>
        <w:t xml:space="preserve"> </w:t>
      </w:r>
      <w:r>
        <w:rPr>
          <w:color w:val="D42D11"/>
          <w:spacing w:val="6"/>
        </w:rPr>
        <w:t>Work</w:t>
      </w:r>
      <w:r>
        <w:rPr>
          <w:color w:val="D42D11"/>
          <w:spacing w:val="36"/>
        </w:rPr>
        <w:t xml:space="preserve"> </w:t>
      </w:r>
      <w:r>
        <w:rPr>
          <w:color w:val="D42D11"/>
          <w:spacing w:val="6"/>
        </w:rPr>
        <w:t>Process</w:t>
      </w:r>
      <w:r>
        <w:rPr>
          <w:color w:val="D42D11"/>
          <w:spacing w:val="36"/>
        </w:rPr>
        <w:t xml:space="preserve"> </w:t>
      </w:r>
      <w:r>
        <w:rPr>
          <w:color w:val="D42D11"/>
          <w:spacing w:val="7"/>
        </w:rPr>
        <w:t>Interfaces</w:t>
      </w:r>
      <w:bookmarkEnd w:id="47"/>
    </w:p>
    <w:p w14:paraId="675074D0" w14:textId="77777777" w:rsidR="00A726F1" w:rsidRDefault="0007046C">
      <w:pPr>
        <w:pStyle w:val="BodyText"/>
        <w:spacing w:before="171"/>
        <w:ind w:left="151" w:right="164" w:firstLine="0"/>
      </w:pPr>
      <w:r>
        <w:rPr>
          <w:color w:val="585858"/>
          <w:spacing w:val="-1"/>
          <w:w w:val="105"/>
        </w:rPr>
        <w:t>Interfaces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other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processes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follows.</w:t>
      </w:r>
    </w:p>
    <w:p w14:paraId="149E2D27" w14:textId="77777777" w:rsidR="00A726F1" w:rsidRDefault="00A726F1">
      <w:pPr>
        <w:spacing w:before="1"/>
        <w:rPr>
          <w:rFonts w:ascii="Futura Medium" w:eastAsia="Futura Medium" w:hAnsi="Futura Medium" w:cs="Futura Medium"/>
          <w:sz w:val="13"/>
          <w:szCs w:val="13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68"/>
        <w:gridCol w:w="3071"/>
        <w:gridCol w:w="2819"/>
      </w:tblGrid>
      <w:tr w:rsidR="00A726F1" w14:paraId="092AFEB0" w14:textId="77777777">
        <w:trPr>
          <w:trHeight w:hRule="exact" w:val="557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1336DFA0" w14:textId="77777777" w:rsidR="00A726F1" w:rsidRDefault="00A726F1">
            <w:pPr>
              <w:pStyle w:val="TableParagraph"/>
              <w:spacing w:before="13"/>
              <w:rPr>
                <w:rFonts w:ascii="Futura Medium" w:eastAsia="Futura Medium" w:hAnsi="Futura Medium" w:cs="Futura Medium"/>
                <w:sz w:val="12"/>
                <w:szCs w:val="12"/>
              </w:rPr>
            </w:pPr>
          </w:p>
          <w:p w14:paraId="3B2DC847" w14:textId="77777777" w:rsidR="00A726F1" w:rsidRDefault="0007046C">
            <w:pPr>
              <w:pStyle w:val="TableParagraph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Process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66692CC0" w14:textId="77777777" w:rsidR="00A726F1" w:rsidRDefault="0007046C">
            <w:pPr>
              <w:pStyle w:val="TableParagraph"/>
              <w:spacing w:before="44" w:line="250" w:lineRule="auto"/>
              <w:ind w:left="95" w:right="610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Inputs</w:t>
            </w:r>
            <w:r>
              <w:rPr>
                <w:rFonts w:ascii="Futura Medium"/>
                <w:color w:val="585858"/>
                <w:spacing w:val="-3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to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Manage</w:t>
            </w:r>
            <w:r>
              <w:rPr>
                <w:rFonts w:ascii="Futura Medium"/>
                <w:color w:val="585858"/>
                <w:spacing w:val="-3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Threats</w:t>
            </w:r>
            <w:r>
              <w:rPr>
                <w:rFonts w:ascii="Futura Medium"/>
                <w:color w:val="585858"/>
                <w:spacing w:val="-2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and</w:t>
            </w:r>
            <w:r>
              <w:rPr>
                <w:rFonts w:ascii="Times New Roman"/>
                <w:color w:val="585858"/>
                <w:spacing w:val="30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Opportunities</w:t>
            </w: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6BE69D3C" w14:textId="77777777" w:rsidR="00A726F1" w:rsidRDefault="0007046C">
            <w:pPr>
              <w:pStyle w:val="TableParagraph"/>
              <w:spacing w:before="44" w:line="250" w:lineRule="auto"/>
              <w:ind w:left="140" w:right="348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proofErr w:type="spellStart"/>
            <w:r>
              <w:rPr>
                <w:rFonts w:ascii="Futura Medium"/>
                <w:color w:val="585858"/>
                <w:w w:val="105"/>
                <w:sz w:val="18"/>
              </w:rPr>
              <w:t>Ouputs</w:t>
            </w:r>
            <w:proofErr w:type="spellEnd"/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from</w:t>
            </w:r>
            <w:r>
              <w:rPr>
                <w:rFonts w:ascii="Futura Medium"/>
                <w:color w:val="585858"/>
                <w:spacing w:val="-4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Manage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Threats</w:t>
            </w:r>
            <w:r>
              <w:rPr>
                <w:rFonts w:ascii="Times New Roman"/>
                <w:color w:val="585858"/>
                <w:spacing w:val="20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1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14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Opportunities</w:t>
            </w:r>
          </w:p>
        </w:tc>
      </w:tr>
      <w:tr w:rsidR="00A726F1" w14:paraId="6C88A3BD" w14:textId="77777777">
        <w:trPr>
          <w:trHeight w:hRule="exact" w:val="400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51794B07" w14:textId="77777777" w:rsidR="00A726F1" w:rsidRDefault="0007046C">
            <w:pPr>
              <w:pStyle w:val="TableParagraph"/>
              <w:spacing w:before="70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Ensure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Safe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Production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35402203" w14:textId="77777777" w:rsidR="00A726F1" w:rsidRDefault="0007046C">
            <w:pPr>
              <w:pStyle w:val="TableParagraph"/>
              <w:spacing w:before="70"/>
              <w:ind w:left="95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Identified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Threats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Opportunities</w:t>
            </w: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78659817" w14:textId="77777777" w:rsidR="00A726F1" w:rsidRDefault="0007046C">
            <w:pPr>
              <w:pStyle w:val="TableParagraph"/>
              <w:spacing w:before="70"/>
              <w:ind w:left="140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Proactive</w:t>
            </w:r>
            <w:r>
              <w:rPr>
                <w:rFonts w:ascii="Futura Medium"/>
                <w:color w:val="585858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Monitoring</w:t>
            </w:r>
            <w:r>
              <w:rPr>
                <w:rFonts w:ascii="Futura Medium"/>
                <w:color w:val="585858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Activities</w:t>
            </w:r>
          </w:p>
        </w:tc>
      </w:tr>
      <w:tr w:rsidR="00A726F1" w14:paraId="4D00F1C1" w14:textId="77777777">
        <w:trPr>
          <w:trHeight w:hRule="exact" w:val="401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50FE6D64" w14:textId="77777777" w:rsidR="00A726F1" w:rsidRDefault="0007046C">
            <w:pPr>
              <w:pStyle w:val="TableParagraph"/>
              <w:spacing w:before="71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Hazards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Effects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4BB7662D" w14:textId="77777777" w:rsidR="00A726F1" w:rsidRDefault="0007046C">
            <w:pPr>
              <w:pStyle w:val="TableParagraph"/>
              <w:spacing w:before="71"/>
              <w:ind w:left="95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Identified</w:t>
            </w:r>
            <w:r>
              <w:rPr>
                <w:rFonts w:ascii="Futura Medium"/>
                <w:color w:val="585858"/>
                <w:spacing w:val="-13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Threats</w:t>
            </w: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55D7A5D0" w14:textId="77777777" w:rsidR="00A726F1" w:rsidRDefault="0007046C">
            <w:pPr>
              <w:pStyle w:val="TableParagraph"/>
              <w:spacing w:before="71"/>
              <w:ind w:left="140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HEMP</w:t>
            </w:r>
            <w:r>
              <w:rPr>
                <w:rFonts w:ascii="Futura Medium"/>
                <w:color w:val="585858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Scenario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Close-out</w:t>
            </w:r>
          </w:p>
        </w:tc>
      </w:tr>
      <w:tr w:rsidR="00A726F1" w14:paraId="6B9BB188" w14:textId="77777777">
        <w:trPr>
          <w:trHeight w:hRule="exact" w:val="673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3847671C" w14:textId="77777777" w:rsidR="00A726F1" w:rsidRDefault="0007046C">
            <w:pPr>
              <w:pStyle w:val="TableParagraph"/>
              <w:spacing w:before="71" w:line="288" w:lineRule="auto"/>
              <w:ind w:left="93" w:right="775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Perform</w:t>
            </w:r>
            <w:r>
              <w:rPr>
                <w:rFonts w:ascii="Futura Medium"/>
                <w:color w:val="585858"/>
                <w:spacing w:val="-1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Maintenance</w:t>
            </w:r>
            <w:r>
              <w:rPr>
                <w:rFonts w:ascii="Times New Roman"/>
                <w:color w:val="585858"/>
                <w:spacing w:val="24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Execution</w:t>
            </w:r>
          </w:p>
        </w:tc>
        <w:tc>
          <w:tcPr>
            <w:tcW w:w="3071" w:type="dxa"/>
            <w:vMerge w:val="restart"/>
            <w:tcBorders>
              <w:top w:val="nil"/>
              <w:left w:val="nil"/>
              <w:right w:val="nil"/>
            </w:tcBorders>
            <w:shd w:val="clear" w:color="auto" w:fill="FEF5CD"/>
          </w:tcPr>
          <w:p w14:paraId="264B6987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361C170B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6EACC0E8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74718228" w14:textId="77777777" w:rsidR="00A726F1" w:rsidRDefault="0007046C">
            <w:pPr>
              <w:pStyle w:val="TableParagraph"/>
              <w:spacing w:before="126"/>
              <w:ind w:left="95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Identified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Threats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Opportunities</w:t>
            </w:r>
          </w:p>
        </w:tc>
        <w:tc>
          <w:tcPr>
            <w:tcW w:w="2819" w:type="dxa"/>
            <w:vMerge w:val="restart"/>
            <w:tcBorders>
              <w:top w:val="nil"/>
              <w:left w:val="nil"/>
              <w:right w:val="nil"/>
            </w:tcBorders>
            <w:shd w:val="clear" w:color="auto" w:fill="FEF5CD"/>
          </w:tcPr>
          <w:p w14:paraId="419B3EBA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7BC24BB2" w14:textId="77777777" w:rsidR="00A726F1" w:rsidRDefault="00A726F1">
            <w:pPr>
              <w:pStyle w:val="TableParagraph"/>
              <w:spacing w:before="4"/>
              <w:rPr>
                <w:rFonts w:ascii="Futura Medium" w:eastAsia="Futura Medium" w:hAnsi="Futura Medium" w:cs="Futura Medium"/>
                <w:sz w:val="24"/>
                <w:szCs w:val="24"/>
              </w:rPr>
            </w:pPr>
          </w:p>
          <w:p w14:paraId="67DEDB9B" w14:textId="77777777" w:rsidR="00A726F1" w:rsidRDefault="0007046C">
            <w:pPr>
              <w:pStyle w:val="TableParagraph"/>
              <w:spacing w:line="287" w:lineRule="auto"/>
              <w:ind w:left="140" w:right="578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Improved</w:t>
            </w:r>
            <w:r>
              <w:rPr>
                <w:rFonts w:ascii="Futura Medium"/>
                <w:color w:val="585858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definition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and</w:t>
            </w:r>
            <w:r>
              <w:rPr>
                <w:rFonts w:ascii="Times New Roman"/>
                <w:color w:val="585858"/>
                <w:spacing w:val="31"/>
                <w:w w:val="104"/>
                <w:sz w:val="18"/>
              </w:rPr>
              <w:t xml:space="preserve"> </w:t>
            </w:r>
            <w:proofErr w:type="spellStart"/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prioritisation</w:t>
            </w:r>
            <w:proofErr w:type="spellEnd"/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of</w:t>
            </w:r>
            <w:r>
              <w:rPr>
                <w:rFonts w:ascii="Futura Medium"/>
                <w:color w:val="585858"/>
                <w:spacing w:val="-3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work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to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be</w:t>
            </w:r>
            <w:r>
              <w:rPr>
                <w:rFonts w:ascii="Times New Roman"/>
                <w:color w:val="585858"/>
                <w:spacing w:val="27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executed</w:t>
            </w:r>
          </w:p>
        </w:tc>
      </w:tr>
      <w:tr w:rsidR="00A726F1" w14:paraId="75F72559" w14:textId="77777777">
        <w:trPr>
          <w:trHeight w:hRule="exact" w:val="398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4EF6A1A5" w14:textId="77777777" w:rsidR="00A726F1" w:rsidRDefault="0007046C">
            <w:pPr>
              <w:pStyle w:val="TableParagraph"/>
              <w:spacing w:before="70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Perform</w:t>
            </w:r>
            <w:r>
              <w:rPr>
                <w:rFonts w:ascii="Futura Medium"/>
                <w:color w:val="585858"/>
                <w:spacing w:val="-1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Turnarounds</w:t>
            </w:r>
          </w:p>
        </w:tc>
        <w:tc>
          <w:tcPr>
            <w:tcW w:w="3071" w:type="dxa"/>
            <w:vMerge/>
            <w:tcBorders>
              <w:left w:val="nil"/>
              <w:right w:val="nil"/>
            </w:tcBorders>
            <w:shd w:val="clear" w:color="auto" w:fill="FEF5CD"/>
          </w:tcPr>
          <w:p w14:paraId="66A41EDD" w14:textId="77777777" w:rsidR="00A726F1" w:rsidRDefault="00A726F1"/>
        </w:tc>
        <w:tc>
          <w:tcPr>
            <w:tcW w:w="2819" w:type="dxa"/>
            <w:vMerge/>
            <w:tcBorders>
              <w:left w:val="nil"/>
              <w:right w:val="nil"/>
            </w:tcBorders>
            <w:shd w:val="clear" w:color="auto" w:fill="FEF5CD"/>
          </w:tcPr>
          <w:p w14:paraId="41410204" w14:textId="77777777" w:rsidR="00A726F1" w:rsidRDefault="00A726F1"/>
        </w:tc>
      </w:tr>
      <w:tr w:rsidR="00A726F1" w14:paraId="7AA048D0" w14:textId="77777777">
        <w:trPr>
          <w:trHeight w:hRule="exact" w:val="401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2560B5A1" w14:textId="77777777" w:rsidR="00A726F1" w:rsidRDefault="0007046C">
            <w:pPr>
              <w:pStyle w:val="TableParagraph"/>
              <w:spacing w:before="73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Manage</w:t>
            </w:r>
            <w:r>
              <w:rPr>
                <w:rFonts w:ascii="Futura Medium"/>
                <w:color w:val="585858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Equipment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Care</w:t>
            </w:r>
          </w:p>
        </w:tc>
        <w:tc>
          <w:tcPr>
            <w:tcW w:w="3071" w:type="dxa"/>
            <w:vMerge/>
            <w:tcBorders>
              <w:left w:val="nil"/>
              <w:right w:val="nil"/>
            </w:tcBorders>
            <w:shd w:val="clear" w:color="auto" w:fill="FEF5CD"/>
          </w:tcPr>
          <w:p w14:paraId="0A24A35B" w14:textId="77777777" w:rsidR="00A726F1" w:rsidRDefault="00A726F1"/>
        </w:tc>
        <w:tc>
          <w:tcPr>
            <w:tcW w:w="2819" w:type="dxa"/>
            <w:vMerge/>
            <w:tcBorders>
              <w:left w:val="nil"/>
              <w:right w:val="nil"/>
            </w:tcBorders>
            <w:shd w:val="clear" w:color="auto" w:fill="FEF5CD"/>
          </w:tcPr>
          <w:p w14:paraId="3A9B8093" w14:textId="77777777" w:rsidR="00A726F1" w:rsidRDefault="00A726F1"/>
        </w:tc>
      </w:tr>
      <w:tr w:rsidR="00A726F1" w14:paraId="6A5441E4" w14:textId="77777777">
        <w:trPr>
          <w:trHeight w:hRule="exact" w:val="401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7216435A" w14:textId="77777777" w:rsidR="00A726F1" w:rsidRDefault="0007046C">
            <w:pPr>
              <w:pStyle w:val="TableParagraph"/>
              <w:spacing w:before="73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Perform</w:t>
            </w:r>
            <w:r>
              <w:rPr>
                <w:rFonts w:ascii="Futura Medium"/>
                <w:color w:val="585858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WRFM</w:t>
            </w:r>
          </w:p>
        </w:tc>
        <w:tc>
          <w:tcPr>
            <w:tcW w:w="3071" w:type="dxa"/>
            <w:vMerge/>
            <w:tcBorders>
              <w:left w:val="nil"/>
              <w:bottom w:val="nil"/>
              <w:right w:val="nil"/>
            </w:tcBorders>
            <w:shd w:val="clear" w:color="auto" w:fill="FEF5CD"/>
          </w:tcPr>
          <w:p w14:paraId="5B22D432" w14:textId="77777777" w:rsidR="00A726F1" w:rsidRDefault="00A726F1"/>
        </w:tc>
        <w:tc>
          <w:tcPr>
            <w:tcW w:w="2819" w:type="dxa"/>
            <w:vMerge/>
            <w:tcBorders>
              <w:left w:val="nil"/>
              <w:bottom w:val="nil"/>
              <w:right w:val="nil"/>
            </w:tcBorders>
            <w:shd w:val="clear" w:color="auto" w:fill="FEF5CD"/>
          </w:tcPr>
          <w:p w14:paraId="62336FC8" w14:textId="77777777" w:rsidR="00A726F1" w:rsidRDefault="00A726F1"/>
        </w:tc>
      </w:tr>
      <w:tr w:rsidR="00A726F1" w14:paraId="53355C43" w14:textId="77777777">
        <w:trPr>
          <w:trHeight w:hRule="exact" w:val="938"/>
        </w:trPr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3D70B9CB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28948527" w14:textId="77777777" w:rsidR="00A726F1" w:rsidRDefault="0007046C">
            <w:pPr>
              <w:pStyle w:val="TableParagraph"/>
              <w:spacing w:before="116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Manage</w:t>
            </w:r>
            <w:r>
              <w:rPr>
                <w:rFonts w:ascii="Futura Medium"/>
                <w:color w:val="585858"/>
                <w:spacing w:val="-1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Projects</w:t>
            </w:r>
          </w:p>
        </w:tc>
        <w:tc>
          <w:tcPr>
            <w:tcW w:w="3071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64C4EBED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719BDD3A" w14:textId="77777777" w:rsidR="00A726F1" w:rsidRDefault="0007046C">
            <w:pPr>
              <w:pStyle w:val="TableParagraph"/>
              <w:spacing w:before="116"/>
              <w:ind w:left="95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Identified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Threats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Opportunities</w:t>
            </w: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0382FD20" w14:textId="77777777" w:rsidR="00A726F1" w:rsidRDefault="0007046C">
            <w:pPr>
              <w:pStyle w:val="TableParagraph"/>
              <w:spacing w:before="70" w:line="288" w:lineRule="auto"/>
              <w:ind w:left="140" w:right="135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Input</w:t>
            </w:r>
            <w:r>
              <w:rPr>
                <w:rFonts w:ascii="Futura Medium"/>
                <w:color w:val="585858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into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Identify/Assess,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Select</w:t>
            </w:r>
            <w:r>
              <w:rPr>
                <w:rFonts w:ascii="Times New Roman"/>
                <w:color w:val="585858"/>
                <w:spacing w:val="21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Execute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Phases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2"/>
                <w:w w:val="105"/>
                <w:sz w:val="18"/>
              </w:rPr>
              <w:t>of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Project</w:t>
            </w:r>
            <w:r>
              <w:rPr>
                <w:rFonts w:ascii="Times New Roman"/>
                <w:color w:val="585858"/>
                <w:spacing w:val="22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Work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Process</w:t>
            </w:r>
          </w:p>
        </w:tc>
      </w:tr>
    </w:tbl>
    <w:p w14:paraId="4121538D" w14:textId="77777777" w:rsidR="00A726F1" w:rsidRDefault="00A726F1">
      <w:pPr>
        <w:spacing w:line="288" w:lineRule="auto"/>
        <w:rPr>
          <w:rFonts w:ascii="Futura Medium" w:eastAsia="Futura Medium" w:hAnsi="Futura Medium" w:cs="Futura Medium"/>
          <w:sz w:val="18"/>
          <w:szCs w:val="18"/>
        </w:r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368F2090" w14:textId="77777777" w:rsidR="00A726F1" w:rsidRDefault="00A726F1">
      <w:pPr>
        <w:spacing w:before="2"/>
        <w:rPr>
          <w:rFonts w:ascii="Futura Medium" w:eastAsia="Futura Medium" w:hAnsi="Futura Medium" w:cs="Futura Medium"/>
          <w:sz w:val="21"/>
          <w:szCs w:val="21"/>
        </w:rPr>
      </w:pPr>
    </w:p>
    <w:p w14:paraId="2BE11413" w14:textId="77777777" w:rsidR="00A726F1" w:rsidRDefault="0007046C">
      <w:pPr>
        <w:pStyle w:val="Heading1"/>
        <w:numPr>
          <w:ilvl w:val="0"/>
          <w:numId w:val="7"/>
        </w:numPr>
        <w:tabs>
          <w:tab w:val="left" w:pos="685"/>
        </w:tabs>
        <w:ind w:hanging="532"/>
      </w:pPr>
      <w:bookmarkStart w:id="48" w:name="_TOC_250005"/>
      <w:r>
        <w:rPr>
          <w:color w:val="D42D11"/>
          <w:spacing w:val="7"/>
        </w:rPr>
        <w:t>Performance</w:t>
      </w:r>
      <w:r>
        <w:rPr>
          <w:color w:val="D42D11"/>
          <w:spacing w:val="64"/>
        </w:rPr>
        <w:t xml:space="preserve"> </w:t>
      </w:r>
      <w:r>
        <w:rPr>
          <w:color w:val="D42D11"/>
          <w:spacing w:val="7"/>
        </w:rPr>
        <w:t>Indicators</w:t>
      </w:r>
      <w:bookmarkEnd w:id="48"/>
    </w:p>
    <w:p w14:paraId="74CBD59F" w14:textId="77777777" w:rsidR="00A726F1" w:rsidRDefault="0007046C">
      <w:pPr>
        <w:pStyle w:val="BodyText"/>
        <w:spacing w:before="171" w:line="288" w:lineRule="auto"/>
        <w:ind w:left="151" w:right="264" w:firstLine="0"/>
      </w:pPr>
      <w:r>
        <w:rPr>
          <w:color w:val="585858"/>
          <w:w w:val="105"/>
        </w:rPr>
        <w:t>These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indicators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are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recommended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addition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mandatory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key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indicators</w:t>
      </w:r>
      <w:r>
        <w:rPr>
          <w:rFonts w:ascii="Times New Roman"/>
          <w:color w:val="585858"/>
          <w:spacing w:val="65"/>
          <w:w w:val="104"/>
        </w:rPr>
        <w:t xml:space="preserve"> </w:t>
      </w:r>
      <w:r>
        <w:rPr>
          <w:color w:val="585858"/>
          <w:spacing w:val="-1"/>
          <w:w w:val="105"/>
        </w:rPr>
        <w:t>(KPIs)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listed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Standard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Manual.</w:t>
      </w:r>
    </w:p>
    <w:p w14:paraId="4ACF21DB" w14:textId="77777777" w:rsidR="00A726F1" w:rsidRDefault="00A726F1">
      <w:pPr>
        <w:spacing w:before="1"/>
        <w:rPr>
          <w:rFonts w:ascii="Futura Medium" w:eastAsia="Futura Medium" w:hAnsi="Futura Medium" w:cs="Futura Medium"/>
          <w:sz w:val="20"/>
          <w:szCs w:val="20"/>
        </w:rPr>
      </w:pPr>
    </w:p>
    <w:tbl>
      <w:tblPr>
        <w:tblW w:w="0" w:type="auto"/>
        <w:tblInd w:w="16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34"/>
        <w:gridCol w:w="2568"/>
        <w:gridCol w:w="1051"/>
        <w:gridCol w:w="1033"/>
        <w:gridCol w:w="2629"/>
      </w:tblGrid>
      <w:tr w:rsidR="00A726F1" w14:paraId="03AA2C0E" w14:textId="77777777">
        <w:trPr>
          <w:trHeight w:hRule="exact" w:val="778"/>
        </w:trPr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0752BA62" w14:textId="77777777" w:rsidR="00A726F1" w:rsidRDefault="00A726F1">
            <w:pPr>
              <w:pStyle w:val="TableParagraph"/>
              <w:spacing w:before="3"/>
              <w:rPr>
                <w:rFonts w:ascii="Futura Medium" w:eastAsia="Futura Medium" w:hAnsi="Futura Medium" w:cs="Futura Medium"/>
                <w:sz w:val="20"/>
                <w:szCs w:val="20"/>
              </w:rPr>
            </w:pPr>
          </w:p>
          <w:p w14:paraId="0BC503B1" w14:textId="77777777" w:rsidR="00A726F1" w:rsidRDefault="0007046C">
            <w:pPr>
              <w:pStyle w:val="TableParagraph"/>
              <w:ind w:left="20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1"/>
                <w:w w:val="105"/>
                <w:sz w:val="18"/>
              </w:rPr>
              <w:t>PI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Category</w:t>
            </w:r>
          </w:p>
        </w:tc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202B58B9" w14:textId="77777777" w:rsidR="00A726F1" w:rsidRDefault="00A726F1">
            <w:pPr>
              <w:pStyle w:val="TableParagraph"/>
              <w:spacing w:before="3"/>
              <w:rPr>
                <w:rFonts w:ascii="Futura Medium" w:eastAsia="Futura Medium" w:hAnsi="Futura Medium" w:cs="Futura Medium"/>
                <w:sz w:val="20"/>
                <w:szCs w:val="20"/>
              </w:rPr>
            </w:pPr>
          </w:p>
          <w:p w14:paraId="39F76642" w14:textId="77777777" w:rsidR="00A726F1" w:rsidRDefault="0007046C">
            <w:pPr>
              <w:pStyle w:val="TableParagraph"/>
              <w:ind w:left="739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PI</w:t>
            </w:r>
            <w:r>
              <w:rPr>
                <w:rFonts w:ascii="Futura Medium"/>
                <w:color w:val="585858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Description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631ABC87" w14:textId="77777777" w:rsidR="00A726F1" w:rsidRDefault="0007046C">
            <w:pPr>
              <w:pStyle w:val="TableParagraph"/>
              <w:spacing w:before="121" w:line="288" w:lineRule="auto"/>
              <w:ind w:left="206" w:right="130" w:hanging="72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Leading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/</w:t>
            </w:r>
            <w:r>
              <w:rPr>
                <w:rFonts w:ascii="Times New Roman"/>
                <w:color w:val="585858"/>
                <w:spacing w:val="21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Lagging</w:t>
            </w:r>
          </w:p>
        </w:tc>
        <w:tc>
          <w:tcPr>
            <w:tcW w:w="366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FFC000"/>
          </w:tcPr>
          <w:p w14:paraId="13BF7CFC" w14:textId="77777777" w:rsidR="00A726F1" w:rsidRDefault="0007046C">
            <w:pPr>
              <w:pStyle w:val="TableParagraph"/>
              <w:spacing w:before="121" w:line="181" w:lineRule="exact"/>
              <w:ind w:right="2424"/>
              <w:jc w:val="center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Reference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to</w:t>
            </w:r>
          </w:p>
          <w:p w14:paraId="342A7F47" w14:textId="77777777" w:rsidR="00A726F1" w:rsidRDefault="0007046C">
            <w:pPr>
              <w:pStyle w:val="TableParagraph"/>
              <w:spacing w:line="137" w:lineRule="exact"/>
              <w:ind w:left="1744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Reason</w:t>
            </w:r>
            <w:r>
              <w:rPr>
                <w:rFonts w:ascii="Futura Medium"/>
                <w:color w:val="585858"/>
                <w:spacing w:val="-3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for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Metric</w:t>
            </w:r>
          </w:p>
          <w:p w14:paraId="5D619551" w14:textId="77777777" w:rsidR="00A726F1" w:rsidRDefault="0007046C">
            <w:pPr>
              <w:pStyle w:val="TableParagraph"/>
              <w:spacing w:line="183" w:lineRule="exact"/>
              <w:ind w:right="2425"/>
              <w:jc w:val="center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RP</w:t>
            </w:r>
          </w:p>
        </w:tc>
      </w:tr>
      <w:tr w:rsidR="00A726F1" w14:paraId="196C39DC" w14:textId="77777777">
        <w:trPr>
          <w:trHeight w:hRule="exact" w:val="948"/>
        </w:trPr>
        <w:tc>
          <w:tcPr>
            <w:tcW w:w="1334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3268D095" w14:textId="77777777" w:rsidR="00A726F1" w:rsidRDefault="0007046C">
            <w:pPr>
              <w:pStyle w:val="TableParagraph"/>
              <w:spacing w:before="125" w:line="252" w:lineRule="auto"/>
              <w:ind w:left="93" w:right="120"/>
              <w:jc w:val="both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z w:val="18"/>
              </w:rPr>
              <w:t>Identification/</w:t>
            </w:r>
            <w:r>
              <w:rPr>
                <w:rFonts w:ascii="Times New Roman"/>
                <w:color w:val="585858"/>
                <w:spacing w:val="22"/>
                <w:w w:val="104"/>
                <w:sz w:val="18"/>
              </w:rPr>
              <w:t xml:space="preserve"> </w:t>
            </w:r>
            <w:proofErr w:type="spellStart"/>
            <w:r>
              <w:rPr>
                <w:rFonts w:ascii="Futura Medium"/>
                <w:color w:val="585858"/>
                <w:w w:val="105"/>
                <w:sz w:val="18"/>
              </w:rPr>
              <w:t>Prioritisation</w:t>
            </w:r>
            <w:proofErr w:type="spellEnd"/>
            <w:r>
              <w:rPr>
                <w:rFonts w:ascii="Futura Medium"/>
                <w:color w:val="585858"/>
                <w:w w:val="105"/>
                <w:sz w:val="18"/>
              </w:rPr>
              <w:t>/</w:t>
            </w:r>
            <w:r>
              <w:rPr>
                <w:rFonts w:ascii="Times New Roman"/>
                <w:color w:val="585858"/>
                <w:spacing w:val="23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Selection</w:t>
            </w:r>
          </w:p>
        </w:tc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7A16A025" w14:textId="77777777" w:rsidR="00A726F1" w:rsidRDefault="00A726F1">
            <w:pPr>
              <w:pStyle w:val="TableParagraph"/>
              <w:spacing w:before="6"/>
              <w:rPr>
                <w:rFonts w:ascii="Futura Medium" w:eastAsia="Futura Medium" w:hAnsi="Futura Medium" w:cs="Futura Medium"/>
                <w:sz w:val="19"/>
                <w:szCs w:val="19"/>
              </w:rPr>
            </w:pPr>
          </w:p>
          <w:p w14:paraId="510A983D" w14:textId="77777777" w:rsidR="00A726F1" w:rsidRDefault="0007046C">
            <w:pPr>
              <w:pStyle w:val="TableParagraph"/>
              <w:spacing w:line="250" w:lineRule="auto"/>
              <w:ind w:left="107" w:right="132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#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of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LT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Threats/Opportunities</w:t>
            </w:r>
            <w:r>
              <w:rPr>
                <w:rFonts w:ascii="Times New Roman"/>
                <w:color w:val="585858"/>
                <w:spacing w:val="23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not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risk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scored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&gt;30days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1E7F2C1C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0FCC00BF" w14:textId="77777777" w:rsidR="00A726F1" w:rsidRDefault="0007046C">
            <w:pPr>
              <w:pStyle w:val="TableParagraph"/>
              <w:spacing w:before="136"/>
              <w:ind w:left="206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Lagging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2045594F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1F7FEED6" w14:textId="77777777" w:rsidR="00A726F1" w:rsidRDefault="0007046C">
            <w:pPr>
              <w:pStyle w:val="TableParagraph"/>
              <w:spacing w:before="136"/>
              <w:ind w:left="482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4.2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09FA57FE" w14:textId="77777777" w:rsidR="00A726F1" w:rsidRDefault="00A726F1">
            <w:pPr>
              <w:pStyle w:val="TableParagraph"/>
              <w:spacing w:before="6"/>
              <w:rPr>
                <w:rFonts w:ascii="Futura Medium" w:eastAsia="Futura Medium" w:hAnsi="Futura Medium" w:cs="Futura Medium"/>
                <w:sz w:val="19"/>
                <w:szCs w:val="19"/>
              </w:rPr>
            </w:pPr>
          </w:p>
          <w:p w14:paraId="640E735A" w14:textId="77777777" w:rsidR="00A726F1" w:rsidRDefault="0007046C">
            <w:pPr>
              <w:pStyle w:val="TableParagraph"/>
              <w:spacing w:line="250" w:lineRule="auto"/>
              <w:ind w:left="279" w:right="482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Provides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insight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into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the</w:t>
            </w:r>
            <w:r>
              <w:rPr>
                <w:rFonts w:ascii="Times New Roman"/>
                <w:color w:val="585858"/>
                <w:spacing w:val="25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health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1"/>
                <w:w w:val="105"/>
                <w:sz w:val="18"/>
              </w:rPr>
              <w:t>of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the</w:t>
            </w:r>
            <w:r>
              <w:rPr>
                <w:rFonts w:ascii="Futura Medium"/>
                <w:color w:val="585858"/>
                <w:spacing w:val="-4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process</w:t>
            </w:r>
          </w:p>
        </w:tc>
      </w:tr>
      <w:tr w:rsidR="00A726F1" w14:paraId="66315ED3" w14:textId="77777777">
        <w:trPr>
          <w:trHeight w:hRule="exact" w:val="949"/>
        </w:trPr>
        <w:tc>
          <w:tcPr>
            <w:tcW w:w="1334" w:type="dxa"/>
            <w:vMerge w:val="restart"/>
            <w:tcBorders>
              <w:top w:val="nil"/>
              <w:left w:val="nil"/>
              <w:right w:val="nil"/>
            </w:tcBorders>
            <w:shd w:val="clear" w:color="auto" w:fill="FEF5CD"/>
          </w:tcPr>
          <w:p w14:paraId="67F4718E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27B53D1D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6EF643EB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78988C06" w14:textId="77777777" w:rsidR="00A726F1" w:rsidRDefault="0007046C">
            <w:pPr>
              <w:pStyle w:val="TableParagraph"/>
              <w:spacing w:before="139"/>
              <w:ind w:left="93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1"/>
                <w:w w:val="105"/>
                <w:sz w:val="18"/>
              </w:rPr>
              <w:t>Take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Action</w:t>
            </w:r>
          </w:p>
        </w:tc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0F40B38D" w14:textId="77777777" w:rsidR="00A726F1" w:rsidRDefault="00A726F1">
            <w:pPr>
              <w:pStyle w:val="TableParagraph"/>
              <w:spacing w:before="8"/>
              <w:rPr>
                <w:rFonts w:ascii="Futura Medium" w:eastAsia="Futura Medium" w:hAnsi="Futura Medium" w:cs="Futura Medium"/>
                <w:sz w:val="16"/>
                <w:szCs w:val="16"/>
              </w:rPr>
            </w:pPr>
          </w:p>
          <w:p w14:paraId="4034D4F5" w14:textId="77777777" w:rsidR="00A726F1" w:rsidRDefault="0007046C">
            <w:pPr>
              <w:pStyle w:val="TableParagraph"/>
              <w:spacing w:line="288" w:lineRule="auto"/>
              <w:ind w:left="107" w:right="208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LT</w:t>
            </w:r>
            <w:r>
              <w:rPr>
                <w:rFonts w:ascii="Futura Medium"/>
                <w:color w:val="585858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Threat/Opportunity</w:t>
            </w:r>
            <w:r>
              <w:rPr>
                <w:rFonts w:ascii="Futura Medium"/>
                <w:color w:val="585858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Cycle</w:t>
            </w:r>
            <w:r>
              <w:rPr>
                <w:rFonts w:ascii="Times New Roman"/>
                <w:color w:val="585858"/>
                <w:spacing w:val="33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Time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45DA7F57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6A53F941" w14:textId="77777777" w:rsidR="00A726F1" w:rsidRDefault="0007046C">
            <w:pPr>
              <w:pStyle w:val="TableParagraph"/>
              <w:spacing w:before="119"/>
              <w:ind w:left="206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Lagging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328E2BD9" w14:textId="77777777" w:rsidR="00A726F1" w:rsidRDefault="00A726F1"/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1334F9A1" w14:textId="77777777" w:rsidR="00A726F1" w:rsidRDefault="00A726F1">
            <w:pPr>
              <w:pStyle w:val="TableParagraph"/>
              <w:spacing w:before="8"/>
              <w:rPr>
                <w:rFonts w:ascii="Futura Medium" w:eastAsia="Futura Medium" w:hAnsi="Futura Medium" w:cs="Futura Medium"/>
                <w:sz w:val="16"/>
                <w:szCs w:val="16"/>
              </w:rPr>
            </w:pPr>
          </w:p>
          <w:p w14:paraId="72594823" w14:textId="77777777" w:rsidR="00A726F1" w:rsidRDefault="0007046C">
            <w:pPr>
              <w:pStyle w:val="TableParagraph"/>
              <w:spacing w:line="288" w:lineRule="auto"/>
              <w:ind w:left="279" w:right="355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Demonstration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1"/>
                <w:w w:val="105"/>
                <w:sz w:val="18"/>
              </w:rPr>
              <w:t>of</w:t>
            </w:r>
            <w:r>
              <w:rPr>
                <w:rFonts w:ascii="Futura Medium"/>
                <w:color w:val="585858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process</w:t>
            </w:r>
            <w:r>
              <w:rPr>
                <w:rFonts w:ascii="Times New Roman"/>
                <w:color w:val="585858"/>
                <w:spacing w:val="31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health</w:t>
            </w:r>
          </w:p>
        </w:tc>
      </w:tr>
      <w:tr w:rsidR="00A726F1" w14:paraId="56EDC10F" w14:textId="77777777">
        <w:trPr>
          <w:trHeight w:hRule="exact" w:val="942"/>
        </w:trPr>
        <w:tc>
          <w:tcPr>
            <w:tcW w:w="1334" w:type="dxa"/>
            <w:vMerge/>
            <w:tcBorders>
              <w:left w:val="nil"/>
              <w:bottom w:val="nil"/>
              <w:right w:val="nil"/>
            </w:tcBorders>
            <w:shd w:val="clear" w:color="auto" w:fill="FEF5CD"/>
          </w:tcPr>
          <w:p w14:paraId="0F0FA517" w14:textId="77777777" w:rsidR="00A726F1" w:rsidRDefault="00A726F1"/>
        </w:tc>
        <w:tc>
          <w:tcPr>
            <w:tcW w:w="2568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663D0E10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4F516A2E" w14:textId="77777777" w:rsidR="00A726F1" w:rsidRDefault="0007046C">
            <w:pPr>
              <w:pStyle w:val="TableParagraph"/>
              <w:spacing w:before="118"/>
              <w:ind w:left="10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#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of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overdue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action</w:t>
            </w:r>
            <w:r>
              <w:rPr>
                <w:rFonts w:ascii="Futura Medium"/>
                <w:color w:val="585858"/>
                <w:spacing w:val="-4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items</w:t>
            </w:r>
          </w:p>
        </w:tc>
        <w:tc>
          <w:tcPr>
            <w:tcW w:w="1051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016355E9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5AE36E09" w14:textId="77777777" w:rsidR="00A726F1" w:rsidRDefault="0007046C">
            <w:pPr>
              <w:pStyle w:val="TableParagraph"/>
              <w:spacing w:before="118"/>
              <w:ind w:left="206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Lagging</w:t>
            </w:r>
          </w:p>
        </w:tc>
        <w:tc>
          <w:tcPr>
            <w:tcW w:w="1033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6201376B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63B7FB9B" w14:textId="77777777" w:rsidR="00A726F1" w:rsidRDefault="0007046C">
            <w:pPr>
              <w:pStyle w:val="TableParagraph"/>
              <w:spacing w:before="118"/>
              <w:ind w:left="482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4.5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FEF5CD"/>
          </w:tcPr>
          <w:p w14:paraId="243C4D31" w14:textId="77777777" w:rsidR="00A726F1" w:rsidRDefault="00A726F1">
            <w:pPr>
              <w:pStyle w:val="TableParagraph"/>
              <w:spacing w:before="9"/>
              <w:rPr>
                <w:rFonts w:ascii="Futura Medium" w:eastAsia="Futura Medium" w:hAnsi="Futura Medium" w:cs="Futura Medium"/>
                <w:sz w:val="16"/>
                <w:szCs w:val="16"/>
              </w:rPr>
            </w:pPr>
          </w:p>
          <w:p w14:paraId="386A0926" w14:textId="77777777" w:rsidR="00A726F1" w:rsidRDefault="0007046C">
            <w:pPr>
              <w:pStyle w:val="TableParagraph"/>
              <w:spacing w:line="286" w:lineRule="auto"/>
              <w:ind w:left="279" w:right="209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Measures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ability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to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execute</w:t>
            </w:r>
            <w:r>
              <w:rPr>
                <w:rFonts w:ascii="Times New Roman"/>
                <w:color w:val="585858"/>
                <w:spacing w:val="28"/>
                <w:w w:val="104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per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plan</w:t>
            </w:r>
          </w:p>
        </w:tc>
      </w:tr>
    </w:tbl>
    <w:p w14:paraId="7A143683" w14:textId="77777777" w:rsidR="00A726F1" w:rsidRDefault="00A726F1">
      <w:pPr>
        <w:spacing w:line="286" w:lineRule="auto"/>
        <w:rPr>
          <w:rFonts w:ascii="Futura Medium" w:eastAsia="Futura Medium" w:hAnsi="Futura Medium" w:cs="Futura Medium"/>
          <w:sz w:val="18"/>
          <w:szCs w:val="18"/>
        </w:rPr>
        <w:sectPr w:rsidR="00A726F1">
          <w:pgSz w:w="12240" w:h="15840"/>
          <w:pgMar w:top="1280" w:right="1620" w:bottom="1060" w:left="1720" w:header="832" w:footer="862" w:gutter="0"/>
          <w:cols w:space="720"/>
        </w:sectPr>
      </w:pPr>
    </w:p>
    <w:p w14:paraId="747C262A" w14:textId="77777777" w:rsidR="00A726F1" w:rsidRDefault="00A726F1">
      <w:pPr>
        <w:rPr>
          <w:rFonts w:ascii="Futura Medium" w:eastAsia="Futura Medium" w:hAnsi="Futura Medium" w:cs="Futura Medium"/>
          <w:sz w:val="20"/>
          <w:szCs w:val="20"/>
        </w:rPr>
      </w:pPr>
    </w:p>
    <w:p w14:paraId="59D10CB9" w14:textId="77777777" w:rsidR="00A726F1" w:rsidRDefault="00A726F1">
      <w:pPr>
        <w:rPr>
          <w:rFonts w:ascii="Futura Medium" w:eastAsia="Futura Medium" w:hAnsi="Futura Medium" w:cs="Futura Medium"/>
          <w:sz w:val="19"/>
          <w:szCs w:val="19"/>
        </w:rPr>
      </w:pPr>
    </w:p>
    <w:p w14:paraId="43E1EB99" w14:textId="77777777" w:rsidR="00A726F1" w:rsidRDefault="0007046C">
      <w:pPr>
        <w:pStyle w:val="Heading1"/>
        <w:numPr>
          <w:ilvl w:val="0"/>
          <w:numId w:val="7"/>
        </w:numPr>
        <w:tabs>
          <w:tab w:val="left" w:pos="685"/>
        </w:tabs>
        <w:ind w:hanging="532"/>
      </w:pPr>
      <w:bookmarkStart w:id="49" w:name="_TOC_250004"/>
      <w:r>
        <w:rPr>
          <w:color w:val="D42D11"/>
          <w:spacing w:val="6"/>
        </w:rPr>
        <w:t>Glossary</w:t>
      </w:r>
      <w:bookmarkEnd w:id="49"/>
    </w:p>
    <w:p w14:paraId="4D1836FB" w14:textId="77777777" w:rsidR="00A726F1" w:rsidRDefault="00A726F1">
      <w:pPr>
        <w:spacing w:before="11"/>
        <w:rPr>
          <w:rFonts w:ascii="Futura Medium" w:eastAsia="Futura Medium" w:hAnsi="Futura Medium" w:cs="Futura Medium"/>
          <w:sz w:val="13"/>
          <w:szCs w:val="13"/>
        </w:rPr>
      </w:pPr>
    </w:p>
    <w:p w14:paraId="35021254" w14:textId="77777777" w:rsidR="00A726F1" w:rsidRDefault="00816E9D">
      <w:pPr>
        <w:pStyle w:val="BodyText"/>
        <w:tabs>
          <w:tab w:val="left" w:pos="1704"/>
        </w:tabs>
        <w:spacing w:before="68"/>
        <w:ind w:left="259" w:firstLine="0"/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285552" behindDoc="1" locked="0" layoutInCell="1" allowOverlap="1" wp14:anchorId="42C2D4AA" wp14:editId="47654B3C">
                <wp:simplePos x="0" y="0"/>
                <wp:positionH relativeFrom="page">
                  <wp:posOffset>1197610</wp:posOffset>
                </wp:positionH>
                <wp:positionV relativeFrom="paragraph">
                  <wp:posOffset>-33655</wp:posOffset>
                </wp:positionV>
                <wp:extent cx="5640705" cy="6710680"/>
                <wp:effectExtent l="0" t="4445" r="635" b="0"/>
                <wp:wrapNone/>
                <wp:docPr id="269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0705" cy="6710680"/>
                          <a:chOff x="1886" y="-53"/>
                          <a:chExt cx="8883" cy="10568"/>
                        </a:xfrm>
                      </wpg:grpSpPr>
                      <wpg:grpSp>
                        <wpg:cNvPr id="270" name="Group 388"/>
                        <wpg:cNvGrpSpPr>
                          <a:grpSpLocks/>
                        </wpg:cNvGrpSpPr>
                        <wpg:grpSpPr bwMode="auto">
                          <a:xfrm>
                            <a:off x="3218" y="-53"/>
                            <a:ext cx="99" cy="497"/>
                            <a:chOff x="3218" y="-53"/>
                            <a:chExt cx="99" cy="497"/>
                          </a:xfrm>
                        </wpg:grpSpPr>
                        <wps:wsp>
                          <wps:cNvPr id="271" name="Freeform 389"/>
                          <wps:cNvSpPr>
                            <a:spLocks/>
                          </wps:cNvSpPr>
                          <wps:spPr bwMode="auto">
                            <a:xfrm>
                              <a:off x="3218" y="-53"/>
                              <a:ext cx="99" cy="497"/>
                            </a:xfrm>
                            <a:custGeom>
                              <a:avLst/>
                              <a:gdLst>
                                <a:gd name="T0" fmla="+- 0 3218 3218"/>
                                <a:gd name="T1" fmla="*/ T0 w 99"/>
                                <a:gd name="T2" fmla="+- 0 444 -53"/>
                                <a:gd name="T3" fmla="*/ 444 h 497"/>
                                <a:gd name="T4" fmla="+- 0 3317 3218"/>
                                <a:gd name="T5" fmla="*/ T4 w 99"/>
                                <a:gd name="T6" fmla="+- 0 444 -53"/>
                                <a:gd name="T7" fmla="*/ 444 h 497"/>
                                <a:gd name="T8" fmla="+- 0 3317 3218"/>
                                <a:gd name="T9" fmla="*/ T8 w 99"/>
                                <a:gd name="T10" fmla="+- 0 -53 -53"/>
                                <a:gd name="T11" fmla="*/ -53 h 497"/>
                                <a:gd name="T12" fmla="+- 0 3218 3218"/>
                                <a:gd name="T13" fmla="*/ T12 w 99"/>
                                <a:gd name="T14" fmla="+- 0 -53 -53"/>
                                <a:gd name="T15" fmla="*/ -53 h 497"/>
                                <a:gd name="T16" fmla="+- 0 3218 3218"/>
                                <a:gd name="T17" fmla="*/ T16 w 99"/>
                                <a:gd name="T18" fmla="+- 0 444 -53"/>
                                <a:gd name="T19" fmla="*/ 444 h 4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" h="497">
                                  <a:moveTo>
                                    <a:pt x="0" y="497"/>
                                  </a:moveTo>
                                  <a:lnTo>
                                    <a:pt x="99" y="497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2" name="Group 386"/>
                        <wpg:cNvGrpSpPr>
                          <a:grpSpLocks/>
                        </wpg:cNvGrpSpPr>
                        <wpg:grpSpPr bwMode="auto">
                          <a:xfrm>
                            <a:off x="1886" y="-53"/>
                            <a:ext cx="94" cy="497"/>
                            <a:chOff x="1886" y="-53"/>
                            <a:chExt cx="94" cy="497"/>
                          </a:xfrm>
                        </wpg:grpSpPr>
                        <wps:wsp>
                          <wps:cNvPr id="273" name="Freeform 387"/>
                          <wps:cNvSpPr>
                            <a:spLocks/>
                          </wps:cNvSpPr>
                          <wps:spPr bwMode="auto">
                            <a:xfrm>
                              <a:off x="1886" y="-53"/>
                              <a:ext cx="94" cy="497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94"/>
                                <a:gd name="T2" fmla="+- 0 444 -53"/>
                                <a:gd name="T3" fmla="*/ 444 h 497"/>
                                <a:gd name="T4" fmla="+- 0 1980 1886"/>
                                <a:gd name="T5" fmla="*/ T4 w 94"/>
                                <a:gd name="T6" fmla="+- 0 444 -53"/>
                                <a:gd name="T7" fmla="*/ 444 h 497"/>
                                <a:gd name="T8" fmla="+- 0 1980 1886"/>
                                <a:gd name="T9" fmla="*/ T8 w 94"/>
                                <a:gd name="T10" fmla="+- 0 -53 -53"/>
                                <a:gd name="T11" fmla="*/ -53 h 497"/>
                                <a:gd name="T12" fmla="+- 0 1886 1886"/>
                                <a:gd name="T13" fmla="*/ T12 w 94"/>
                                <a:gd name="T14" fmla="+- 0 -53 -53"/>
                                <a:gd name="T15" fmla="*/ -53 h 497"/>
                                <a:gd name="T16" fmla="+- 0 1886 1886"/>
                                <a:gd name="T17" fmla="*/ T16 w 94"/>
                                <a:gd name="T18" fmla="+- 0 444 -53"/>
                                <a:gd name="T19" fmla="*/ 444 h 4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497">
                                  <a:moveTo>
                                    <a:pt x="0" y="497"/>
                                  </a:moveTo>
                                  <a:lnTo>
                                    <a:pt x="94" y="497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4" name="Group 384"/>
                        <wpg:cNvGrpSpPr>
                          <a:grpSpLocks/>
                        </wpg:cNvGrpSpPr>
                        <wpg:grpSpPr bwMode="auto">
                          <a:xfrm>
                            <a:off x="1980" y="-53"/>
                            <a:ext cx="1239" cy="497"/>
                            <a:chOff x="1980" y="-53"/>
                            <a:chExt cx="1239" cy="497"/>
                          </a:xfrm>
                        </wpg:grpSpPr>
                        <wps:wsp>
                          <wps:cNvPr id="275" name="Freeform 385"/>
                          <wps:cNvSpPr>
                            <a:spLocks/>
                          </wps:cNvSpPr>
                          <wps:spPr bwMode="auto">
                            <a:xfrm>
                              <a:off x="1980" y="-53"/>
                              <a:ext cx="1239" cy="497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444 -53"/>
                                <a:gd name="T3" fmla="*/ 444 h 497"/>
                                <a:gd name="T4" fmla="+- 0 3218 1980"/>
                                <a:gd name="T5" fmla="*/ T4 w 1239"/>
                                <a:gd name="T6" fmla="+- 0 444 -53"/>
                                <a:gd name="T7" fmla="*/ 444 h 497"/>
                                <a:gd name="T8" fmla="+- 0 3218 1980"/>
                                <a:gd name="T9" fmla="*/ T8 w 1239"/>
                                <a:gd name="T10" fmla="+- 0 -53 -53"/>
                                <a:gd name="T11" fmla="*/ -53 h 497"/>
                                <a:gd name="T12" fmla="+- 0 1980 1980"/>
                                <a:gd name="T13" fmla="*/ T12 w 1239"/>
                                <a:gd name="T14" fmla="+- 0 -53 -53"/>
                                <a:gd name="T15" fmla="*/ -53 h 497"/>
                                <a:gd name="T16" fmla="+- 0 1980 1980"/>
                                <a:gd name="T17" fmla="*/ T16 w 1239"/>
                                <a:gd name="T18" fmla="+- 0 444 -53"/>
                                <a:gd name="T19" fmla="*/ 444 h 4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497">
                                  <a:moveTo>
                                    <a:pt x="0" y="497"/>
                                  </a:moveTo>
                                  <a:lnTo>
                                    <a:pt x="1238" y="49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6" name="Group 382"/>
                        <wpg:cNvGrpSpPr>
                          <a:grpSpLocks/>
                        </wpg:cNvGrpSpPr>
                        <wpg:grpSpPr bwMode="auto">
                          <a:xfrm>
                            <a:off x="3326" y="-53"/>
                            <a:ext cx="99" cy="497"/>
                            <a:chOff x="3326" y="-53"/>
                            <a:chExt cx="99" cy="497"/>
                          </a:xfrm>
                        </wpg:grpSpPr>
                        <wps:wsp>
                          <wps:cNvPr id="277" name="Freeform 383"/>
                          <wps:cNvSpPr>
                            <a:spLocks/>
                          </wps:cNvSpPr>
                          <wps:spPr bwMode="auto">
                            <a:xfrm>
                              <a:off x="3326" y="-53"/>
                              <a:ext cx="99" cy="497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99"/>
                                <a:gd name="T2" fmla="+- 0 444 -53"/>
                                <a:gd name="T3" fmla="*/ 444 h 497"/>
                                <a:gd name="T4" fmla="+- 0 3425 3326"/>
                                <a:gd name="T5" fmla="*/ T4 w 99"/>
                                <a:gd name="T6" fmla="+- 0 444 -53"/>
                                <a:gd name="T7" fmla="*/ 444 h 497"/>
                                <a:gd name="T8" fmla="+- 0 3425 3326"/>
                                <a:gd name="T9" fmla="*/ T8 w 99"/>
                                <a:gd name="T10" fmla="+- 0 -53 -53"/>
                                <a:gd name="T11" fmla="*/ -53 h 497"/>
                                <a:gd name="T12" fmla="+- 0 3326 3326"/>
                                <a:gd name="T13" fmla="*/ T12 w 99"/>
                                <a:gd name="T14" fmla="+- 0 -53 -53"/>
                                <a:gd name="T15" fmla="*/ -53 h 497"/>
                                <a:gd name="T16" fmla="+- 0 3326 3326"/>
                                <a:gd name="T17" fmla="*/ T16 w 99"/>
                                <a:gd name="T18" fmla="+- 0 444 -53"/>
                                <a:gd name="T19" fmla="*/ 444 h 4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" h="497">
                                  <a:moveTo>
                                    <a:pt x="0" y="497"/>
                                  </a:moveTo>
                                  <a:lnTo>
                                    <a:pt x="99" y="497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8" name="Group 380"/>
                        <wpg:cNvGrpSpPr>
                          <a:grpSpLocks/>
                        </wpg:cNvGrpSpPr>
                        <wpg:grpSpPr bwMode="auto">
                          <a:xfrm>
                            <a:off x="10675" y="-53"/>
                            <a:ext cx="94" cy="497"/>
                            <a:chOff x="10675" y="-53"/>
                            <a:chExt cx="94" cy="497"/>
                          </a:xfrm>
                        </wpg:grpSpPr>
                        <wps:wsp>
                          <wps:cNvPr id="279" name="Freeform 381"/>
                          <wps:cNvSpPr>
                            <a:spLocks/>
                          </wps:cNvSpPr>
                          <wps:spPr bwMode="auto">
                            <a:xfrm>
                              <a:off x="10675" y="-53"/>
                              <a:ext cx="94" cy="497"/>
                            </a:xfrm>
                            <a:custGeom>
                              <a:avLst/>
                              <a:gdLst>
                                <a:gd name="T0" fmla="+- 0 10675 10675"/>
                                <a:gd name="T1" fmla="*/ T0 w 94"/>
                                <a:gd name="T2" fmla="+- 0 444 -53"/>
                                <a:gd name="T3" fmla="*/ 444 h 497"/>
                                <a:gd name="T4" fmla="+- 0 10769 10675"/>
                                <a:gd name="T5" fmla="*/ T4 w 94"/>
                                <a:gd name="T6" fmla="+- 0 444 -53"/>
                                <a:gd name="T7" fmla="*/ 444 h 497"/>
                                <a:gd name="T8" fmla="+- 0 10769 10675"/>
                                <a:gd name="T9" fmla="*/ T8 w 94"/>
                                <a:gd name="T10" fmla="+- 0 -53 -53"/>
                                <a:gd name="T11" fmla="*/ -53 h 497"/>
                                <a:gd name="T12" fmla="+- 0 10675 10675"/>
                                <a:gd name="T13" fmla="*/ T12 w 94"/>
                                <a:gd name="T14" fmla="+- 0 -53 -53"/>
                                <a:gd name="T15" fmla="*/ -53 h 497"/>
                                <a:gd name="T16" fmla="+- 0 10675 10675"/>
                                <a:gd name="T17" fmla="*/ T16 w 94"/>
                                <a:gd name="T18" fmla="+- 0 444 -53"/>
                                <a:gd name="T19" fmla="*/ 444 h 4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497">
                                  <a:moveTo>
                                    <a:pt x="0" y="497"/>
                                  </a:moveTo>
                                  <a:lnTo>
                                    <a:pt x="94" y="497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0" name="Group 378"/>
                        <wpg:cNvGrpSpPr>
                          <a:grpSpLocks/>
                        </wpg:cNvGrpSpPr>
                        <wpg:grpSpPr bwMode="auto">
                          <a:xfrm>
                            <a:off x="3425" y="-53"/>
                            <a:ext cx="7251" cy="497"/>
                            <a:chOff x="3425" y="-53"/>
                            <a:chExt cx="7251" cy="497"/>
                          </a:xfrm>
                        </wpg:grpSpPr>
                        <wps:wsp>
                          <wps:cNvPr id="281" name="Freeform 379"/>
                          <wps:cNvSpPr>
                            <a:spLocks/>
                          </wps:cNvSpPr>
                          <wps:spPr bwMode="auto">
                            <a:xfrm>
                              <a:off x="3425" y="-53"/>
                              <a:ext cx="7251" cy="497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44 -53"/>
                                <a:gd name="T3" fmla="*/ 444 h 497"/>
                                <a:gd name="T4" fmla="+- 0 10675 3425"/>
                                <a:gd name="T5" fmla="*/ T4 w 7251"/>
                                <a:gd name="T6" fmla="+- 0 444 -53"/>
                                <a:gd name="T7" fmla="*/ 444 h 497"/>
                                <a:gd name="T8" fmla="+- 0 10675 3425"/>
                                <a:gd name="T9" fmla="*/ T8 w 7251"/>
                                <a:gd name="T10" fmla="+- 0 -53 -53"/>
                                <a:gd name="T11" fmla="*/ -53 h 497"/>
                                <a:gd name="T12" fmla="+- 0 3425 3425"/>
                                <a:gd name="T13" fmla="*/ T12 w 7251"/>
                                <a:gd name="T14" fmla="+- 0 -53 -53"/>
                                <a:gd name="T15" fmla="*/ -53 h 497"/>
                                <a:gd name="T16" fmla="+- 0 3425 3425"/>
                                <a:gd name="T17" fmla="*/ T16 w 7251"/>
                                <a:gd name="T18" fmla="+- 0 444 -53"/>
                                <a:gd name="T19" fmla="*/ 444 h 4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497">
                                  <a:moveTo>
                                    <a:pt x="0" y="497"/>
                                  </a:moveTo>
                                  <a:lnTo>
                                    <a:pt x="7250" y="49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2" name="Group 376"/>
                        <wpg:cNvGrpSpPr>
                          <a:grpSpLocks/>
                        </wpg:cNvGrpSpPr>
                        <wpg:grpSpPr bwMode="auto">
                          <a:xfrm>
                            <a:off x="1886" y="458"/>
                            <a:ext cx="1431" cy="2463"/>
                            <a:chOff x="1886" y="458"/>
                            <a:chExt cx="1431" cy="2463"/>
                          </a:xfrm>
                        </wpg:grpSpPr>
                        <wps:wsp>
                          <wps:cNvPr id="283" name="Freeform 377"/>
                          <wps:cNvSpPr>
                            <a:spLocks/>
                          </wps:cNvSpPr>
                          <wps:spPr bwMode="auto">
                            <a:xfrm>
                              <a:off x="1886" y="458"/>
                              <a:ext cx="1431" cy="2463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2921 458"/>
                                <a:gd name="T3" fmla="*/ 2921 h 2463"/>
                                <a:gd name="T4" fmla="+- 0 3317 1886"/>
                                <a:gd name="T5" fmla="*/ T4 w 1431"/>
                                <a:gd name="T6" fmla="+- 0 2921 458"/>
                                <a:gd name="T7" fmla="*/ 2921 h 2463"/>
                                <a:gd name="T8" fmla="+- 0 3317 1886"/>
                                <a:gd name="T9" fmla="*/ T8 w 1431"/>
                                <a:gd name="T10" fmla="+- 0 458 458"/>
                                <a:gd name="T11" fmla="*/ 458 h 2463"/>
                                <a:gd name="T12" fmla="+- 0 1886 1886"/>
                                <a:gd name="T13" fmla="*/ T12 w 1431"/>
                                <a:gd name="T14" fmla="+- 0 458 458"/>
                                <a:gd name="T15" fmla="*/ 458 h 2463"/>
                                <a:gd name="T16" fmla="+- 0 1886 1886"/>
                                <a:gd name="T17" fmla="*/ T16 w 1431"/>
                                <a:gd name="T18" fmla="+- 0 2921 458"/>
                                <a:gd name="T19" fmla="*/ 2921 h 24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2463">
                                  <a:moveTo>
                                    <a:pt x="0" y="2463"/>
                                  </a:moveTo>
                                  <a:lnTo>
                                    <a:pt x="1431" y="2463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4" name="Group 374"/>
                        <wpg:cNvGrpSpPr>
                          <a:grpSpLocks/>
                        </wpg:cNvGrpSpPr>
                        <wpg:grpSpPr bwMode="auto">
                          <a:xfrm>
                            <a:off x="1980" y="458"/>
                            <a:ext cx="1239" cy="387"/>
                            <a:chOff x="1980" y="458"/>
                            <a:chExt cx="1239" cy="387"/>
                          </a:xfrm>
                        </wpg:grpSpPr>
                        <wps:wsp>
                          <wps:cNvPr id="285" name="Freeform 375"/>
                          <wps:cNvSpPr>
                            <a:spLocks/>
                          </wps:cNvSpPr>
                          <wps:spPr bwMode="auto">
                            <a:xfrm>
                              <a:off x="1980" y="458"/>
                              <a:ext cx="1239" cy="387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845 458"/>
                                <a:gd name="T3" fmla="*/ 845 h 387"/>
                                <a:gd name="T4" fmla="+- 0 3218 1980"/>
                                <a:gd name="T5" fmla="*/ T4 w 1239"/>
                                <a:gd name="T6" fmla="+- 0 845 458"/>
                                <a:gd name="T7" fmla="*/ 845 h 387"/>
                                <a:gd name="T8" fmla="+- 0 3218 1980"/>
                                <a:gd name="T9" fmla="*/ T8 w 1239"/>
                                <a:gd name="T10" fmla="+- 0 458 458"/>
                                <a:gd name="T11" fmla="*/ 458 h 387"/>
                                <a:gd name="T12" fmla="+- 0 1980 1980"/>
                                <a:gd name="T13" fmla="*/ T12 w 1239"/>
                                <a:gd name="T14" fmla="+- 0 458 458"/>
                                <a:gd name="T15" fmla="*/ 458 h 387"/>
                                <a:gd name="T16" fmla="+- 0 1980 1980"/>
                                <a:gd name="T17" fmla="*/ T16 w 1239"/>
                                <a:gd name="T18" fmla="+- 0 845 458"/>
                                <a:gd name="T19" fmla="*/ 845 h 3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87">
                                  <a:moveTo>
                                    <a:pt x="0" y="387"/>
                                  </a:moveTo>
                                  <a:lnTo>
                                    <a:pt x="1238" y="38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372"/>
                        <wpg:cNvGrpSpPr>
                          <a:grpSpLocks/>
                        </wpg:cNvGrpSpPr>
                        <wpg:grpSpPr bwMode="auto">
                          <a:xfrm>
                            <a:off x="1980" y="845"/>
                            <a:ext cx="1239" cy="272"/>
                            <a:chOff x="1980" y="845"/>
                            <a:chExt cx="1239" cy="272"/>
                          </a:xfrm>
                        </wpg:grpSpPr>
                        <wps:wsp>
                          <wps:cNvPr id="287" name="Freeform 373"/>
                          <wps:cNvSpPr>
                            <a:spLocks/>
                          </wps:cNvSpPr>
                          <wps:spPr bwMode="auto">
                            <a:xfrm>
                              <a:off x="1980" y="845"/>
                              <a:ext cx="1239" cy="272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116 845"/>
                                <a:gd name="T3" fmla="*/ 1116 h 272"/>
                                <a:gd name="T4" fmla="+- 0 3218 1980"/>
                                <a:gd name="T5" fmla="*/ T4 w 1239"/>
                                <a:gd name="T6" fmla="+- 0 1116 845"/>
                                <a:gd name="T7" fmla="*/ 1116 h 272"/>
                                <a:gd name="T8" fmla="+- 0 3218 1980"/>
                                <a:gd name="T9" fmla="*/ T8 w 1239"/>
                                <a:gd name="T10" fmla="+- 0 845 845"/>
                                <a:gd name="T11" fmla="*/ 845 h 272"/>
                                <a:gd name="T12" fmla="+- 0 1980 1980"/>
                                <a:gd name="T13" fmla="*/ T12 w 1239"/>
                                <a:gd name="T14" fmla="+- 0 845 845"/>
                                <a:gd name="T15" fmla="*/ 845 h 272"/>
                                <a:gd name="T16" fmla="+- 0 1980 1980"/>
                                <a:gd name="T17" fmla="*/ T16 w 1239"/>
                                <a:gd name="T18" fmla="+- 0 1116 845"/>
                                <a:gd name="T19" fmla="*/ 1116 h 2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72">
                                  <a:moveTo>
                                    <a:pt x="0" y="271"/>
                                  </a:moveTo>
                                  <a:lnTo>
                                    <a:pt x="1238" y="271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8" name="Group 370"/>
                        <wpg:cNvGrpSpPr>
                          <a:grpSpLocks/>
                        </wpg:cNvGrpSpPr>
                        <wpg:grpSpPr bwMode="auto">
                          <a:xfrm>
                            <a:off x="1980" y="1116"/>
                            <a:ext cx="1239" cy="274"/>
                            <a:chOff x="1980" y="1116"/>
                            <a:chExt cx="1239" cy="274"/>
                          </a:xfrm>
                        </wpg:grpSpPr>
                        <wps:wsp>
                          <wps:cNvPr id="289" name="Freeform 371"/>
                          <wps:cNvSpPr>
                            <a:spLocks/>
                          </wps:cNvSpPr>
                          <wps:spPr bwMode="auto">
                            <a:xfrm>
                              <a:off x="1980" y="1116"/>
                              <a:ext cx="1239" cy="274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389 1116"/>
                                <a:gd name="T3" fmla="*/ 1389 h 274"/>
                                <a:gd name="T4" fmla="+- 0 3218 1980"/>
                                <a:gd name="T5" fmla="*/ T4 w 1239"/>
                                <a:gd name="T6" fmla="+- 0 1389 1116"/>
                                <a:gd name="T7" fmla="*/ 1389 h 274"/>
                                <a:gd name="T8" fmla="+- 0 3218 1980"/>
                                <a:gd name="T9" fmla="*/ T8 w 1239"/>
                                <a:gd name="T10" fmla="+- 0 1116 1116"/>
                                <a:gd name="T11" fmla="*/ 1116 h 274"/>
                                <a:gd name="T12" fmla="+- 0 1980 1980"/>
                                <a:gd name="T13" fmla="*/ T12 w 1239"/>
                                <a:gd name="T14" fmla="+- 0 1116 1116"/>
                                <a:gd name="T15" fmla="*/ 1116 h 274"/>
                                <a:gd name="T16" fmla="+- 0 1980 1980"/>
                                <a:gd name="T17" fmla="*/ T16 w 1239"/>
                                <a:gd name="T18" fmla="+- 0 1389 1116"/>
                                <a:gd name="T19" fmla="*/ 1389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74">
                                  <a:moveTo>
                                    <a:pt x="0" y="273"/>
                                  </a:moveTo>
                                  <a:lnTo>
                                    <a:pt x="1238" y="273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0" name="Group 368"/>
                        <wpg:cNvGrpSpPr>
                          <a:grpSpLocks/>
                        </wpg:cNvGrpSpPr>
                        <wpg:grpSpPr bwMode="auto">
                          <a:xfrm>
                            <a:off x="1980" y="1389"/>
                            <a:ext cx="1239" cy="387"/>
                            <a:chOff x="1980" y="1389"/>
                            <a:chExt cx="1239" cy="387"/>
                          </a:xfrm>
                        </wpg:grpSpPr>
                        <wps:wsp>
                          <wps:cNvPr id="291" name="Freeform 369"/>
                          <wps:cNvSpPr>
                            <a:spLocks/>
                          </wps:cNvSpPr>
                          <wps:spPr bwMode="auto">
                            <a:xfrm>
                              <a:off x="1980" y="1389"/>
                              <a:ext cx="1239" cy="387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776 1389"/>
                                <a:gd name="T3" fmla="*/ 1776 h 387"/>
                                <a:gd name="T4" fmla="+- 0 3218 1980"/>
                                <a:gd name="T5" fmla="*/ T4 w 1239"/>
                                <a:gd name="T6" fmla="+- 0 1776 1389"/>
                                <a:gd name="T7" fmla="*/ 1776 h 387"/>
                                <a:gd name="T8" fmla="+- 0 3218 1980"/>
                                <a:gd name="T9" fmla="*/ T8 w 1239"/>
                                <a:gd name="T10" fmla="+- 0 1389 1389"/>
                                <a:gd name="T11" fmla="*/ 1389 h 387"/>
                                <a:gd name="T12" fmla="+- 0 1980 1980"/>
                                <a:gd name="T13" fmla="*/ T12 w 1239"/>
                                <a:gd name="T14" fmla="+- 0 1389 1389"/>
                                <a:gd name="T15" fmla="*/ 1389 h 387"/>
                                <a:gd name="T16" fmla="+- 0 1980 1980"/>
                                <a:gd name="T17" fmla="*/ T16 w 1239"/>
                                <a:gd name="T18" fmla="+- 0 1776 1389"/>
                                <a:gd name="T19" fmla="*/ 1776 h 3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87">
                                  <a:moveTo>
                                    <a:pt x="0" y="387"/>
                                  </a:moveTo>
                                  <a:lnTo>
                                    <a:pt x="1238" y="38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366"/>
                        <wpg:cNvGrpSpPr>
                          <a:grpSpLocks/>
                        </wpg:cNvGrpSpPr>
                        <wpg:grpSpPr bwMode="auto">
                          <a:xfrm>
                            <a:off x="3326" y="458"/>
                            <a:ext cx="7443" cy="2463"/>
                            <a:chOff x="3326" y="458"/>
                            <a:chExt cx="7443" cy="2463"/>
                          </a:xfrm>
                        </wpg:grpSpPr>
                        <wps:wsp>
                          <wps:cNvPr id="293" name="Freeform 367"/>
                          <wps:cNvSpPr>
                            <a:spLocks/>
                          </wps:cNvSpPr>
                          <wps:spPr bwMode="auto">
                            <a:xfrm>
                              <a:off x="3326" y="458"/>
                              <a:ext cx="7443" cy="2463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2921 458"/>
                                <a:gd name="T3" fmla="*/ 2921 h 2463"/>
                                <a:gd name="T4" fmla="+- 0 10769 3326"/>
                                <a:gd name="T5" fmla="*/ T4 w 7443"/>
                                <a:gd name="T6" fmla="+- 0 2921 458"/>
                                <a:gd name="T7" fmla="*/ 2921 h 2463"/>
                                <a:gd name="T8" fmla="+- 0 10769 3326"/>
                                <a:gd name="T9" fmla="*/ T8 w 7443"/>
                                <a:gd name="T10" fmla="+- 0 458 458"/>
                                <a:gd name="T11" fmla="*/ 458 h 2463"/>
                                <a:gd name="T12" fmla="+- 0 3326 3326"/>
                                <a:gd name="T13" fmla="*/ T12 w 7443"/>
                                <a:gd name="T14" fmla="+- 0 458 458"/>
                                <a:gd name="T15" fmla="*/ 458 h 2463"/>
                                <a:gd name="T16" fmla="+- 0 3326 3326"/>
                                <a:gd name="T17" fmla="*/ T16 w 7443"/>
                                <a:gd name="T18" fmla="+- 0 2921 458"/>
                                <a:gd name="T19" fmla="*/ 2921 h 246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2463">
                                  <a:moveTo>
                                    <a:pt x="0" y="2463"/>
                                  </a:moveTo>
                                  <a:lnTo>
                                    <a:pt x="7443" y="2463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4" name="Group 364"/>
                        <wpg:cNvGrpSpPr>
                          <a:grpSpLocks/>
                        </wpg:cNvGrpSpPr>
                        <wpg:grpSpPr bwMode="auto">
                          <a:xfrm>
                            <a:off x="3425" y="458"/>
                            <a:ext cx="7251" cy="351"/>
                            <a:chOff x="3425" y="458"/>
                            <a:chExt cx="7251" cy="351"/>
                          </a:xfrm>
                        </wpg:grpSpPr>
                        <wps:wsp>
                          <wps:cNvPr id="295" name="Freeform 365"/>
                          <wps:cNvSpPr>
                            <a:spLocks/>
                          </wps:cNvSpPr>
                          <wps:spPr bwMode="auto">
                            <a:xfrm>
                              <a:off x="3425" y="458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09 458"/>
                                <a:gd name="T3" fmla="*/ 809 h 351"/>
                                <a:gd name="T4" fmla="+- 0 10675 3425"/>
                                <a:gd name="T5" fmla="*/ T4 w 7251"/>
                                <a:gd name="T6" fmla="+- 0 809 458"/>
                                <a:gd name="T7" fmla="*/ 809 h 351"/>
                                <a:gd name="T8" fmla="+- 0 10675 3425"/>
                                <a:gd name="T9" fmla="*/ T8 w 7251"/>
                                <a:gd name="T10" fmla="+- 0 458 458"/>
                                <a:gd name="T11" fmla="*/ 458 h 351"/>
                                <a:gd name="T12" fmla="+- 0 3425 3425"/>
                                <a:gd name="T13" fmla="*/ T12 w 7251"/>
                                <a:gd name="T14" fmla="+- 0 458 458"/>
                                <a:gd name="T15" fmla="*/ 458 h 351"/>
                                <a:gd name="T16" fmla="+- 0 3425 3425"/>
                                <a:gd name="T17" fmla="*/ T16 w 7251"/>
                                <a:gd name="T18" fmla="+- 0 809 458"/>
                                <a:gd name="T19" fmla="*/ 809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1"/>
                                  </a:moveTo>
                                  <a:lnTo>
                                    <a:pt x="7250" y="351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6" name="Group 362"/>
                        <wpg:cNvGrpSpPr>
                          <a:grpSpLocks/>
                        </wpg:cNvGrpSpPr>
                        <wpg:grpSpPr bwMode="auto">
                          <a:xfrm>
                            <a:off x="3425" y="809"/>
                            <a:ext cx="7251" cy="238"/>
                            <a:chOff x="3425" y="809"/>
                            <a:chExt cx="7251" cy="238"/>
                          </a:xfrm>
                        </wpg:grpSpPr>
                        <wps:wsp>
                          <wps:cNvPr id="297" name="Freeform 363"/>
                          <wps:cNvSpPr>
                            <a:spLocks/>
                          </wps:cNvSpPr>
                          <wps:spPr bwMode="auto">
                            <a:xfrm>
                              <a:off x="3425" y="809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46 809"/>
                                <a:gd name="T3" fmla="*/ 1046 h 238"/>
                                <a:gd name="T4" fmla="+- 0 10675 3425"/>
                                <a:gd name="T5" fmla="*/ T4 w 7251"/>
                                <a:gd name="T6" fmla="+- 0 1046 809"/>
                                <a:gd name="T7" fmla="*/ 1046 h 238"/>
                                <a:gd name="T8" fmla="+- 0 10675 3425"/>
                                <a:gd name="T9" fmla="*/ T8 w 7251"/>
                                <a:gd name="T10" fmla="+- 0 809 809"/>
                                <a:gd name="T11" fmla="*/ 809 h 238"/>
                                <a:gd name="T12" fmla="+- 0 3425 3425"/>
                                <a:gd name="T13" fmla="*/ T12 w 7251"/>
                                <a:gd name="T14" fmla="+- 0 809 809"/>
                                <a:gd name="T15" fmla="*/ 809 h 238"/>
                                <a:gd name="T16" fmla="+- 0 3425 3425"/>
                                <a:gd name="T17" fmla="*/ T16 w 7251"/>
                                <a:gd name="T18" fmla="+- 0 1046 809"/>
                                <a:gd name="T19" fmla="*/ 1046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8" name="Group 360"/>
                        <wpg:cNvGrpSpPr>
                          <a:grpSpLocks/>
                        </wpg:cNvGrpSpPr>
                        <wpg:grpSpPr bwMode="auto">
                          <a:xfrm>
                            <a:off x="3425" y="1046"/>
                            <a:ext cx="7251" cy="351"/>
                            <a:chOff x="3425" y="1046"/>
                            <a:chExt cx="7251" cy="351"/>
                          </a:xfrm>
                        </wpg:grpSpPr>
                        <wps:wsp>
                          <wps:cNvPr id="299" name="Freeform 361"/>
                          <wps:cNvSpPr>
                            <a:spLocks/>
                          </wps:cNvSpPr>
                          <wps:spPr bwMode="auto">
                            <a:xfrm>
                              <a:off x="3425" y="1046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397 1046"/>
                                <a:gd name="T3" fmla="*/ 1397 h 351"/>
                                <a:gd name="T4" fmla="+- 0 10675 3425"/>
                                <a:gd name="T5" fmla="*/ T4 w 7251"/>
                                <a:gd name="T6" fmla="+- 0 1397 1046"/>
                                <a:gd name="T7" fmla="*/ 1397 h 351"/>
                                <a:gd name="T8" fmla="+- 0 10675 3425"/>
                                <a:gd name="T9" fmla="*/ T8 w 7251"/>
                                <a:gd name="T10" fmla="+- 0 1046 1046"/>
                                <a:gd name="T11" fmla="*/ 1046 h 351"/>
                                <a:gd name="T12" fmla="+- 0 3425 3425"/>
                                <a:gd name="T13" fmla="*/ T12 w 7251"/>
                                <a:gd name="T14" fmla="+- 0 1046 1046"/>
                                <a:gd name="T15" fmla="*/ 1046 h 351"/>
                                <a:gd name="T16" fmla="+- 0 3425 3425"/>
                                <a:gd name="T17" fmla="*/ T16 w 7251"/>
                                <a:gd name="T18" fmla="+- 0 1397 1046"/>
                                <a:gd name="T19" fmla="*/ 1397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1"/>
                                  </a:moveTo>
                                  <a:lnTo>
                                    <a:pt x="7250" y="351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0" name="Group 358"/>
                        <wpg:cNvGrpSpPr>
                          <a:grpSpLocks/>
                        </wpg:cNvGrpSpPr>
                        <wpg:grpSpPr bwMode="auto">
                          <a:xfrm>
                            <a:off x="3425" y="1397"/>
                            <a:ext cx="7251" cy="238"/>
                            <a:chOff x="3425" y="1397"/>
                            <a:chExt cx="7251" cy="238"/>
                          </a:xfrm>
                        </wpg:grpSpPr>
                        <wps:wsp>
                          <wps:cNvPr id="301" name="Freeform 359"/>
                          <wps:cNvSpPr>
                            <a:spLocks/>
                          </wps:cNvSpPr>
                          <wps:spPr bwMode="auto">
                            <a:xfrm>
                              <a:off x="3425" y="1397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634 1397"/>
                                <a:gd name="T3" fmla="*/ 1634 h 238"/>
                                <a:gd name="T4" fmla="+- 0 10675 3425"/>
                                <a:gd name="T5" fmla="*/ T4 w 7251"/>
                                <a:gd name="T6" fmla="+- 0 1634 1397"/>
                                <a:gd name="T7" fmla="*/ 1634 h 238"/>
                                <a:gd name="T8" fmla="+- 0 10675 3425"/>
                                <a:gd name="T9" fmla="*/ T8 w 7251"/>
                                <a:gd name="T10" fmla="+- 0 1397 1397"/>
                                <a:gd name="T11" fmla="*/ 1397 h 238"/>
                                <a:gd name="T12" fmla="+- 0 3425 3425"/>
                                <a:gd name="T13" fmla="*/ T12 w 7251"/>
                                <a:gd name="T14" fmla="+- 0 1397 1397"/>
                                <a:gd name="T15" fmla="*/ 1397 h 238"/>
                                <a:gd name="T16" fmla="+- 0 3425 3425"/>
                                <a:gd name="T17" fmla="*/ T16 w 7251"/>
                                <a:gd name="T18" fmla="+- 0 1634 1397"/>
                                <a:gd name="T19" fmla="*/ 1634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2" name="Group 356"/>
                        <wpg:cNvGrpSpPr>
                          <a:grpSpLocks/>
                        </wpg:cNvGrpSpPr>
                        <wpg:grpSpPr bwMode="auto">
                          <a:xfrm>
                            <a:off x="3425" y="1634"/>
                            <a:ext cx="7251" cy="348"/>
                            <a:chOff x="3425" y="1634"/>
                            <a:chExt cx="7251" cy="348"/>
                          </a:xfrm>
                        </wpg:grpSpPr>
                        <wps:wsp>
                          <wps:cNvPr id="303" name="Freeform 357"/>
                          <wps:cNvSpPr>
                            <a:spLocks/>
                          </wps:cNvSpPr>
                          <wps:spPr bwMode="auto">
                            <a:xfrm>
                              <a:off x="3425" y="1634"/>
                              <a:ext cx="7251" cy="34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982 1634"/>
                                <a:gd name="T3" fmla="*/ 1982 h 348"/>
                                <a:gd name="T4" fmla="+- 0 10675 3425"/>
                                <a:gd name="T5" fmla="*/ T4 w 7251"/>
                                <a:gd name="T6" fmla="+- 0 1982 1634"/>
                                <a:gd name="T7" fmla="*/ 1982 h 348"/>
                                <a:gd name="T8" fmla="+- 0 10675 3425"/>
                                <a:gd name="T9" fmla="*/ T8 w 7251"/>
                                <a:gd name="T10" fmla="+- 0 1634 1634"/>
                                <a:gd name="T11" fmla="*/ 1634 h 348"/>
                                <a:gd name="T12" fmla="+- 0 3425 3425"/>
                                <a:gd name="T13" fmla="*/ T12 w 7251"/>
                                <a:gd name="T14" fmla="+- 0 1634 1634"/>
                                <a:gd name="T15" fmla="*/ 1634 h 348"/>
                                <a:gd name="T16" fmla="+- 0 3425 3425"/>
                                <a:gd name="T17" fmla="*/ T16 w 7251"/>
                                <a:gd name="T18" fmla="+- 0 1982 1634"/>
                                <a:gd name="T19" fmla="*/ 1982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48">
                                  <a:moveTo>
                                    <a:pt x="0" y="348"/>
                                  </a:moveTo>
                                  <a:lnTo>
                                    <a:pt x="7250" y="34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4" name="Group 354"/>
                        <wpg:cNvGrpSpPr>
                          <a:grpSpLocks/>
                        </wpg:cNvGrpSpPr>
                        <wpg:grpSpPr bwMode="auto">
                          <a:xfrm>
                            <a:off x="3425" y="1982"/>
                            <a:ext cx="7251" cy="353"/>
                            <a:chOff x="3425" y="1982"/>
                            <a:chExt cx="7251" cy="353"/>
                          </a:xfrm>
                        </wpg:grpSpPr>
                        <wps:wsp>
                          <wps:cNvPr id="305" name="Freeform 355"/>
                          <wps:cNvSpPr>
                            <a:spLocks/>
                          </wps:cNvSpPr>
                          <wps:spPr bwMode="auto">
                            <a:xfrm>
                              <a:off x="3425" y="1982"/>
                              <a:ext cx="7251" cy="353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2335 1982"/>
                                <a:gd name="T3" fmla="*/ 2335 h 353"/>
                                <a:gd name="T4" fmla="+- 0 10675 3425"/>
                                <a:gd name="T5" fmla="*/ T4 w 7251"/>
                                <a:gd name="T6" fmla="+- 0 2335 1982"/>
                                <a:gd name="T7" fmla="*/ 2335 h 353"/>
                                <a:gd name="T8" fmla="+- 0 10675 3425"/>
                                <a:gd name="T9" fmla="*/ T8 w 7251"/>
                                <a:gd name="T10" fmla="+- 0 1982 1982"/>
                                <a:gd name="T11" fmla="*/ 1982 h 353"/>
                                <a:gd name="T12" fmla="+- 0 3425 3425"/>
                                <a:gd name="T13" fmla="*/ T12 w 7251"/>
                                <a:gd name="T14" fmla="+- 0 1982 1982"/>
                                <a:gd name="T15" fmla="*/ 1982 h 353"/>
                                <a:gd name="T16" fmla="+- 0 3425 3425"/>
                                <a:gd name="T17" fmla="*/ T16 w 7251"/>
                                <a:gd name="T18" fmla="+- 0 2335 1982"/>
                                <a:gd name="T19" fmla="*/ 233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3">
                                  <a:moveTo>
                                    <a:pt x="0" y="353"/>
                                  </a:moveTo>
                                  <a:lnTo>
                                    <a:pt x="7250" y="35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6" name="Group 352"/>
                        <wpg:cNvGrpSpPr>
                          <a:grpSpLocks/>
                        </wpg:cNvGrpSpPr>
                        <wpg:grpSpPr bwMode="auto">
                          <a:xfrm>
                            <a:off x="3425" y="2335"/>
                            <a:ext cx="7251" cy="238"/>
                            <a:chOff x="3425" y="2335"/>
                            <a:chExt cx="7251" cy="238"/>
                          </a:xfrm>
                        </wpg:grpSpPr>
                        <wps:wsp>
                          <wps:cNvPr id="307" name="Freeform 353"/>
                          <wps:cNvSpPr>
                            <a:spLocks/>
                          </wps:cNvSpPr>
                          <wps:spPr bwMode="auto">
                            <a:xfrm>
                              <a:off x="3425" y="2335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2573 2335"/>
                                <a:gd name="T3" fmla="*/ 2573 h 238"/>
                                <a:gd name="T4" fmla="+- 0 10675 3425"/>
                                <a:gd name="T5" fmla="*/ T4 w 7251"/>
                                <a:gd name="T6" fmla="+- 0 2573 2335"/>
                                <a:gd name="T7" fmla="*/ 2573 h 238"/>
                                <a:gd name="T8" fmla="+- 0 10675 3425"/>
                                <a:gd name="T9" fmla="*/ T8 w 7251"/>
                                <a:gd name="T10" fmla="+- 0 2335 2335"/>
                                <a:gd name="T11" fmla="*/ 2335 h 238"/>
                                <a:gd name="T12" fmla="+- 0 3425 3425"/>
                                <a:gd name="T13" fmla="*/ T12 w 7251"/>
                                <a:gd name="T14" fmla="+- 0 2335 2335"/>
                                <a:gd name="T15" fmla="*/ 2335 h 238"/>
                                <a:gd name="T16" fmla="+- 0 3425 3425"/>
                                <a:gd name="T17" fmla="*/ T16 w 7251"/>
                                <a:gd name="T18" fmla="+- 0 2573 2335"/>
                                <a:gd name="T19" fmla="*/ 257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8" name="Group 350"/>
                        <wpg:cNvGrpSpPr>
                          <a:grpSpLocks/>
                        </wpg:cNvGrpSpPr>
                        <wpg:grpSpPr bwMode="auto">
                          <a:xfrm>
                            <a:off x="3425" y="2573"/>
                            <a:ext cx="7251" cy="348"/>
                            <a:chOff x="3425" y="2573"/>
                            <a:chExt cx="7251" cy="348"/>
                          </a:xfrm>
                        </wpg:grpSpPr>
                        <wps:wsp>
                          <wps:cNvPr id="309" name="Freeform 351"/>
                          <wps:cNvSpPr>
                            <a:spLocks/>
                          </wps:cNvSpPr>
                          <wps:spPr bwMode="auto">
                            <a:xfrm>
                              <a:off x="3425" y="2573"/>
                              <a:ext cx="7251" cy="34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2921 2573"/>
                                <a:gd name="T3" fmla="*/ 2921 h 348"/>
                                <a:gd name="T4" fmla="+- 0 10675 3425"/>
                                <a:gd name="T5" fmla="*/ T4 w 7251"/>
                                <a:gd name="T6" fmla="+- 0 2921 2573"/>
                                <a:gd name="T7" fmla="*/ 2921 h 348"/>
                                <a:gd name="T8" fmla="+- 0 10675 3425"/>
                                <a:gd name="T9" fmla="*/ T8 w 7251"/>
                                <a:gd name="T10" fmla="+- 0 2573 2573"/>
                                <a:gd name="T11" fmla="*/ 2573 h 348"/>
                                <a:gd name="T12" fmla="+- 0 3425 3425"/>
                                <a:gd name="T13" fmla="*/ T12 w 7251"/>
                                <a:gd name="T14" fmla="+- 0 2573 2573"/>
                                <a:gd name="T15" fmla="*/ 2573 h 348"/>
                                <a:gd name="T16" fmla="+- 0 3425 3425"/>
                                <a:gd name="T17" fmla="*/ T16 w 7251"/>
                                <a:gd name="T18" fmla="+- 0 2921 2573"/>
                                <a:gd name="T19" fmla="*/ 2921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48">
                                  <a:moveTo>
                                    <a:pt x="0" y="348"/>
                                  </a:moveTo>
                                  <a:lnTo>
                                    <a:pt x="7250" y="34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0" name="Group 348"/>
                        <wpg:cNvGrpSpPr>
                          <a:grpSpLocks/>
                        </wpg:cNvGrpSpPr>
                        <wpg:grpSpPr bwMode="auto">
                          <a:xfrm>
                            <a:off x="1886" y="2935"/>
                            <a:ext cx="1431" cy="466"/>
                            <a:chOff x="1886" y="2935"/>
                            <a:chExt cx="1431" cy="466"/>
                          </a:xfrm>
                        </wpg:grpSpPr>
                        <wps:wsp>
                          <wps:cNvPr id="311" name="Freeform 349"/>
                          <wps:cNvSpPr>
                            <a:spLocks/>
                          </wps:cNvSpPr>
                          <wps:spPr bwMode="auto">
                            <a:xfrm>
                              <a:off x="1886" y="2935"/>
                              <a:ext cx="1431" cy="466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3401 2935"/>
                                <a:gd name="T3" fmla="*/ 3401 h 466"/>
                                <a:gd name="T4" fmla="+- 0 3317 1886"/>
                                <a:gd name="T5" fmla="*/ T4 w 1431"/>
                                <a:gd name="T6" fmla="+- 0 3401 2935"/>
                                <a:gd name="T7" fmla="*/ 3401 h 466"/>
                                <a:gd name="T8" fmla="+- 0 3317 1886"/>
                                <a:gd name="T9" fmla="*/ T8 w 1431"/>
                                <a:gd name="T10" fmla="+- 0 2935 2935"/>
                                <a:gd name="T11" fmla="*/ 2935 h 466"/>
                                <a:gd name="T12" fmla="+- 0 1886 1886"/>
                                <a:gd name="T13" fmla="*/ T12 w 1431"/>
                                <a:gd name="T14" fmla="+- 0 2935 2935"/>
                                <a:gd name="T15" fmla="*/ 2935 h 466"/>
                                <a:gd name="T16" fmla="+- 0 1886 1886"/>
                                <a:gd name="T17" fmla="*/ T16 w 1431"/>
                                <a:gd name="T18" fmla="+- 0 3401 2935"/>
                                <a:gd name="T19" fmla="*/ 3401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466">
                                  <a:moveTo>
                                    <a:pt x="0" y="466"/>
                                  </a:moveTo>
                                  <a:lnTo>
                                    <a:pt x="1431" y="466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2" name="Group 346"/>
                        <wpg:cNvGrpSpPr>
                          <a:grpSpLocks/>
                        </wpg:cNvGrpSpPr>
                        <wpg:grpSpPr bwMode="auto">
                          <a:xfrm>
                            <a:off x="1980" y="2993"/>
                            <a:ext cx="1239" cy="351"/>
                            <a:chOff x="1980" y="2993"/>
                            <a:chExt cx="1239" cy="351"/>
                          </a:xfrm>
                        </wpg:grpSpPr>
                        <wps:wsp>
                          <wps:cNvPr id="313" name="Freeform 347"/>
                          <wps:cNvSpPr>
                            <a:spLocks/>
                          </wps:cNvSpPr>
                          <wps:spPr bwMode="auto">
                            <a:xfrm>
                              <a:off x="1980" y="2993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3343 2993"/>
                                <a:gd name="T3" fmla="*/ 3343 h 351"/>
                                <a:gd name="T4" fmla="+- 0 3218 1980"/>
                                <a:gd name="T5" fmla="*/ T4 w 1239"/>
                                <a:gd name="T6" fmla="+- 0 3343 2993"/>
                                <a:gd name="T7" fmla="*/ 3343 h 351"/>
                                <a:gd name="T8" fmla="+- 0 3218 1980"/>
                                <a:gd name="T9" fmla="*/ T8 w 1239"/>
                                <a:gd name="T10" fmla="+- 0 2993 2993"/>
                                <a:gd name="T11" fmla="*/ 2993 h 351"/>
                                <a:gd name="T12" fmla="+- 0 1980 1980"/>
                                <a:gd name="T13" fmla="*/ T12 w 1239"/>
                                <a:gd name="T14" fmla="+- 0 2993 2993"/>
                                <a:gd name="T15" fmla="*/ 2993 h 351"/>
                                <a:gd name="T16" fmla="+- 0 1980 1980"/>
                                <a:gd name="T17" fmla="*/ T16 w 1239"/>
                                <a:gd name="T18" fmla="+- 0 3343 2993"/>
                                <a:gd name="T19" fmla="*/ 3343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0"/>
                                  </a:moveTo>
                                  <a:lnTo>
                                    <a:pt x="1238" y="350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4" name="Group 344"/>
                        <wpg:cNvGrpSpPr>
                          <a:grpSpLocks/>
                        </wpg:cNvGrpSpPr>
                        <wpg:grpSpPr bwMode="auto">
                          <a:xfrm>
                            <a:off x="10675" y="2935"/>
                            <a:ext cx="94" cy="466"/>
                            <a:chOff x="10675" y="2935"/>
                            <a:chExt cx="94" cy="466"/>
                          </a:xfrm>
                        </wpg:grpSpPr>
                        <wps:wsp>
                          <wps:cNvPr id="315" name="Freeform 345"/>
                          <wps:cNvSpPr>
                            <a:spLocks/>
                          </wps:cNvSpPr>
                          <wps:spPr bwMode="auto">
                            <a:xfrm>
                              <a:off x="10675" y="2935"/>
                              <a:ext cx="94" cy="466"/>
                            </a:xfrm>
                            <a:custGeom>
                              <a:avLst/>
                              <a:gdLst>
                                <a:gd name="T0" fmla="+- 0 10675 10675"/>
                                <a:gd name="T1" fmla="*/ T0 w 94"/>
                                <a:gd name="T2" fmla="+- 0 3401 2935"/>
                                <a:gd name="T3" fmla="*/ 3401 h 466"/>
                                <a:gd name="T4" fmla="+- 0 10769 10675"/>
                                <a:gd name="T5" fmla="*/ T4 w 94"/>
                                <a:gd name="T6" fmla="+- 0 3401 2935"/>
                                <a:gd name="T7" fmla="*/ 3401 h 466"/>
                                <a:gd name="T8" fmla="+- 0 10769 10675"/>
                                <a:gd name="T9" fmla="*/ T8 w 94"/>
                                <a:gd name="T10" fmla="+- 0 2935 2935"/>
                                <a:gd name="T11" fmla="*/ 2935 h 466"/>
                                <a:gd name="T12" fmla="+- 0 10675 10675"/>
                                <a:gd name="T13" fmla="*/ T12 w 94"/>
                                <a:gd name="T14" fmla="+- 0 2935 2935"/>
                                <a:gd name="T15" fmla="*/ 2935 h 466"/>
                                <a:gd name="T16" fmla="+- 0 10675 10675"/>
                                <a:gd name="T17" fmla="*/ T16 w 94"/>
                                <a:gd name="T18" fmla="+- 0 3401 2935"/>
                                <a:gd name="T19" fmla="*/ 3401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466">
                                  <a:moveTo>
                                    <a:pt x="0" y="466"/>
                                  </a:moveTo>
                                  <a:lnTo>
                                    <a:pt x="94" y="466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6" name="Group 342"/>
                        <wpg:cNvGrpSpPr>
                          <a:grpSpLocks/>
                        </wpg:cNvGrpSpPr>
                        <wpg:grpSpPr bwMode="auto">
                          <a:xfrm>
                            <a:off x="3326" y="2935"/>
                            <a:ext cx="99" cy="466"/>
                            <a:chOff x="3326" y="2935"/>
                            <a:chExt cx="99" cy="466"/>
                          </a:xfrm>
                        </wpg:grpSpPr>
                        <wps:wsp>
                          <wps:cNvPr id="317" name="Freeform 343"/>
                          <wps:cNvSpPr>
                            <a:spLocks/>
                          </wps:cNvSpPr>
                          <wps:spPr bwMode="auto">
                            <a:xfrm>
                              <a:off x="3326" y="2935"/>
                              <a:ext cx="99" cy="466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99"/>
                                <a:gd name="T2" fmla="+- 0 3401 2935"/>
                                <a:gd name="T3" fmla="*/ 3401 h 466"/>
                                <a:gd name="T4" fmla="+- 0 3425 3326"/>
                                <a:gd name="T5" fmla="*/ T4 w 99"/>
                                <a:gd name="T6" fmla="+- 0 3401 2935"/>
                                <a:gd name="T7" fmla="*/ 3401 h 466"/>
                                <a:gd name="T8" fmla="+- 0 3425 3326"/>
                                <a:gd name="T9" fmla="*/ T8 w 99"/>
                                <a:gd name="T10" fmla="+- 0 2935 2935"/>
                                <a:gd name="T11" fmla="*/ 2935 h 466"/>
                                <a:gd name="T12" fmla="+- 0 3326 3326"/>
                                <a:gd name="T13" fmla="*/ T12 w 99"/>
                                <a:gd name="T14" fmla="+- 0 2935 2935"/>
                                <a:gd name="T15" fmla="*/ 2935 h 466"/>
                                <a:gd name="T16" fmla="+- 0 3326 3326"/>
                                <a:gd name="T17" fmla="*/ T16 w 99"/>
                                <a:gd name="T18" fmla="+- 0 3401 2935"/>
                                <a:gd name="T19" fmla="*/ 3401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" h="466">
                                  <a:moveTo>
                                    <a:pt x="0" y="466"/>
                                  </a:moveTo>
                                  <a:lnTo>
                                    <a:pt x="99" y="466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8" name="Group 340"/>
                        <wpg:cNvGrpSpPr>
                          <a:grpSpLocks/>
                        </wpg:cNvGrpSpPr>
                        <wpg:grpSpPr bwMode="auto">
                          <a:xfrm>
                            <a:off x="3425" y="2935"/>
                            <a:ext cx="7251" cy="466"/>
                            <a:chOff x="3425" y="2935"/>
                            <a:chExt cx="7251" cy="466"/>
                          </a:xfrm>
                        </wpg:grpSpPr>
                        <wps:wsp>
                          <wps:cNvPr id="319" name="Freeform 341"/>
                          <wps:cNvSpPr>
                            <a:spLocks/>
                          </wps:cNvSpPr>
                          <wps:spPr bwMode="auto">
                            <a:xfrm>
                              <a:off x="3425" y="2935"/>
                              <a:ext cx="7251" cy="46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3401 2935"/>
                                <a:gd name="T3" fmla="*/ 3401 h 466"/>
                                <a:gd name="T4" fmla="+- 0 10675 3425"/>
                                <a:gd name="T5" fmla="*/ T4 w 7251"/>
                                <a:gd name="T6" fmla="+- 0 3401 2935"/>
                                <a:gd name="T7" fmla="*/ 3401 h 466"/>
                                <a:gd name="T8" fmla="+- 0 10675 3425"/>
                                <a:gd name="T9" fmla="*/ T8 w 7251"/>
                                <a:gd name="T10" fmla="+- 0 2935 2935"/>
                                <a:gd name="T11" fmla="*/ 2935 h 466"/>
                                <a:gd name="T12" fmla="+- 0 3425 3425"/>
                                <a:gd name="T13" fmla="*/ T12 w 7251"/>
                                <a:gd name="T14" fmla="+- 0 2935 2935"/>
                                <a:gd name="T15" fmla="*/ 2935 h 466"/>
                                <a:gd name="T16" fmla="+- 0 3425 3425"/>
                                <a:gd name="T17" fmla="*/ T16 w 7251"/>
                                <a:gd name="T18" fmla="+- 0 3401 2935"/>
                                <a:gd name="T19" fmla="*/ 3401 h 46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466">
                                  <a:moveTo>
                                    <a:pt x="0" y="466"/>
                                  </a:moveTo>
                                  <a:lnTo>
                                    <a:pt x="7250" y="466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0" name="Group 338"/>
                        <wpg:cNvGrpSpPr>
                          <a:grpSpLocks/>
                        </wpg:cNvGrpSpPr>
                        <wpg:grpSpPr bwMode="auto">
                          <a:xfrm>
                            <a:off x="1886" y="3413"/>
                            <a:ext cx="1431" cy="2374"/>
                            <a:chOff x="1886" y="3413"/>
                            <a:chExt cx="1431" cy="2374"/>
                          </a:xfrm>
                        </wpg:grpSpPr>
                        <wps:wsp>
                          <wps:cNvPr id="321" name="Freeform 339"/>
                          <wps:cNvSpPr>
                            <a:spLocks/>
                          </wps:cNvSpPr>
                          <wps:spPr bwMode="auto">
                            <a:xfrm>
                              <a:off x="1886" y="3413"/>
                              <a:ext cx="1431" cy="2374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5786 3413"/>
                                <a:gd name="T3" fmla="*/ 5786 h 2374"/>
                                <a:gd name="T4" fmla="+- 0 3317 1886"/>
                                <a:gd name="T5" fmla="*/ T4 w 1431"/>
                                <a:gd name="T6" fmla="+- 0 5786 3413"/>
                                <a:gd name="T7" fmla="*/ 5786 h 2374"/>
                                <a:gd name="T8" fmla="+- 0 3317 1886"/>
                                <a:gd name="T9" fmla="*/ T8 w 1431"/>
                                <a:gd name="T10" fmla="+- 0 3413 3413"/>
                                <a:gd name="T11" fmla="*/ 3413 h 2374"/>
                                <a:gd name="T12" fmla="+- 0 1886 1886"/>
                                <a:gd name="T13" fmla="*/ T12 w 1431"/>
                                <a:gd name="T14" fmla="+- 0 3413 3413"/>
                                <a:gd name="T15" fmla="*/ 3413 h 2374"/>
                                <a:gd name="T16" fmla="+- 0 1886 1886"/>
                                <a:gd name="T17" fmla="*/ T16 w 1431"/>
                                <a:gd name="T18" fmla="+- 0 5786 3413"/>
                                <a:gd name="T19" fmla="*/ 5786 h 2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2374">
                                  <a:moveTo>
                                    <a:pt x="0" y="2373"/>
                                  </a:moveTo>
                                  <a:lnTo>
                                    <a:pt x="1431" y="2373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2" name="Group 336"/>
                        <wpg:cNvGrpSpPr>
                          <a:grpSpLocks/>
                        </wpg:cNvGrpSpPr>
                        <wpg:grpSpPr bwMode="auto">
                          <a:xfrm>
                            <a:off x="1980" y="4308"/>
                            <a:ext cx="1239" cy="348"/>
                            <a:chOff x="1980" y="4308"/>
                            <a:chExt cx="1239" cy="348"/>
                          </a:xfrm>
                        </wpg:grpSpPr>
                        <wps:wsp>
                          <wps:cNvPr id="323" name="Freeform 337"/>
                          <wps:cNvSpPr>
                            <a:spLocks/>
                          </wps:cNvSpPr>
                          <wps:spPr bwMode="auto">
                            <a:xfrm>
                              <a:off x="1980" y="4308"/>
                              <a:ext cx="1239" cy="34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4656 4308"/>
                                <a:gd name="T3" fmla="*/ 4656 h 348"/>
                                <a:gd name="T4" fmla="+- 0 3218 1980"/>
                                <a:gd name="T5" fmla="*/ T4 w 1239"/>
                                <a:gd name="T6" fmla="+- 0 4656 4308"/>
                                <a:gd name="T7" fmla="*/ 4656 h 348"/>
                                <a:gd name="T8" fmla="+- 0 3218 1980"/>
                                <a:gd name="T9" fmla="*/ T8 w 1239"/>
                                <a:gd name="T10" fmla="+- 0 4308 4308"/>
                                <a:gd name="T11" fmla="*/ 4308 h 348"/>
                                <a:gd name="T12" fmla="+- 0 1980 1980"/>
                                <a:gd name="T13" fmla="*/ T12 w 1239"/>
                                <a:gd name="T14" fmla="+- 0 4308 4308"/>
                                <a:gd name="T15" fmla="*/ 4308 h 348"/>
                                <a:gd name="T16" fmla="+- 0 1980 1980"/>
                                <a:gd name="T17" fmla="*/ T16 w 1239"/>
                                <a:gd name="T18" fmla="+- 0 4656 4308"/>
                                <a:gd name="T19" fmla="*/ 4656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48">
                                  <a:moveTo>
                                    <a:pt x="0" y="348"/>
                                  </a:moveTo>
                                  <a:lnTo>
                                    <a:pt x="1238" y="348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4" name="Group 334"/>
                        <wpg:cNvGrpSpPr>
                          <a:grpSpLocks/>
                        </wpg:cNvGrpSpPr>
                        <wpg:grpSpPr bwMode="auto">
                          <a:xfrm>
                            <a:off x="1980" y="4656"/>
                            <a:ext cx="1239" cy="238"/>
                            <a:chOff x="1980" y="4656"/>
                            <a:chExt cx="1239" cy="238"/>
                          </a:xfrm>
                        </wpg:grpSpPr>
                        <wps:wsp>
                          <wps:cNvPr id="325" name="Freeform 335"/>
                          <wps:cNvSpPr>
                            <a:spLocks/>
                          </wps:cNvSpPr>
                          <wps:spPr bwMode="auto">
                            <a:xfrm>
                              <a:off x="1980" y="4656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4893 4656"/>
                                <a:gd name="T3" fmla="*/ 4893 h 238"/>
                                <a:gd name="T4" fmla="+- 0 3218 1980"/>
                                <a:gd name="T5" fmla="*/ T4 w 1239"/>
                                <a:gd name="T6" fmla="+- 0 4893 4656"/>
                                <a:gd name="T7" fmla="*/ 4893 h 238"/>
                                <a:gd name="T8" fmla="+- 0 3218 1980"/>
                                <a:gd name="T9" fmla="*/ T8 w 1239"/>
                                <a:gd name="T10" fmla="+- 0 4656 4656"/>
                                <a:gd name="T11" fmla="*/ 4656 h 238"/>
                                <a:gd name="T12" fmla="+- 0 1980 1980"/>
                                <a:gd name="T13" fmla="*/ T12 w 1239"/>
                                <a:gd name="T14" fmla="+- 0 4656 4656"/>
                                <a:gd name="T15" fmla="*/ 4656 h 238"/>
                                <a:gd name="T16" fmla="+- 0 1980 1980"/>
                                <a:gd name="T17" fmla="*/ T16 w 1239"/>
                                <a:gd name="T18" fmla="+- 0 4893 4656"/>
                                <a:gd name="T19" fmla="*/ 489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7"/>
                                  </a:moveTo>
                                  <a:lnTo>
                                    <a:pt x="1238" y="23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6" name="Group 332"/>
                        <wpg:cNvGrpSpPr>
                          <a:grpSpLocks/>
                        </wpg:cNvGrpSpPr>
                        <wpg:grpSpPr bwMode="auto">
                          <a:xfrm>
                            <a:off x="3326" y="3413"/>
                            <a:ext cx="7443" cy="2374"/>
                            <a:chOff x="3326" y="3413"/>
                            <a:chExt cx="7443" cy="2374"/>
                          </a:xfrm>
                        </wpg:grpSpPr>
                        <wps:wsp>
                          <wps:cNvPr id="327" name="Freeform 333"/>
                          <wps:cNvSpPr>
                            <a:spLocks/>
                          </wps:cNvSpPr>
                          <wps:spPr bwMode="auto">
                            <a:xfrm>
                              <a:off x="3326" y="3413"/>
                              <a:ext cx="7443" cy="2374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5786 3413"/>
                                <a:gd name="T3" fmla="*/ 5786 h 2374"/>
                                <a:gd name="T4" fmla="+- 0 10769 3326"/>
                                <a:gd name="T5" fmla="*/ T4 w 7443"/>
                                <a:gd name="T6" fmla="+- 0 5786 3413"/>
                                <a:gd name="T7" fmla="*/ 5786 h 2374"/>
                                <a:gd name="T8" fmla="+- 0 10769 3326"/>
                                <a:gd name="T9" fmla="*/ T8 w 7443"/>
                                <a:gd name="T10" fmla="+- 0 3413 3413"/>
                                <a:gd name="T11" fmla="*/ 3413 h 2374"/>
                                <a:gd name="T12" fmla="+- 0 3326 3326"/>
                                <a:gd name="T13" fmla="*/ T12 w 7443"/>
                                <a:gd name="T14" fmla="+- 0 3413 3413"/>
                                <a:gd name="T15" fmla="*/ 3413 h 2374"/>
                                <a:gd name="T16" fmla="+- 0 3326 3326"/>
                                <a:gd name="T17" fmla="*/ T16 w 7443"/>
                                <a:gd name="T18" fmla="+- 0 5786 3413"/>
                                <a:gd name="T19" fmla="*/ 5786 h 23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2374">
                                  <a:moveTo>
                                    <a:pt x="0" y="2373"/>
                                  </a:moveTo>
                                  <a:lnTo>
                                    <a:pt x="7443" y="2373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8" name="Group 330"/>
                        <wpg:cNvGrpSpPr>
                          <a:grpSpLocks/>
                        </wpg:cNvGrpSpPr>
                        <wpg:grpSpPr bwMode="auto">
                          <a:xfrm>
                            <a:off x="3425" y="3413"/>
                            <a:ext cx="7251" cy="238"/>
                            <a:chOff x="3425" y="3413"/>
                            <a:chExt cx="7251" cy="238"/>
                          </a:xfrm>
                        </wpg:grpSpPr>
                        <wps:wsp>
                          <wps:cNvPr id="329" name="Freeform 331"/>
                          <wps:cNvSpPr>
                            <a:spLocks/>
                          </wps:cNvSpPr>
                          <wps:spPr bwMode="auto">
                            <a:xfrm>
                              <a:off x="3425" y="3413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3650 3413"/>
                                <a:gd name="T3" fmla="*/ 3650 h 238"/>
                                <a:gd name="T4" fmla="+- 0 10675 3425"/>
                                <a:gd name="T5" fmla="*/ T4 w 7251"/>
                                <a:gd name="T6" fmla="+- 0 3650 3413"/>
                                <a:gd name="T7" fmla="*/ 3650 h 238"/>
                                <a:gd name="T8" fmla="+- 0 10675 3425"/>
                                <a:gd name="T9" fmla="*/ T8 w 7251"/>
                                <a:gd name="T10" fmla="+- 0 3413 3413"/>
                                <a:gd name="T11" fmla="*/ 3413 h 238"/>
                                <a:gd name="T12" fmla="+- 0 3425 3425"/>
                                <a:gd name="T13" fmla="*/ T12 w 7251"/>
                                <a:gd name="T14" fmla="+- 0 3413 3413"/>
                                <a:gd name="T15" fmla="*/ 3413 h 238"/>
                                <a:gd name="T16" fmla="+- 0 3425 3425"/>
                                <a:gd name="T17" fmla="*/ T16 w 7251"/>
                                <a:gd name="T18" fmla="+- 0 3650 3413"/>
                                <a:gd name="T19" fmla="*/ 365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0" name="Group 328"/>
                        <wpg:cNvGrpSpPr>
                          <a:grpSpLocks/>
                        </wpg:cNvGrpSpPr>
                        <wpg:grpSpPr bwMode="auto">
                          <a:xfrm>
                            <a:off x="3425" y="3650"/>
                            <a:ext cx="7251" cy="238"/>
                            <a:chOff x="3425" y="3650"/>
                            <a:chExt cx="7251" cy="238"/>
                          </a:xfrm>
                        </wpg:grpSpPr>
                        <wps:wsp>
                          <wps:cNvPr id="331" name="Freeform 329"/>
                          <wps:cNvSpPr>
                            <a:spLocks/>
                          </wps:cNvSpPr>
                          <wps:spPr bwMode="auto">
                            <a:xfrm>
                              <a:off x="3425" y="3650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3888 3650"/>
                                <a:gd name="T3" fmla="*/ 3888 h 238"/>
                                <a:gd name="T4" fmla="+- 0 10675 3425"/>
                                <a:gd name="T5" fmla="*/ T4 w 7251"/>
                                <a:gd name="T6" fmla="+- 0 3888 3650"/>
                                <a:gd name="T7" fmla="*/ 3888 h 238"/>
                                <a:gd name="T8" fmla="+- 0 10675 3425"/>
                                <a:gd name="T9" fmla="*/ T8 w 7251"/>
                                <a:gd name="T10" fmla="+- 0 3650 3650"/>
                                <a:gd name="T11" fmla="*/ 3650 h 238"/>
                                <a:gd name="T12" fmla="+- 0 3425 3425"/>
                                <a:gd name="T13" fmla="*/ T12 w 7251"/>
                                <a:gd name="T14" fmla="+- 0 3650 3650"/>
                                <a:gd name="T15" fmla="*/ 3650 h 238"/>
                                <a:gd name="T16" fmla="+- 0 3425 3425"/>
                                <a:gd name="T17" fmla="*/ T16 w 7251"/>
                                <a:gd name="T18" fmla="+- 0 3888 3650"/>
                                <a:gd name="T19" fmla="*/ 3888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2" name="Group 326"/>
                        <wpg:cNvGrpSpPr>
                          <a:grpSpLocks/>
                        </wpg:cNvGrpSpPr>
                        <wpg:grpSpPr bwMode="auto">
                          <a:xfrm>
                            <a:off x="3425" y="3888"/>
                            <a:ext cx="7251" cy="238"/>
                            <a:chOff x="3425" y="3888"/>
                            <a:chExt cx="7251" cy="238"/>
                          </a:xfrm>
                        </wpg:grpSpPr>
                        <wps:wsp>
                          <wps:cNvPr id="333" name="Freeform 327"/>
                          <wps:cNvSpPr>
                            <a:spLocks/>
                          </wps:cNvSpPr>
                          <wps:spPr bwMode="auto">
                            <a:xfrm>
                              <a:off x="3425" y="3888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125 3888"/>
                                <a:gd name="T3" fmla="*/ 4125 h 238"/>
                                <a:gd name="T4" fmla="+- 0 10675 3425"/>
                                <a:gd name="T5" fmla="*/ T4 w 7251"/>
                                <a:gd name="T6" fmla="+- 0 4125 3888"/>
                                <a:gd name="T7" fmla="*/ 4125 h 238"/>
                                <a:gd name="T8" fmla="+- 0 10675 3425"/>
                                <a:gd name="T9" fmla="*/ T8 w 7251"/>
                                <a:gd name="T10" fmla="+- 0 3888 3888"/>
                                <a:gd name="T11" fmla="*/ 3888 h 238"/>
                                <a:gd name="T12" fmla="+- 0 3425 3425"/>
                                <a:gd name="T13" fmla="*/ T12 w 7251"/>
                                <a:gd name="T14" fmla="+- 0 3888 3888"/>
                                <a:gd name="T15" fmla="*/ 3888 h 238"/>
                                <a:gd name="T16" fmla="+- 0 3425 3425"/>
                                <a:gd name="T17" fmla="*/ T16 w 7251"/>
                                <a:gd name="T18" fmla="+- 0 4125 3888"/>
                                <a:gd name="T19" fmla="*/ 412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4" name="Group 324"/>
                        <wpg:cNvGrpSpPr>
                          <a:grpSpLocks/>
                        </wpg:cNvGrpSpPr>
                        <wpg:grpSpPr bwMode="auto">
                          <a:xfrm>
                            <a:off x="3425" y="4125"/>
                            <a:ext cx="7251" cy="238"/>
                            <a:chOff x="3425" y="4125"/>
                            <a:chExt cx="7251" cy="238"/>
                          </a:xfrm>
                        </wpg:grpSpPr>
                        <wps:wsp>
                          <wps:cNvPr id="335" name="Freeform 325"/>
                          <wps:cNvSpPr>
                            <a:spLocks/>
                          </wps:cNvSpPr>
                          <wps:spPr bwMode="auto">
                            <a:xfrm>
                              <a:off x="3425" y="4125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363 4125"/>
                                <a:gd name="T3" fmla="*/ 4363 h 238"/>
                                <a:gd name="T4" fmla="+- 0 10675 3425"/>
                                <a:gd name="T5" fmla="*/ T4 w 7251"/>
                                <a:gd name="T6" fmla="+- 0 4363 4125"/>
                                <a:gd name="T7" fmla="*/ 4363 h 238"/>
                                <a:gd name="T8" fmla="+- 0 10675 3425"/>
                                <a:gd name="T9" fmla="*/ T8 w 7251"/>
                                <a:gd name="T10" fmla="+- 0 4125 4125"/>
                                <a:gd name="T11" fmla="*/ 4125 h 238"/>
                                <a:gd name="T12" fmla="+- 0 3425 3425"/>
                                <a:gd name="T13" fmla="*/ T12 w 7251"/>
                                <a:gd name="T14" fmla="+- 0 4125 4125"/>
                                <a:gd name="T15" fmla="*/ 4125 h 238"/>
                                <a:gd name="T16" fmla="+- 0 3425 3425"/>
                                <a:gd name="T17" fmla="*/ T16 w 7251"/>
                                <a:gd name="T18" fmla="+- 0 4363 4125"/>
                                <a:gd name="T19" fmla="*/ 436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6" name="Group 322"/>
                        <wpg:cNvGrpSpPr>
                          <a:grpSpLocks/>
                        </wpg:cNvGrpSpPr>
                        <wpg:grpSpPr bwMode="auto">
                          <a:xfrm>
                            <a:off x="3425" y="4363"/>
                            <a:ext cx="7251" cy="238"/>
                            <a:chOff x="3425" y="4363"/>
                            <a:chExt cx="7251" cy="238"/>
                          </a:xfrm>
                        </wpg:grpSpPr>
                        <wps:wsp>
                          <wps:cNvPr id="337" name="Freeform 323"/>
                          <wps:cNvSpPr>
                            <a:spLocks/>
                          </wps:cNvSpPr>
                          <wps:spPr bwMode="auto">
                            <a:xfrm>
                              <a:off x="3425" y="4363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601 4363"/>
                                <a:gd name="T3" fmla="*/ 4601 h 238"/>
                                <a:gd name="T4" fmla="+- 0 10675 3425"/>
                                <a:gd name="T5" fmla="*/ T4 w 7251"/>
                                <a:gd name="T6" fmla="+- 0 4601 4363"/>
                                <a:gd name="T7" fmla="*/ 4601 h 238"/>
                                <a:gd name="T8" fmla="+- 0 10675 3425"/>
                                <a:gd name="T9" fmla="*/ T8 w 7251"/>
                                <a:gd name="T10" fmla="+- 0 4363 4363"/>
                                <a:gd name="T11" fmla="*/ 4363 h 238"/>
                                <a:gd name="T12" fmla="+- 0 3425 3425"/>
                                <a:gd name="T13" fmla="*/ T12 w 7251"/>
                                <a:gd name="T14" fmla="+- 0 4363 4363"/>
                                <a:gd name="T15" fmla="*/ 4363 h 238"/>
                                <a:gd name="T16" fmla="+- 0 3425 3425"/>
                                <a:gd name="T17" fmla="*/ T16 w 7251"/>
                                <a:gd name="T18" fmla="+- 0 4601 4363"/>
                                <a:gd name="T19" fmla="*/ 4601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8" name="Group 320"/>
                        <wpg:cNvGrpSpPr>
                          <a:grpSpLocks/>
                        </wpg:cNvGrpSpPr>
                        <wpg:grpSpPr bwMode="auto">
                          <a:xfrm>
                            <a:off x="3425" y="4601"/>
                            <a:ext cx="7251" cy="238"/>
                            <a:chOff x="3425" y="4601"/>
                            <a:chExt cx="7251" cy="238"/>
                          </a:xfrm>
                        </wpg:grpSpPr>
                        <wps:wsp>
                          <wps:cNvPr id="339" name="Freeform 321"/>
                          <wps:cNvSpPr>
                            <a:spLocks/>
                          </wps:cNvSpPr>
                          <wps:spPr bwMode="auto">
                            <a:xfrm>
                              <a:off x="3425" y="4601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838 4601"/>
                                <a:gd name="T3" fmla="*/ 4838 h 238"/>
                                <a:gd name="T4" fmla="+- 0 10675 3425"/>
                                <a:gd name="T5" fmla="*/ T4 w 7251"/>
                                <a:gd name="T6" fmla="+- 0 4838 4601"/>
                                <a:gd name="T7" fmla="*/ 4838 h 238"/>
                                <a:gd name="T8" fmla="+- 0 10675 3425"/>
                                <a:gd name="T9" fmla="*/ T8 w 7251"/>
                                <a:gd name="T10" fmla="+- 0 4601 4601"/>
                                <a:gd name="T11" fmla="*/ 4601 h 238"/>
                                <a:gd name="T12" fmla="+- 0 3425 3425"/>
                                <a:gd name="T13" fmla="*/ T12 w 7251"/>
                                <a:gd name="T14" fmla="+- 0 4601 4601"/>
                                <a:gd name="T15" fmla="*/ 4601 h 238"/>
                                <a:gd name="T16" fmla="+- 0 3425 3425"/>
                                <a:gd name="T17" fmla="*/ T16 w 7251"/>
                                <a:gd name="T18" fmla="+- 0 4838 4601"/>
                                <a:gd name="T19" fmla="*/ 4838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0" name="Group 318"/>
                        <wpg:cNvGrpSpPr>
                          <a:grpSpLocks/>
                        </wpg:cNvGrpSpPr>
                        <wpg:grpSpPr bwMode="auto">
                          <a:xfrm>
                            <a:off x="3425" y="4838"/>
                            <a:ext cx="7251" cy="238"/>
                            <a:chOff x="3425" y="4838"/>
                            <a:chExt cx="7251" cy="238"/>
                          </a:xfrm>
                        </wpg:grpSpPr>
                        <wps:wsp>
                          <wps:cNvPr id="341" name="Freeform 319"/>
                          <wps:cNvSpPr>
                            <a:spLocks/>
                          </wps:cNvSpPr>
                          <wps:spPr bwMode="auto">
                            <a:xfrm>
                              <a:off x="3425" y="4838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5076 4838"/>
                                <a:gd name="T3" fmla="*/ 5076 h 238"/>
                                <a:gd name="T4" fmla="+- 0 10675 3425"/>
                                <a:gd name="T5" fmla="*/ T4 w 7251"/>
                                <a:gd name="T6" fmla="+- 0 5076 4838"/>
                                <a:gd name="T7" fmla="*/ 5076 h 238"/>
                                <a:gd name="T8" fmla="+- 0 10675 3425"/>
                                <a:gd name="T9" fmla="*/ T8 w 7251"/>
                                <a:gd name="T10" fmla="+- 0 4838 4838"/>
                                <a:gd name="T11" fmla="*/ 4838 h 238"/>
                                <a:gd name="T12" fmla="+- 0 3425 3425"/>
                                <a:gd name="T13" fmla="*/ T12 w 7251"/>
                                <a:gd name="T14" fmla="+- 0 4838 4838"/>
                                <a:gd name="T15" fmla="*/ 4838 h 238"/>
                                <a:gd name="T16" fmla="+- 0 3425 3425"/>
                                <a:gd name="T17" fmla="*/ T16 w 7251"/>
                                <a:gd name="T18" fmla="+- 0 5076 4838"/>
                                <a:gd name="T19" fmla="*/ 5076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2" name="Group 316"/>
                        <wpg:cNvGrpSpPr>
                          <a:grpSpLocks/>
                        </wpg:cNvGrpSpPr>
                        <wpg:grpSpPr bwMode="auto">
                          <a:xfrm>
                            <a:off x="3425" y="5076"/>
                            <a:ext cx="7251" cy="238"/>
                            <a:chOff x="3425" y="5076"/>
                            <a:chExt cx="7251" cy="238"/>
                          </a:xfrm>
                        </wpg:grpSpPr>
                        <wps:wsp>
                          <wps:cNvPr id="343" name="Freeform 317"/>
                          <wps:cNvSpPr>
                            <a:spLocks/>
                          </wps:cNvSpPr>
                          <wps:spPr bwMode="auto">
                            <a:xfrm>
                              <a:off x="3425" y="5076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5313 5076"/>
                                <a:gd name="T3" fmla="*/ 5313 h 238"/>
                                <a:gd name="T4" fmla="+- 0 10675 3425"/>
                                <a:gd name="T5" fmla="*/ T4 w 7251"/>
                                <a:gd name="T6" fmla="+- 0 5313 5076"/>
                                <a:gd name="T7" fmla="*/ 5313 h 238"/>
                                <a:gd name="T8" fmla="+- 0 10675 3425"/>
                                <a:gd name="T9" fmla="*/ T8 w 7251"/>
                                <a:gd name="T10" fmla="+- 0 5076 5076"/>
                                <a:gd name="T11" fmla="*/ 5076 h 238"/>
                                <a:gd name="T12" fmla="+- 0 3425 3425"/>
                                <a:gd name="T13" fmla="*/ T12 w 7251"/>
                                <a:gd name="T14" fmla="+- 0 5076 5076"/>
                                <a:gd name="T15" fmla="*/ 5076 h 238"/>
                                <a:gd name="T16" fmla="+- 0 3425 3425"/>
                                <a:gd name="T17" fmla="*/ T16 w 7251"/>
                                <a:gd name="T18" fmla="+- 0 5313 5076"/>
                                <a:gd name="T19" fmla="*/ 531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4" name="Group 314"/>
                        <wpg:cNvGrpSpPr>
                          <a:grpSpLocks/>
                        </wpg:cNvGrpSpPr>
                        <wpg:grpSpPr bwMode="auto">
                          <a:xfrm>
                            <a:off x="3425" y="5313"/>
                            <a:ext cx="7251" cy="238"/>
                            <a:chOff x="3425" y="5313"/>
                            <a:chExt cx="7251" cy="238"/>
                          </a:xfrm>
                        </wpg:grpSpPr>
                        <wps:wsp>
                          <wps:cNvPr id="345" name="Freeform 315"/>
                          <wps:cNvSpPr>
                            <a:spLocks/>
                          </wps:cNvSpPr>
                          <wps:spPr bwMode="auto">
                            <a:xfrm>
                              <a:off x="3425" y="5313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5551 5313"/>
                                <a:gd name="T3" fmla="*/ 5551 h 238"/>
                                <a:gd name="T4" fmla="+- 0 10675 3425"/>
                                <a:gd name="T5" fmla="*/ T4 w 7251"/>
                                <a:gd name="T6" fmla="+- 0 5551 5313"/>
                                <a:gd name="T7" fmla="*/ 5551 h 238"/>
                                <a:gd name="T8" fmla="+- 0 10675 3425"/>
                                <a:gd name="T9" fmla="*/ T8 w 7251"/>
                                <a:gd name="T10" fmla="+- 0 5313 5313"/>
                                <a:gd name="T11" fmla="*/ 5313 h 238"/>
                                <a:gd name="T12" fmla="+- 0 3425 3425"/>
                                <a:gd name="T13" fmla="*/ T12 w 7251"/>
                                <a:gd name="T14" fmla="+- 0 5313 5313"/>
                                <a:gd name="T15" fmla="*/ 5313 h 238"/>
                                <a:gd name="T16" fmla="+- 0 3425 3425"/>
                                <a:gd name="T17" fmla="*/ T16 w 7251"/>
                                <a:gd name="T18" fmla="+- 0 5551 5313"/>
                                <a:gd name="T19" fmla="*/ 5551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6" name="Group 312"/>
                        <wpg:cNvGrpSpPr>
                          <a:grpSpLocks/>
                        </wpg:cNvGrpSpPr>
                        <wpg:grpSpPr bwMode="auto">
                          <a:xfrm>
                            <a:off x="3425" y="5551"/>
                            <a:ext cx="7251" cy="236"/>
                            <a:chOff x="3425" y="5551"/>
                            <a:chExt cx="7251" cy="236"/>
                          </a:xfrm>
                        </wpg:grpSpPr>
                        <wps:wsp>
                          <wps:cNvPr id="347" name="Freeform 313"/>
                          <wps:cNvSpPr>
                            <a:spLocks/>
                          </wps:cNvSpPr>
                          <wps:spPr bwMode="auto">
                            <a:xfrm>
                              <a:off x="3425" y="5551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5786 5551"/>
                                <a:gd name="T3" fmla="*/ 5786 h 236"/>
                                <a:gd name="T4" fmla="+- 0 10675 3425"/>
                                <a:gd name="T5" fmla="*/ T4 w 7251"/>
                                <a:gd name="T6" fmla="+- 0 5786 5551"/>
                                <a:gd name="T7" fmla="*/ 5786 h 236"/>
                                <a:gd name="T8" fmla="+- 0 10675 3425"/>
                                <a:gd name="T9" fmla="*/ T8 w 7251"/>
                                <a:gd name="T10" fmla="+- 0 5551 5551"/>
                                <a:gd name="T11" fmla="*/ 5551 h 236"/>
                                <a:gd name="T12" fmla="+- 0 3425 3425"/>
                                <a:gd name="T13" fmla="*/ T12 w 7251"/>
                                <a:gd name="T14" fmla="+- 0 5551 5551"/>
                                <a:gd name="T15" fmla="*/ 5551 h 236"/>
                                <a:gd name="T16" fmla="+- 0 3425 3425"/>
                                <a:gd name="T17" fmla="*/ T16 w 7251"/>
                                <a:gd name="T18" fmla="+- 0 5786 5551"/>
                                <a:gd name="T19" fmla="*/ 5786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5"/>
                                  </a:moveTo>
                                  <a:lnTo>
                                    <a:pt x="7250" y="235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8" name="Group 310"/>
                        <wpg:cNvGrpSpPr>
                          <a:grpSpLocks/>
                        </wpg:cNvGrpSpPr>
                        <wpg:grpSpPr bwMode="auto">
                          <a:xfrm>
                            <a:off x="1886" y="5803"/>
                            <a:ext cx="1431" cy="3272"/>
                            <a:chOff x="1886" y="5803"/>
                            <a:chExt cx="1431" cy="3272"/>
                          </a:xfrm>
                        </wpg:grpSpPr>
                        <wps:wsp>
                          <wps:cNvPr id="349" name="Freeform 311"/>
                          <wps:cNvSpPr>
                            <a:spLocks/>
                          </wps:cNvSpPr>
                          <wps:spPr bwMode="auto">
                            <a:xfrm>
                              <a:off x="1886" y="5803"/>
                              <a:ext cx="1431" cy="3272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9074 5803"/>
                                <a:gd name="T3" fmla="*/ 9074 h 3272"/>
                                <a:gd name="T4" fmla="+- 0 3317 1886"/>
                                <a:gd name="T5" fmla="*/ T4 w 1431"/>
                                <a:gd name="T6" fmla="+- 0 9074 5803"/>
                                <a:gd name="T7" fmla="*/ 9074 h 3272"/>
                                <a:gd name="T8" fmla="+- 0 3317 1886"/>
                                <a:gd name="T9" fmla="*/ T8 w 1431"/>
                                <a:gd name="T10" fmla="+- 0 5803 5803"/>
                                <a:gd name="T11" fmla="*/ 5803 h 3272"/>
                                <a:gd name="T12" fmla="+- 0 1886 1886"/>
                                <a:gd name="T13" fmla="*/ T12 w 1431"/>
                                <a:gd name="T14" fmla="+- 0 5803 5803"/>
                                <a:gd name="T15" fmla="*/ 5803 h 3272"/>
                                <a:gd name="T16" fmla="+- 0 1886 1886"/>
                                <a:gd name="T17" fmla="*/ T16 w 1431"/>
                                <a:gd name="T18" fmla="+- 0 9074 5803"/>
                                <a:gd name="T19" fmla="*/ 9074 h 32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3272">
                                  <a:moveTo>
                                    <a:pt x="0" y="3271"/>
                                  </a:moveTo>
                                  <a:lnTo>
                                    <a:pt x="1431" y="3271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0" name="Group 308"/>
                        <wpg:cNvGrpSpPr>
                          <a:grpSpLocks/>
                        </wpg:cNvGrpSpPr>
                        <wpg:grpSpPr bwMode="auto">
                          <a:xfrm>
                            <a:off x="1980" y="7142"/>
                            <a:ext cx="1239" cy="353"/>
                            <a:chOff x="1980" y="7142"/>
                            <a:chExt cx="1239" cy="353"/>
                          </a:xfrm>
                        </wpg:grpSpPr>
                        <wps:wsp>
                          <wps:cNvPr id="351" name="Freeform 309"/>
                          <wps:cNvSpPr>
                            <a:spLocks/>
                          </wps:cNvSpPr>
                          <wps:spPr bwMode="auto">
                            <a:xfrm>
                              <a:off x="1980" y="7142"/>
                              <a:ext cx="1239" cy="353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7495 7142"/>
                                <a:gd name="T3" fmla="*/ 7495 h 353"/>
                                <a:gd name="T4" fmla="+- 0 3218 1980"/>
                                <a:gd name="T5" fmla="*/ T4 w 1239"/>
                                <a:gd name="T6" fmla="+- 0 7495 7142"/>
                                <a:gd name="T7" fmla="*/ 7495 h 353"/>
                                <a:gd name="T8" fmla="+- 0 3218 1980"/>
                                <a:gd name="T9" fmla="*/ T8 w 1239"/>
                                <a:gd name="T10" fmla="+- 0 7142 7142"/>
                                <a:gd name="T11" fmla="*/ 7142 h 353"/>
                                <a:gd name="T12" fmla="+- 0 1980 1980"/>
                                <a:gd name="T13" fmla="*/ T12 w 1239"/>
                                <a:gd name="T14" fmla="+- 0 7142 7142"/>
                                <a:gd name="T15" fmla="*/ 7142 h 353"/>
                                <a:gd name="T16" fmla="+- 0 1980 1980"/>
                                <a:gd name="T17" fmla="*/ T16 w 1239"/>
                                <a:gd name="T18" fmla="+- 0 7495 7142"/>
                                <a:gd name="T19" fmla="*/ 749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3">
                                  <a:moveTo>
                                    <a:pt x="0" y="353"/>
                                  </a:moveTo>
                                  <a:lnTo>
                                    <a:pt x="1238" y="353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2" name="Group 306"/>
                        <wpg:cNvGrpSpPr>
                          <a:grpSpLocks/>
                        </wpg:cNvGrpSpPr>
                        <wpg:grpSpPr bwMode="auto">
                          <a:xfrm>
                            <a:off x="1980" y="7495"/>
                            <a:ext cx="1239" cy="238"/>
                            <a:chOff x="1980" y="7495"/>
                            <a:chExt cx="1239" cy="238"/>
                          </a:xfrm>
                        </wpg:grpSpPr>
                        <wps:wsp>
                          <wps:cNvPr id="353" name="Freeform 307"/>
                          <wps:cNvSpPr>
                            <a:spLocks/>
                          </wps:cNvSpPr>
                          <wps:spPr bwMode="auto">
                            <a:xfrm>
                              <a:off x="1980" y="7495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7733 7495"/>
                                <a:gd name="T3" fmla="*/ 7733 h 238"/>
                                <a:gd name="T4" fmla="+- 0 3218 1980"/>
                                <a:gd name="T5" fmla="*/ T4 w 1239"/>
                                <a:gd name="T6" fmla="+- 0 7733 7495"/>
                                <a:gd name="T7" fmla="*/ 7733 h 238"/>
                                <a:gd name="T8" fmla="+- 0 3218 1980"/>
                                <a:gd name="T9" fmla="*/ T8 w 1239"/>
                                <a:gd name="T10" fmla="+- 0 7495 7495"/>
                                <a:gd name="T11" fmla="*/ 7495 h 238"/>
                                <a:gd name="T12" fmla="+- 0 1980 1980"/>
                                <a:gd name="T13" fmla="*/ T12 w 1239"/>
                                <a:gd name="T14" fmla="+- 0 7495 7495"/>
                                <a:gd name="T15" fmla="*/ 7495 h 238"/>
                                <a:gd name="T16" fmla="+- 0 1980 1980"/>
                                <a:gd name="T17" fmla="*/ T16 w 1239"/>
                                <a:gd name="T18" fmla="+- 0 7733 7495"/>
                                <a:gd name="T19" fmla="*/ 7733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8"/>
                                  </a:moveTo>
                                  <a:lnTo>
                                    <a:pt x="1238" y="238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4" name="Group 304"/>
                        <wpg:cNvGrpSpPr>
                          <a:grpSpLocks/>
                        </wpg:cNvGrpSpPr>
                        <wpg:grpSpPr bwMode="auto">
                          <a:xfrm>
                            <a:off x="3326" y="5803"/>
                            <a:ext cx="7443" cy="3272"/>
                            <a:chOff x="3326" y="5803"/>
                            <a:chExt cx="7443" cy="3272"/>
                          </a:xfrm>
                        </wpg:grpSpPr>
                        <wps:wsp>
                          <wps:cNvPr id="355" name="Freeform 305"/>
                          <wps:cNvSpPr>
                            <a:spLocks/>
                          </wps:cNvSpPr>
                          <wps:spPr bwMode="auto">
                            <a:xfrm>
                              <a:off x="3326" y="5803"/>
                              <a:ext cx="7443" cy="3272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9074 5803"/>
                                <a:gd name="T3" fmla="*/ 9074 h 3272"/>
                                <a:gd name="T4" fmla="+- 0 10769 3326"/>
                                <a:gd name="T5" fmla="*/ T4 w 7443"/>
                                <a:gd name="T6" fmla="+- 0 9074 5803"/>
                                <a:gd name="T7" fmla="*/ 9074 h 3272"/>
                                <a:gd name="T8" fmla="+- 0 10769 3326"/>
                                <a:gd name="T9" fmla="*/ T8 w 7443"/>
                                <a:gd name="T10" fmla="+- 0 5803 5803"/>
                                <a:gd name="T11" fmla="*/ 5803 h 3272"/>
                                <a:gd name="T12" fmla="+- 0 3326 3326"/>
                                <a:gd name="T13" fmla="*/ T12 w 7443"/>
                                <a:gd name="T14" fmla="+- 0 5803 5803"/>
                                <a:gd name="T15" fmla="*/ 5803 h 3272"/>
                                <a:gd name="T16" fmla="+- 0 3326 3326"/>
                                <a:gd name="T17" fmla="*/ T16 w 7443"/>
                                <a:gd name="T18" fmla="+- 0 9074 5803"/>
                                <a:gd name="T19" fmla="*/ 9074 h 32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3272">
                                  <a:moveTo>
                                    <a:pt x="0" y="3271"/>
                                  </a:moveTo>
                                  <a:lnTo>
                                    <a:pt x="7443" y="3271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6" name="Group 302"/>
                        <wpg:cNvGrpSpPr>
                          <a:grpSpLocks/>
                        </wpg:cNvGrpSpPr>
                        <wpg:grpSpPr bwMode="auto">
                          <a:xfrm>
                            <a:off x="3425" y="5803"/>
                            <a:ext cx="7251" cy="274"/>
                            <a:chOff x="3425" y="5803"/>
                            <a:chExt cx="7251" cy="274"/>
                          </a:xfrm>
                        </wpg:grpSpPr>
                        <wps:wsp>
                          <wps:cNvPr id="357" name="Freeform 303"/>
                          <wps:cNvSpPr>
                            <a:spLocks/>
                          </wps:cNvSpPr>
                          <wps:spPr bwMode="auto">
                            <a:xfrm>
                              <a:off x="3425" y="5803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077 5803"/>
                                <a:gd name="T3" fmla="*/ 6077 h 274"/>
                                <a:gd name="T4" fmla="+- 0 10675 3425"/>
                                <a:gd name="T5" fmla="*/ T4 w 7251"/>
                                <a:gd name="T6" fmla="+- 0 6077 5803"/>
                                <a:gd name="T7" fmla="*/ 6077 h 274"/>
                                <a:gd name="T8" fmla="+- 0 10675 3425"/>
                                <a:gd name="T9" fmla="*/ T8 w 7251"/>
                                <a:gd name="T10" fmla="+- 0 5803 5803"/>
                                <a:gd name="T11" fmla="*/ 5803 h 274"/>
                                <a:gd name="T12" fmla="+- 0 3425 3425"/>
                                <a:gd name="T13" fmla="*/ T12 w 7251"/>
                                <a:gd name="T14" fmla="+- 0 5803 5803"/>
                                <a:gd name="T15" fmla="*/ 5803 h 274"/>
                                <a:gd name="T16" fmla="+- 0 3425 3425"/>
                                <a:gd name="T17" fmla="*/ T16 w 7251"/>
                                <a:gd name="T18" fmla="+- 0 6077 5803"/>
                                <a:gd name="T19" fmla="*/ 6077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4"/>
                                  </a:moveTo>
                                  <a:lnTo>
                                    <a:pt x="7250" y="27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8" name="Group 300"/>
                        <wpg:cNvGrpSpPr>
                          <a:grpSpLocks/>
                        </wpg:cNvGrpSpPr>
                        <wpg:grpSpPr bwMode="auto">
                          <a:xfrm>
                            <a:off x="3425" y="6077"/>
                            <a:ext cx="7251" cy="272"/>
                            <a:chOff x="3425" y="6077"/>
                            <a:chExt cx="7251" cy="272"/>
                          </a:xfrm>
                        </wpg:grpSpPr>
                        <wps:wsp>
                          <wps:cNvPr id="359" name="Freeform 301"/>
                          <wps:cNvSpPr>
                            <a:spLocks/>
                          </wps:cNvSpPr>
                          <wps:spPr bwMode="auto">
                            <a:xfrm>
                              <a:off x="3425" y="6077"/>
                              <a:ext cx="7251" cy="272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348 6077"/>
                                <a:gd name="T3" fmla="*/ 6348 h 272"/>
                                <a:gd name="T4" fmla="+- 0 10675 3425"/>
                                <a:gd name="T5" fmla="*/ T4 w 7251"/>
                                <a:gd name="T6" fmla="+- 0 6348 6077"/>
                                <a:gd name="T7" fmla="*/ 6348 h 272"/>
                                <a:gd name="T8" fmla="+- 0 10675 3425"/>
                                <a:gd name="T9" fmla="*/ T8 w 7251"/>
                                <a:gd name="T10" fmla="+- 0 6077 6077"/>
                                <a:gd name="T11" fmla="*/ 6077 h 272"/>
                                <a:gd name="T12" fmla="+- 0 3425 3425"/>
                                <a:gd name="T13" fmla="*/ T12 w 7251"/>
                                <a:gd name="T14" fmla="+- 0 6077 6077"/>
                                <a:gd name="T15" fmla="*/ 6077 h 272"/>
                                <a:gd name="T16" fmla="+- 0 3425 3425"/>
                                <a:gd name="T17" fmla="*/ T16 w 7251"/>
                                <a:gd name="T18" fmla="+- 0 6348 6077"/>
                                <a:gd name="T19" fmla="*/ 6348 h 2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2">
                                  <a:moveTo>
                                    <a:pt x="0" y="271"/>
                                  </a:moveTo>
                                  <a:lnTo>
                                    <a:pt x="7250" y="271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0" name="Group 298"/>
                        <wpg:cNvGrpSpPr>
                          <a:grpSpLocks/>
                        </wpg:cNvGrpSpPr>
                        <wpg:grpSpPr bwMode="auto">
                          <a:xfrm>
                            <a:off x="3425" y="6348"/>
                            <a:ext cx="7251" cy="274"/>
                            <a:chOff x="3425" y="6348"/>
                            <a:chExt cx="7251" cy="274"/>
                          </a:xfrm>
                        </wpg:grpSpPr>
                        <wps:wsp>
                          <wps:cNvPr id="361" name="Freeform 299"/>
                          <wps:cNvSpPr>
                            <a:spLocks/>
                          </wps:cNvSpPr>
                          <wps:spPr bwMode="auto">
                            <a:xfrm>
                              <a:off x="3425" y="6348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621 6348"/>
                                <a:gd name="T3" fmla="*/ 6621 h 274"/>
                                <a:gd name="T4" fmla="+- 0 10675 3425"/>
                                <a:gd name="T5" fmla="*/ T4 w 7251"/>
                                <a:gd name="T6" fmla="+- 0 6621 6348"/>
                                <a:gd name="T7" fmla="*/ 6621 h 274"/>
                                <a:gd name="T8" fmla="+- 0 10675 3425"/>
                                <a:gd name="T9" fmla="*/ T8 w 7251"/>
                                <a:gd name="T10" fmla="+- 0 6348 6348"/>
                                <a:gd name="T11" fmla="*/ 6348 h 274"/>
                                <a:gd name="T12" fmla="+- 0 3425 3425"/>
                                <a:gd name="T13" fmla="*/ T12 w 7251"/>
                                <a:gd name="T14" fmla="+- 0 6348 6348"/>
                                <a:gd name="T15" fmla="*/ 6348 h 274"/>
                                <a:gd name="T16" fmla="+- 0 3425 3425"/>
                                <a:gd name="T17" fmla="*/ T16 w 7251"/>
                                <a:gd name="T18" fmla="+- 0 6621 6348"/>
                                <a:gd name="T19" fmla="*/ 6621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3"/>
                                  </a:moveTo>
                                  <a:lnTo>
                                    <a:pt x="7250" y="27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2" name="Group 296"/>
                        <wpg:cNvGrpSpPr>
                          <a:grpSpLocks/>
                        </wpg:cNvGrpSpPr>
                        <wpg:grpSpPr bwMode="auto">
                          <a:xfrm>
                            <a:off x="3425" y="6621"/>
                            <a:ext cx="7251" cy="274"/>
                            <a:chOff x="3425" y="6621"/>
                            <a:chExt cx="7251" cy="274"/>
                          </a:xfrm>
                        </wpg:grpSpPr>
                        <wps:wsp>
                          <wps:cNvPr id="363" name="Freeform 297"/>
                          <wps:cNvSpPr>
                            <a:spLocks/>
                          </wps:cNvSpPr>
                          <wps:spPr bwMode="auto">
                            <a:xfrm>
                              <a:off x="3425" y="6621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895 6621"/>
                                <a:gd name="T3" fmla="*/ 6895 h 274"/>
                                <a:gd name="T4" fmla="+- 0 10675 3425"/>
                                <a:gd name="T5" fmla="*/ T4 w 7251"/>
                                <a:gd name="T6" fmla="+- 0 6895 6621"/>
                                <a:gd name="T7" fmla="*/ 6895 h 274"/>
                                <a:gd name="T8" fmla="+- 0 10675 3425"/>
                                <a:gd name="T9" fmla="*/ T8 w 7251"/>
                                <a:gd name="T10" fmla="+- 0 6621 6621"/>
                                <a:gd name="T11" fmla="*/ 6621 h 274"/>
                                <a:gd name="T12" fmla="+- 0 3425 3425"/>
                                <a:gd name="T13" fmla="*/ T12 w 7251"/>
                                <a:gd name="T14" fmla="+- 0 6621 6621"/>
                                <a:gd name="T15" fmla="*/ 6621 h 274"/>
                                <a:gd name="T16" fmla="+- 0 3425 3425"/>
                                <a:gd name="T17" fmla="*/ T16 w 7251"/>
                                <a:gd name="T18" fmla="+- 0 6895 6621"/>
                                <a:gd name="T19" fmla="*/ 6895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4"/>
                                  </a:moveTo>
                                  <a:lnTo>
                                    <a:pt x="7250" y="27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4" name="Group 294"/>
                        <wpg:cNvGrpSpPr>
                          <a:grpSpLocks/>
                        </wpg:cNvGrpSpPr>
                        <wpg:grpSpPr bwMode="auto">
                          <a:xfrm>
                            <a:off x="3425" y="6895"/>
                            <a:ext cx="7251" cy="274"/>
                            <a:chOff x="3425" y="6895"/>
                            <a:chExt cx="7251" cy="274"/>
                          </a:xfrm>
                        </wpg:grpSpPr>
                        <wps:wsp>
                          <wps:cNvPr id="365" name="Freeform 295"/>
                          <wps:cNvSpPr>
                            <a:spLocks/>
                          </wps:cNvSpPr>
                          <wps:spPr bwMode="auto">
                            <a:xfrm>
                              <a:off x="3425" y="6895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7169 6895"/>
                                <a:gd name="T3" fmla="*/ 7169 h 274"/>
                                <a:gd name="T4" fmla="+- 0 10675 3425"/>
                                <a:gd name="T5" fmla="*/ T4 w 7251"/>
                                <a:gd name="T6" fmla="+- 0 7169 6895"/>
                                <a:gd name="T7" fmla="*/ 7169 h 274"/>
                                <a:gd name="T8" fmla="+- 0 10675 3425"/>
                                <a:gd name="T9" fmla="*/ T8 w 7251"/>
                                <a:gd name="T10" fmla="+- 0 6895 6895"/>
                                <a:gd name="T11" fmla="*/ 6895 h 274"/>
                                <a:gd name="T12" fmla="+- 0 3425 3425"/>
                                <a:gd name="T13" fmla="*/ T12 w 7251"/>
                                <a:gd name="T14" fmla="+- 0 6895 6895"/>
                                <a:gd name="T15" fmla="*/ 6895 h 274"/>
                                <a:gd name="T16" fmla="+- 0 3425 3425"/>
                                <a:gd name="T17" fmla="*/ T16 w 7251"/>
                                <a:gd name="T18" fmla="+- 0 7169 6895"/>
                                <a:gd name="T19" fmla="*/ 7169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4"/>
                                  </a:moveTo>
                                  <a:lnTo>
                                    <a:pt x="7250" y="27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6" name="Group 292"/>
                        <wpg:cNvGrpSpPr>
                          <a:grpSpLocks/>
                        </wpg:cNvGrpSpPr>
                        <wpg:grpSpPr bwMode="auto">
                          <a:xfrm>
                            <a:off x="3425" y="7169"/>
                            <a:ext cx="7251" cy="272"/>
                            <a:chOff x="3425" y="7169"/>
                            <a:chExt cx="7251" cy="272"/>
                          </a:xfrm>
                        </wpg:grpSpPr>
                        <wps:wsp>
                          <wps:cNvPr id="367" name="Freeform 293"/>
                          <wps:cNvSpPr>
                            <a:spLocks/>
                          </wps:cNvSpPr>
                          <wps:spPr bwMode="auto">
                            <a:xfrm>
                              <a:off x="3425" y="7169"/>
                              <a:ext cx="7251" cy="272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7440 7169"/>
                                <a:gd name="T3" fmla="*/ 7440 h 272"/>
                                <a:gd name="T4" fmla="+- 0 10675 3425"/>
                                <a:gd name="T5" fmla="*/ T4 w 7251"/>
                                <a:gd name="T6" fmla="+- 0 7440 7169"/>
                                <a:gd name="T7" fmla="*/ 7440 h 272"/>
                                <a:gd name="T8" fmla="+- 0 10675 3425"/>
                                <a:gd name="T9" fmla="*/ T8 w 7251"/>
                                <a:gd name="T10" fmla="+- 0 7169 7169"/>
                                <a:gd name="T11" fmla="*/ 7169 h 272"/>
                                <a:gd name="T12" fmla="+- 0 3425 3425"/>
                                <a:gd name="T13" fmla="*/ T12 w 7251"/>
                                <a:gd name="T14" fmla="+- 0 7169 7169"/>
                                <a:gd name="T15" fmla="*/ 7169 h 272"/>
                                <a:gd name="T16" fmla="+- 0 3425 3425"/>
                                <a:gd name="T17" fmla="*/ T16 w 7251"/>
                                <a:gd name="T18" fmla="+- 0 7440 7169"/>
                                <a:gd name="T19" fmla="*/ 7440 h 2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2">
                                  <a:moveTo>
                                    <a:pt x="0" y="271"/>
                                  </a:moveTo>
                                  <a:lnTo>
                                    <a:pt x="7250" y="271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68" name="Group 290"/>
                        <wpg:cNvGrpSpPr>
                          <a:grpSpLocks/>
                        </wpg:cNvGrpSpPr>
                        <wpg:grpSpPr bwMode="auto">
                          <a:xfrm>
                            <a:off x="3425" y="7440"/>
                            <a:ext cx="7251" cy="387"/>
                            <a:chOff x="3425" y="7440"/>
                            <a:chExt cx="7251" cy="387"/>
                          </a:xfrm>
                        </wpg:grpSpPr>
                        <wps:wsp>
                          <wps:cNvPr id="369" name="Freeform 291"/>
                          <wps:cNvSpPr>
                            <a:spLocks/>
                          </wps:cNvSpPr>
                          <wps:spPr bwMode="auto">
                            <a:xfrm>
                              <a:off x="3425" y="7440"/>
                              <a:ext cx="7251" cy="387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7826 7440"/>
                                <a:gd name="T3" fmla="*/ 7826 h 387"/>
                                <a:gd name="T4" fmla="+- 0 10675 3425"/>
                                <a:gd name="T5" fmla="*/ T4 w 7251"/>
                                <a:gd name="T6" fmla="+- 0 7826 7440"/>
                                <a:gd name="T7" fmla="*/ 7826 h 387"/>
                                <a:gd name="T8" fmla="+- 0 10675 3425"/>
                                <a:gd name="T9" fmla="*/ T8 w 7251"/>
                                <a:gd name="T10" fmla="+- 0 7440 7440"/>
                                <a:gd name="T11" fmla="*/ 7440 h 387"/>
                                <a:gd name="T12" fmla="+- 0 3425 3425"/>
                                <a:gd name="T13" fmla="*/ T12 w 7251"/>
                                <a:gd name="T14" fmla="+- 0 7440 7440"/>
                                <a:gd name="T15" fmla="*/ 7440 h 387"/>
                                <a:gd name="T16" fmla="+- 0 3425 3425"/>
                                <a:gd name="T17" fmla="*/ T16 w 7251"/>
                                <a:gd name="T18" fmla="+- 0 7826 7440"/>
                                <a:gd name="T19" fmla="*/ 7826 h 3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7">
                                  <a:moveTo>
                                    <a:pt x="0" y="386"/>
                                  </a:moveTo>
                                  <a:lnTo>
                                    <a:pt x="7250" y="386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0" name="Group 288"/>
                        <wpg:cNvGrpSpPr>
                          <a:grpSpLocks/>
                        </wpg:cNvGrpSpPr>
                        <wpg:grpSpPr bwMode="auto">
                          <a:xfrm>
                            <a:off x="3425" y="7826"/>
                            <a:ext cx="7251" cy="274"/>
                            <a:chOff x="3425" y="7826"/>
                            <a:chExt cx="7251" cy="274"/>
                          </a:xfrm>
                        </wpg:grpSpPr>
                        <wps:wsp>
                          <wps:cNvPr id="371" name="Freeform 289"/>
                          <wps:cNvSpPr>
                            <a:spLocks/>
                          </wps:cNvSpPr>
                          <wps:spPr bwMode="auto">
                            <a:xfrm>
                              <a:off x="3425" y="7826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100 7826"/>
                                <a:gd name="T3" fmla="*/ 8100 h 274"/>
                                <a:gd name="T4" fmla="+- 0 10675 3425"/>
                                <a:gd name="T5" fmla="*/ T4 w 7251"/>
                                <a:gd name="T6" fmla="+- 0 8100 7826"/>
                                <a:gd name="T7" fmla="*/ 8100 h 274"/>
                                <a:gd name="T8" fmla="+- 0 10675 3425"/>
                                <a:gd name="T9" fmla="*/ T8 w 7251"/>
                                <a:gd name="T10" fmla="+- 0 7826 7826"/>
                                <a:gd name="T11" fmla="*/ 7826 h 274"/>
                                <a:gd name="T12" fmla="+- 0 3425 3425"/>
                                <a:gd name="T13" fmla="*/ T12 w 7251"/>
                                <a:gd name="T14" fmla="+- 0 7826 7826"/>
                                <a:gd name="T15" fmla="*/ 7826 h 274"/>
                                <a:gd name="T16" fmla="+- 0 3425 3425"/>
                                <a:gd name="T17" fmla="*/ T16 w 7251"/>
                                <a:gd name="T18" fmla="+- 0 8100 7826"/>
                                <a:gd name="T19" fmla="*/ 8100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4"/>
                                  </a:moveTo>
                                  <a:lnTo>
                                    <a:pt x="7250" y="27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2" name="Group 286"/>
                        <wpg:cNvGrpSpPr>
                          <a:grpSpLocks/>
                        </wpg:cNvGrpSpPr>
                        <wpg:grpSpPr bwMode="auto">
                          <a:xfrm>
                            <a:off x="3425" y="8100"/>
                            <a:ext cx="7251" cy="274"/>
                            <a:chOff x="3425" y="8100"/>
                            <a:chExt cx="7251" cy="274"/>
                          </a:xfrm>
                        </wpg:grpSpPr>
                        <wps:wsp>
                          <wps:cNvPr id="373" name="Freeform 287"/>
                          <wps:cNvSpPr>
                            <a:spLocks/>
                          </wps:cNvSpPr>
                          <wps:spPr bwMode="auto">
                            <a:xfrm>
                              <a:off x="3425" y="8100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373 8100"/>
                                <a:gd name="T3" fmla="*/ 8373 h 274"/>
                                <a:gd name="T4" fmla="+- 0 10675 3425"/>
                                <a:gd name="T5" fmla="*/ T4 w 7251"/>
                                <a:gd name="T6" fmla="+- 0 8373 8100"/>
                                <a:gd name="T7" fmla="*/ 8373 h 274"/>
                                <a:gd name="T8" fmla="+- 0 10675 3425"/>
                                <a:gd name="T9" fmla="*/ T8 w 7251"/>
                                <a:gd name="T10" fmla="+- 0 8100 8100"/>
                                <a:gd name="T11" fmla="*/ 8100 h 274"/>
                                <a:gd name="T12" fmla="+- 0 3425 3425"/>
                                <a:gd name="T13" fmla="*/ T12 w 7251"/>
                                <a:gd name="T14" fmla="+- 0 8100 8100"/>
                                <a:gd name="T15" fmla="*/ 8100 h 274"/>
                                <a:gd name="T16" fmla="+- 0 3425 3425"/>
                                <a:gd name="T17" fmla="*/ T16 w 7251"/>
                                <a:gd name="T18" fmla="+- 0 8373 8100"/>
                                <a:gd name="T19" fmla="*/ 8373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3"/>
                                  </a:moveTo>
                                  <a:lnTo>
                                    <a:pt x="7250" y="27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4" name="Group 284"/>
                        <wpg:cNvGrpSpPr>
                          <a:grpSpLocks/>
                        </wpg:cNvGrpSpPr>
                        <wpg:grpSpPr bwMode="auto">
                          <a:xfrm>
                            <a:off x="3425" y="8373"/>
                            <a:ext cx="7251" cy="348"/>
                            <a:chOff x="3425" y="8373"/>
                            <a:chExt cx="7251" cy="348"/>
                          </a:xfrm>
                        </wpg:grpSpPr>
                        <wps:wsp>
                          <wps:cNvPr id="375" name="Freeform 285"/>
                          <wps:cNvSpPr>
                            <a:spLocks/>
                          </wps:cNvSpPr>
                          <wps:spPr bwMode="auto">
                            <a:xfrm>
                              <a:off x="3425" y="8373"/>
                              <a:ext cx="7251" cy="34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721 8373"/>
                                <a:gd name="T3" fmla="*/ 8721 h 348"/>
                                <a:gd name="T4" fmla="+- 0 10675 3425"/>
                                <a:gd name="T5" fmla="*/ T4 w 7251"/>
                                <a:gd name="T6" fmla="+- 0 8721 8373"/>
                                <a:gd name="T7" fmla="*/ 8721 h 348"/>
                                <a:gd name="T8" fmla="+- 0 10675 3425"/>
                                <a:gd name="T9" fmla="*/ T8 w 7251"/>
                                <a:gd name="T10" fmla="+- 0 8373 8373"/>
                                <a:gd name="T11" fmla="*/ 8373 h 348"/>
                                <a:gd name="T12" fmla="+- 0 3425 3425"/>
                                <a:gd name="T13" fmla="*/ T12 w 7251"/>
                                <a:gd name="T14" fmla="+- 0 8373 8373"/>
                                <a:gd name="T15" fmla="*/ 8373 h 348"/>
                                <a:gd name="T16" fmla="+- 0 3425 3425"/>
                                <a:gd name="T17" fmla="*/ T16 w 7251"/>
                                <a:gd name="T18" fmla="+- 0 8721 8373"/>
                                <a:gd name="T19" fmla="*/ 8721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48">
                                  <a:moveTo>
                                    <a:pt x="0" y="348"/>
                                  </a:moveTo>
                                  <a:lnTo>
                                    <a:pt x="7250" y="34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6" name="Group 282"/>
                        <wpg:cNvGrpSpPr>
                          <a:grpSpLocks/>
                        </wpg:cNvGrpSpPr>
                        <wpg:grpSpPr bwMode="auto">
                          <a:xfrm>
                            <a:off x="3425" y="8721"/>
                            <a:ext cx="7251" cy="353"/>
                            <a:chOff x="3425" y="8721"/>
                            <a:chExt cx="7251" cy="353"/>
                          </a:xfrm>
                        </wpg:grpSpPr>
                        <wps:wsp>
                          <wps:cNvPr id="377" name="Freeform 283"/>
                          <wps:cNvSpPr>
                            <a:spLocks/>
                          </wps:cNvSpPr>
                          <wps:spPr bwMode="auto">
                            <a:xfrm>
                              <a:off x="3425" y="8721"/>
                              <a:ext cx="7251" cy="353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9074 8721"/>
                                <a:gd name="T3" fmla="*/ 9074 h 353"/>
                                <a:gd name="T4" fmla="+- 0 10675 3425"/>
                                <a:gd name="T5" fmla="*/ T4 w 7251"/>
                                <a:gd name="T6" fmla="+- 0 9074 8721"/>
                                <a:gd name="T7" fmla="*/ 9074 h 353"/>
                                <a:gd name="T8" fmla="+- 0 10675 3425"/>
                                <a:gd name="T9" fmla="*/ T8 w 7251"/>
                                <a:gd name="T10" fmla="+- 0 8721 8721"/>
                                <a:gd name="T11" fmla="*/ 8721 h 353"/>
                                <a:gd name="T12" fmla="+- 0 3425 3425"/>
                                <a:gd name="T13" fmla="*/ T12 w 7251"/>
                                <a:gd name="T14" fmla="+- 0 8721 8721"/>
                                <a:gd name="T15" fmla="*/ 8721 h 353"/>
                                <a:gd name="T16" fmla="+- 0 3425 3425"/>
                                <a:gd name="T17" fmla="*/ T16 w 7251"/>
                                <a:gd name="T18" fmla="+- 0 9074 8721"/>
                                <a:gd name="T19" fmla="*/ 9074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3">
                                  <a:moveTo>
                                    <a:pt x="0" y="353"/>
                                  </a:moveTo>
                                  <a:lnTo>
                                    <a:pt x="7250" y="35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8" name="Group 280"/>
                        <wpg:cNvGrpSpPr>
                          <a:grpSpLocks/>
                        </wpg:cNvGrpSpPr>
                        <wpg:grpSpPr bwMode="auto">
                          <a:xfrm>
                            <a:off x="1886" y="9086"/>
                            <a:ext cx="1431" cy="588"/>
                            <a:chOff x="1886" y="9086"/>
                            <a:chExt cx="1431" cy="588"/>
                          </a:xfrm>
                        </wpg:grpSpPr>
                        <wps:wsp>
                          <wps:cNvPr id="379" name="Freeform 281"/>
                          <wps:cNvSpPr>
                            <a:spLocks/>
                          </wps:cNvSpPr>
                          <wps:spPr bwMode="auto">
                            <a:xfrm>
                              <a:off x="1886" y="9086"/>
                              <a:ext cx="1431" cy="588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9674 9086"/>
                                <a:gd name="T3" fmla="*/ 9674 h 588"/>
                                <a:gd name="T4" fmla="+- 0 3317 1886"/>
                                <a:gd name="T5" fmla="*/ T4 w 1431"/>
                                <a:gd name="T6" fmla="+- 0 9674 9086"/>
                                <a:gd name="T7" fmla="*/ 9674 h 588"/>
                                <a:gd name="T8" fmla="+- 0 3317 1886"/>
                                <a:gd name="T9" fmla="*/ T8 w 1431"/>
                                <a:gd name="T10" fmla="+- 0 9086 9086"/>
                                <a:gd name="T11" fmla="*/ 9086 h 588"/>
                                <a:gd name="T12" fmla="+- 0 1886 1886"/>
                                <a:gd name="T13" fmla="*/ T12 w 1431"/>
                                <a:gd name="T14" fmla="+- 0 9086 9086"/>
                                <a:gd name="T15" fmla="*/ 9086 h 588"/>
                                <a:gd name="T16" fmla="+- 0 1886 1886"/>
                                <a:gd name="T17" fmla="*/ T16 w 1431"/>
                                <a:gd name="T18" fmla="+- 0 9674 9086"/>
                                <a:gd name="T19" fmla="*/ 9674 h 5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588">
                                  <a:moveTo>
                                    <a:pt x="0" y="588"/>
                                  </a:moveTo>
                                  <a:lnTo>
                                    <a:pt x="1431" y="588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0" name="Group 278"/>
                        <wpg:cNvGrpSpPr>
                          <a:grpSpLocks/>
                        </wpg:cNvGrpSpPr>
                        <wpg:grpSpPr bwMode="auto">
                          <a:xfrm>
                            <a:off x="1980" y="9086"/>
                            <a:ext cx="1239" cy="351"/>
                            <a:chOff x="1980" y="9086"/>
                            <a:chExt cx="1239" cy="351"/>
                          </a:xfrm>
                        </wpg:grpSpPr>
                        <wps:wsp>
                          <wps:cNvPr id="381" name="Freeform 279"/>
                          <wps:cNvSpPr>
                            <a:spLocks/>
                          </wps:cNvSpPr>
                          <wps:spPr bwMode="auto">
                            <a:xfrm>
                              <a:off x="1980" y="9086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9437 9086"/>
                                <a:gd name="T3" fmla="*/ 9437 h 351"/>
                                <a:gd name="T4" fmla="+- 0 3218 1980"/>
                                <a:gd name="T5" fmla="*/ T4 w 1239"/>
                                <a:gd name="T6" fmla="+- 0 9437 9086"/>
                                <a:gd name="T7" fmla="*/ 9437 h 351"/>
                                <a:gd name="T8" fmla="+- 0 3218 1980"/>
                                <a:gd name="T9" fmla="*/ T8 w 1239"/>
                                <a:gd name="T10" fmla="+- 0 9086 9086"/>
                                <a:gd name="T11" fmla="*/ 9086 h 351"/>
                                <a:gd name="T12" fmla="+- 0 1980 1980"/>
                                <a:gd name="T13" fmla="*/ T12 w 1239"/>
                                <a:gd name="T14" fmla="+- 0 9086 9086"/>
                                <a:gd name="T15" fmla="*/ 9086 h 351"/>
                                <a:gd name="T16" fmla="+- 0 1980 1980"/>
                                <a:gd name="T17" fmla="*/ T16 w 1239"/>
                                <a:gd name="T18" fmla="+- 0 9437 9086"/>
                                <a:gd name="T19" fmla="*/ 9437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1"/>
                                  </a:moveTo>
                                  <a:lnTo>
                                    <a:pt x="1238" y="351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2" name="Group 276"/>
                        <wpg:cNvGrpSpPr>
                          <a:grpSpLocks/>
                        </wpg:cNvGrpSpPr>
                        <wpg:grpSpPr bwMode="auto">
                          <a:xfrm>
                            <a:off x="1980" y="9437"/>
                            <a:ext cx="1239" cy="238"/>
                            <a:chOff x="1980" y="9437"/>
                            <a:chExt cx="1239" cy="238"/>
                          </a:xfrm>
                        </wpg:grpSpPr>
                        <wps:wsp>
                          <wps:cNvPr id="383" name="Freeform 277"/>
                          <wps:cNvSpPr>
                            <a:spLocks/>
                          </wps:cNvSpPr>
                          <wps:spPr bwMode="auto">
                            <a:xfrm>
                              <a:off x="1980" y="9437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9674 9437"/>
                                <a:gd name="T3" fmla="*/ 9674 h 238"/>
                                <a:gd name="T4" fmla="+- 0 3218 1980"/>
                                <a:gd name="T5" fmla="*/ T4 w 1239"/>
                                <a:gd name="T6" fmla="+- 0 9674 9437"/>
                                <a:gd name="T7" fmla="*/ 9674 h 238"/>
                                <a:gd name="T8" fmla="+- 0 3218 1980"/>
                                <a:gd name="T9" fmla="*/ T8 w 1239"/>
                                <a:gd name="T10" fmla="+- 0 9437 9437"/>
                                <a:gd name="T11" fmla="*/ 9437 h 238"/>
                                <a:gd name="T12" fmla="+- 0 1980 1980"/>
                                <a:gd name="T13" fmla="*/ T12 w 1239"/>
                                <a:gd name="T14" fmla="+- 0 9437 9437"/>
                                <a:gd name="T15" fmla="*/ 9437 h 238"/>
                                <a:gd name="T16" fmla="+- 0 1980 1980"/>
                                <a:gd name="T17" fmla="*/ T16 w 1239"/>
                                <a:gd name="T18" fmla="+- 0 9674 9437"/>
                                <a:gd name="T19" fmla="*/ 9674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7"/>
                                  </a:moveTo>
                                  <a:lnTo>
                                    <a:pt x="1238" y="23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4" name="Group 274"/>
                        <wpg:cNvGrpSpPr>
                          <a:grpSpLocks/>
                        </wpg:cNvGrpSpPr>
                        <wpg:grpSpPr bwMode="auto">
                          <a:xfrm>
                            <a:off x="3326" y="9086"/>
                            <a:ext cx="7443" cy="588"/>
                            <a:chOff x="3326" y="9086"/>
                            <a:chExt cx="7443" cy="588"/>
                          </a:xfrm>
                        </wpg:grpSpPr>
                        <wps:wsp>
                          <wps:cNvPr id="385" name="Freeform 275"/>
                          <wps:cNvSpPr>
                            <a:spLocks/>
                          </wps:cNvSpPr>
                          <wps:spPr bwMode="auto">
                            <a:xfrm>
                              <a:off x="3326" y="9086"/>
                              <a:ext cx="7443" cy="588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9674 9086"/>
                                <a:gd name="T3" fmla="*/ 9674 h 588"/>
                                <a:gd name="T4" fmla="+- 0 10769 3326"/>
                                <a:gd name="T5" fmla="*/ T4 w 7443"/>
                                <a:gd name="T6" fmla="+- 0 9674 9086"/>
                                <a:gd name="T7" fmla="*/ 9674 h 588"/>
                                <a:gd name="T8" fmla="+- 0 10769 3326"/>
                                <a:gd name="T9" fmla="*/ T8 w 7443"/>
                                <a:gd name="T10" fmla="+- 0 9086 9086"/>
                                <a:gd name="T11" fmla="*/ 9086 h 588"/>
                                <a:gd name="T12" fmla="+- 0 3326 3326"/>
                                <a:gd name="T13" fmla="*/ T12 w 7443"/>
                                <a:gd name="T14" fmla="+- 0 9086 9086"/>
                                <a:gd name="T15" fmla="*/ 9086 h 588"/>
                                <a:gd name="T16" fmla="+- 0 3326 3326"/>
                                <a:gd name="T17" fmla="*/ T16 w 7443"/>
                                <a:gd name="T18" fmla="+- 0 9674 9086"/>
                                <a:gd name="T19" fmla="*/ 9674 h 58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588">
                                  <a:moveTo>
                                    <a:pt x="0" y="588"/>
                                  </a:moveTo>
                                  <a:lnTo>
                                    <a:pt x="7443" y="588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5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6" name="Group 272"/>
                        <wpg:cNvGrpSpPr>
                          <a:grpSpLocks/>
                        </wpg:cNvGrpSpPr>
                        <wpg:grpSpPr bwMode="auto">
                          <a:xfrm>
                            <a:off x="3425" y="9144"/>
                            <a:ext cx="7251" cy="238"/>
                            <a:chOff x="3425" y="9144"/>
                            <a:chExt cx="7251" cy="238"/>
                          </a:xfrm>
                        </wpg:grpSpPr>
                        <wps:wsp>
                          <wps:cNvPr id="387" name="Freeform 273"/>
                          <wps:cNvSpPr>
                            <a:spLocks/>
                          </wps:cNvSpPr>
                          <wps:spPr bwMode="auto">
                            <a:xfrm>
                              <a:off x="3425" y="9144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9381 9144"/>
                                <a:gd name="T3" fmla="*/ 9381 h 238"/>
                                <a:gd name="T4" fmla="+- 0 10675 3425"/>
                                <a:gd name="T5" fmla="*/ T4 w 7251"/>
                                <a:gd name="T6" fmla="+- 0 9381 9144"/>
                                <a:gd name="T7" fmla="*/ 9381 h 238"/>
                                <a:gd name="T8" fmla="+- 0 10675 3425"/>
                                <a:gd name="T9" fmla="*/ T8 w 7251"/>
                                <a:gd name="T10" fmla="+- 0 9144 9144"/>
                                <a:gd name="T11" fmla="*/ 9144 h 238"/>
                                <a:gd name="T12" fmla="+- 0 3425 3425"/>
                                <a:gd name="T13" fmla="*/ T12 w 7251"/>
                                <a:gd name="T14" fmla="+- 0 9144 9144"/>
                                <a:gd name="T15" fmla="*/ 9144 h 238"/>
                                <a:gd name="T16" fmla="+- 0 3425 3425"/>
                                <a:gd name="T17" fmla="*/ T16 w 7251"/>
                                <a:gd name="T18" fmla="+- 0 9381 9144"/>
                                <a:gd name="T19" fmla="*/ 9381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88" name="Group 270"/>
                        <wpg:cNvGrpSpPr>
                          <a:grpSpLocks/>
                        </wpg:cNvGrpSpPr>
                        <wpg:grpSpPr bwMode="auto">
                          <a:xfrm>
                            <a:off x="3425" y="9381"/>
                            <a:ext cx="7251" cy="236"/>
                            <a:chOff x="3425" y="9381"/>
                            <a:chExt cx="7251" cy="236"/>
                          </a:xfrm>
                        </wpg:grpSpPr>
                        <wps:wsp>
                          <wps:cNvPr id="389" name="Freeform 271"/>
                          <wps:cNvSpPr>
                            <a:spLocks/>
                          </wps:cNvSpPr>
                          <wps:spPr bwMode="auto">
                            <a:xfrm>
                              <a:off x="3425" y="9381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9617 9381"/>
                                <a:gd name="T3" fmla="*/ 9617 h 236"/>
                                <a:gd name="T4" fmla="+- 0 10675 3425"/>
                                <a:gd name="T5" fmla="*/ T4 w 7251"/>
                                <a:gd name="T6" fmla="+- 0 9617 9381"/>
                                <a:gd name="T7" fmla="*/ 9617 h 236"/>
                                <a:gd name="T8" fmla="+- 0 10675 3425"/>
                                <a:gd name="T9" fmla="*/ T8 w 7251"/>
                                <a:gd name="T10" fmla="+- 0 9381 9381"/>
                                <a:gd name="T11" fmla="*/ 9381 h 236"/>
                                <a:gd name="T12" fmla="+- 0 3425 3425"/>
                                <a:gd name="T13" fmla="*/ T12 w 7251"/>
                                <a:gd name="T14" fmla="+- 0 9381 9381"/>
                                <a:gd name="T15" fmla="*/ 9381 h 236"/>
                                <a:gd name="T16" fmla="+- 0 3425 3425"/>
                                <a:gd name="T17" fmla="*/ T16 w 7251"/>
                                <a:gd name="T18" fmla="+- 0 9617 9381"/>
                                <a:gd name="T19" fmla="*/ 9617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6"/>
                                  </a:moveTo>
                                  <a:lnTo>
                                    <a:pt x="7250" y="236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0" name="Group 268"/>
                        <wpg:cNvGrpSpPr>
                          <a:grpSpLocks/>
                        </wpg:cNvGrpSpPr>
                        <wpg:grpSpPr bwMode="auto">
                          <a:xfrm>
                            <a:off x="1886" y="9689"/>
                            <a:ext cx="1431" cy="826"/>
                            <a:chOff x="1886" y="9689"/>
                            <a:chExt cx="1431" cy="826"/>
                          </a:xfrm>
                        </wpg:grpSpPr>
                        <wps:wsp>
                          <wps:cNvPr id="391" name="Freeform 269"/>
                          <wps:cNvSpPr>
                            <a:spLocks/>
                          </wps:cNvSpPr>
                          <wps:spPr bwMode="auto">
                            <a:xfrm>
                              <a:off x="1886" y="9689"/>
                              <a:ext cx="1431" cy="826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10514 9689"/>
                                <a:gd name="T3" fmla="*/ 10514 h 826"/>
                                <a:gd name="T4" fmla="+- 0 3317 1886"/>
                                <a:gd name="T5" fmla="*/ T4 w 1431"/>
                                <a:gd name="T6" fmla="+- 0 10514 9689"/>
                                <a:gd name="T7" fmla="*/ 10514 h 826"/>
                                <a:gd name="T8" fmla="+- 0 3317 1886"/>
                                <a:gd name="T9" fmla="*/ T8 w 1431"/>
                                <a:gd name="T10" fmla="+- 0 9689 9689"/>
                                <a:gd name="T11" fmla="*/ 9689 h 826"/>
                                <a:gd name="T12" fmla="+- 0 1886 1886"/>
                                <a:gd name="T13" fmla="*/ T12 w 1431"/>
                                <a:gd name="T14" fmla="+- 0 9689 9689"/>
                                <a:gd name="T15" fmla="*/ 9689 h 826"/>
                                <a:gd name="T16" fmla="+- 0 1886 1886"/>
                                <a:gd name="T17" fmla="*/ T16 w 1431"/>
                                <a:gd name="T18" fmla="+- 0 10514 9689"/>
                                <a:gd name="T19" fmla="*/ 10514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826">
                                  <a:moveTo>
                                    <a:pt x="0" y="825"/>
                                  </a:moveTo>
                                  <a:lnTo>
                                    <a:pt x="1431" y="825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2" name="Group 266"/>
                        <wpg:cNvGrpSpPr>
                          <a:grpSpLocks/>
                        </wpg:cNvGrpSpPr>
                        <wpg:grpSpPr bwMode="auto">
                          <a:xfrm>
                            <a:off x="1980" y="9689"/>
                            <a:ext cx="1239" cy="351"/>
                            <a:chOff x="1980" y="9689"/>
                            <a:chExt cx="1239" cy="351"/>
                          </a:xfrm>
                        </wpg:grpSpPr>
                        <wps:wsp>
                          <wps:cNvPr id="393" name="Freeform 267"/>
                          <wps:cNvSpPr>
                            <a:spLocks/>
                          </wps:cNvSpPr>
                          <wps:spPr bwMode="auto">
                            <a:xfrm>
                              <a:off x="1980" y="9689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0039 9689"/>
                                <a:gd name="T3" fmla="*/ 10039 h 351"/>
                                <a:gd name="T4" fmla="+- 0 3218 1980"/>
                                <a:gd name="T5" fmla="*/ T4 w 1239"/>
                                <a:gd name="T6" fmla="+- 0 10039 9689"/>
                                <a:gd name="T7" fmla="*/ 10039 h 351"/>
                                <a:gd name="T8" fmla="+- 0 3218 1980"/>
                                <a:gd name="T9" fmla="*/ T8 w 1239"/>
                                <a:gd name="T10" fmla="+- 0 9689 9689"/>
                                <a:gd name="T11" fmla="*/ 9689 h 351"/>
                                <a:gd name="T12" fmla="+- 0 1980 1980"/>
                                <a:gd name="T13" fmla="*/ T12 w 1239"/>
                                <a:gd name="T14" fmla="+- 0 9689 9689"/>
                                <a:gd name="T15" fmla="*/ 9689 h 351"/>
                                <a:gd name="T16" fmla="+- 0 1980 1980"/>
                                <a:gd name="T17" fmla="*/ T16 w 1239"/>
                                <a:gd name="T18" fmla="+- 0 10039 9689"/>
                                <a:gd name="T19" fmla="*/ 10039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0"/>
                                  </a:moveTo>
                                  <a:lnTo>
                                    <a:pt x="1238" y="350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4" name="Group 264"/>
                        <wpg:cNvGrpSpPr>
                          <a:grpSpLocks/>
                        </wpg:cNvGrpSpPr>
                        <wpg:grpSpPr bwMode="auto">
                          <a:xfrm>
                            <a:off x="1980" y="10039"/>
                            <a:ext cx="1239" cy="238"/>
                            <a:chOff x="1980" y="10039"/>
                            <a:chExt cx="1239" cy="238"/>
                          </a:xfrm>
                        </wpg:grpSpPr>
                        <wps:wsp>
                          <wps:cNvPr id="395" name="Freeform 265"/>
                          <wps:cNvSpPr>
                            <a:spLocks/>
                          </wps:cNvSpPr>
                          <wps:spPr bwMode="auto">
                            <a:xfrm>
                              <a:off x="1980" y="10039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0277 10039"/>
                                <a:gd name="T3" fmla="*/ 10277 h 238"/>
                                <a:gd name="T4" fmla="+- 0 3218 1980"/>
                                <a:gd name="T5" fmla="*/ T4 w 1239"/>
                                <a:gd name="T6" fmla="+- 0 10277 10039"/>
                                <a:gd name="T7" fmla="*/ 10277 h 238"/>
                                <a:gd name="T8" fmla="+- 0 3218 1980"/>
                                <a:gd name="T9" fmla="*/ T8 w 1239"/>
                                <a:gd name="T10" fmla="+- 0 10039 10039"/>
                                <a:gd name="T11" fmla="*/ 10039 h 238"/>
                                <a:gd name="T12" fmla="+- 0 1980 1980"/>
                                <a:gd name="T13" fmla="*/ T12 w 1239"/>
                                <a:gd name="T14" fmla="+- 0 10039 10039"/>
                                <a:gd name="T15" fmla="*/ 10039 h 238"/>
                                <a:gd name="T16" fmla="+- 0 1980 1980"/>
                                <a:gd name="T17" fmla="*/ T16 w 1239"/>
                                <a:gd name="T18" fmla="+- 0 10277 10039"/>
                                <a:gd name="T19" fmla="*/ 10277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8"/>
                                  </a:moveTo>
                                  <a:lnTo>
                                    <a:pt x="1238" y="238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6" name="Group 262"/>
                        <wpg:cNvGrpSpPr>
                          <a:grpSpLocks/>
                        </wpg:cNvGrpSpPr>
                        <wpg:grpSpPr bwMode="auto">
                          <a:xfrm>
                            <a:off x="1980" y="10277"/>
                            <a:ext cx="1239" cy="238"/>
                            <a:chOff x="1980" y="10277"/>
                            <a:chExt cx="1239" cy="238"/>
                          </a:xfrm>
                        </wpg:grpSpPr>
                        <wps:wsp>
                          <wps:cNvPr id="397" name="Freeform 263"/>
                          <wps:cNvSpPr>
                            <a:spLocks/>
                          </wps:cNvSpPr>
                          <wps:spPr bwMode="auto">
                            <a:xfrm>
                              <a:off x="1980" y="10277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0514 10277"/>
                                <a:gd name="T3" fmla="*/ 10514 h 238"/>
                                <a:gd name="T4" fmla="+- 0 3218 1980"/>
                                <a:gd name="T5" fmla="*/ T4 w 1239"/>
                                <a:gd name="T6" fmla="+- 0 10514 10277"/>
                                <a:gd name="T7" fmla="*/ 10514 h 238"/>
                                <a:gd name="T8" fmla="+- 0 3218 1980"/>
                                <a:gd name="T9" fmla="*/ T8 w 1239"/>
                                <a:gd name="T10" fmla="+- 0 10277 10277"/>
                                <a:gd name="T11" fmla="*/ 10277 h 238"/>
                                <a:gd name="T12" fmla="+- 0 1980 1980"/>
                                <a:gd name="T13" fmla="*/ T12 w 1239"/>
                                <a:gd name="T14" fmla="+- 0 10277 10277"/>
                                <a:gd name="T15" fmla="*/ 10277 h 238"/>
                                <a:gd name="T16" fmla="+- 0 1980 1980"/>
                                <a:gd name="T17" fmla="*/ T16 w 1239"/>
                                <a:gd name="T18" fmla="+- 0 10514 10277"/>
                                <a:gd name="T19" fmla="*/ 10514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7"/>
                                  </a:moveTo>
                                  <a:lnTo>
                                    <a:pt x="1238" y="23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8" name="Group 260"/>
                        <wpg:cNvGrpSpPr>
                          <a:grpSpLocks/>
                        </wpg:cNvGrpSpPr>
                        <wpg:grpSpPr bwMode="auto">
                          <a:xfrm>
                            <a:off x="3326" y="9689"/>
                            <a:ext cx="7443" cy="826"/>
                            <a:chOff x="3326" y="9689"/>
                            <a:chExt cx="7443" cy="826"/>
                          </a:xfrm>
                        </wpg:grpSpPr>
                        <wps:wsp>
                          <wps:cNvPr id="399" name="Freeform 261"/>
                          <wps:cNvSpPr>
                            <a:spLocks/>
                          </wps:cNvSpPr>
                          <wps:spPr bwMode="auto">
                            <a:xfrm>
                              <a:off x="3326" y="9689"/>
                              <a:ext cx="7443" cy="826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10514 9689"/>
                                <a:gd name="T3" fmla="*/ 10514 h 826"/>
                                <a:gd name="T4" fmla="+- 0 10769 3326"/>
                                <a:gd name="T5" fmla="*/ T4 w 7443"/>
                                <a:gd name="T6" fmla="+- 0 10514 9689"/>
                                <a:gd name="T7" fmla="*/ 10514 h 826"/>
                                <a:gd name="T8" fmla="+- 0 10769 3326"/>
                                <a:gd name="T9" fmla="*/ T8 w 7443"/>
                                <a:gd name="T10" fmla="+- 0 9689 9689"/>
                                <a:gd name="T11" fmla="*/ 9689 h 826"/>
                                <a:gd name="T12" fmla="+- 0 3326 3326"/>
                                <a:gd name="T13" fmla="*/ T12 w 7443"/>
                                <a:gd name="T14" fmla="+- 0 9689 9689"/>
                                <a:gd name="T15" fmla="*/ 9689 h 826"/>
                                <a:gd name="T16" fmla="+- 0 3326 3326"/>
                                <a:gd name="T17" fmla="*/ T16 w 7443"/>
                                <a:gd name="T18" fmla="+- 0 10514 9689"/>
                                <a:gd name="T19" fmla="*/ 10514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826">
                                  <a:moveTo>
                                    <a:pt x="0" y="825"/>
                                  </a:moveTo>
                                  <a:lnTo>
                                    <a:pt x="7443" y="825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0" name="Group 258"/>
                        <wpg:cNvGrpSpPr>
                          <a:grpSpLocks/>
                        </wpg:cNvGrpSpPr>
                        <wpg:grpSpPr bwMode="auto">
                          <a:xfrm>
                            <a:off x="3425" y="9751"/>
                            <a:ext cx="7251" cy="351"/>
                            <a:chOff x="3425" y="9751"/>
                            <a:chExt cx="7251" cy="351"/>
                          </a:xfrm>
                        </wpg:grpSpPr>
                        <wps:wsp>
                          <wps:cNvPr id="401" name="Freeform 259"/>
                          <wps:cNvSpPr>
                            <a:spLocks/>
                          </wps:cNvSpPr>
                          <wps:spPr bwMode="auto">
                            <a:xfrm>
                              <a:off x="3425" y="9751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101 9751"/>
                                <a:gd name="T3" fmla="*/ 10101 h 351"/>
                                <a:gd name="T4" fmla="+- 0 10675 3425"/>
                                <a:gd name="T5" fmla="*/ T4 w 7251"/>
                                <a:gd name="T6" fmla="+- 0 10101 9751"/>
                                <a:gd name="T7" fmla="*/ 10101 h 351"/>
                                <a:gd name="T8" fmla="+- 0 10675 3425"/>
                                <a:gd name="T9" fmla="*/ T8 w 7251"/>
                                <a:gd name="T10" fmla="+- 0 9751 9751"/>
                                <a:gd name="T11" fmla="*/ 9751 h 351"/>
                                <a:gd name="T12" fmla="+- 0 3425 3425"/>
                                <a:gd name="T13" fmla="*/ T12 w 7251"/>
                                <a:gd name="T14" fmla="+- 0 9751 9751"/>
                                <a:gd name="T15" fmla="*/ 9751 h 351"/>
                                <a:gd name="T16" fmla="+- 0 3425 3425"/>
                                <a:gd name="T17" fmla="*/ T16 w 7251"/>
                                <a:gd name="T18" fmla="+- 0 10101 9751"/>
                                <a:gd name="T19" fmla="*/ 10101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0"/>
                                  </a:moveTo>
                                  <a:lnTo>
                                    <a:pt x="7250" y="35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02" name="Group 256"/>
                        <wpg:cNvGrpSpPr>
                          <a:grpSpLocks/>
                        </wpg:cNvGrpSpPr>
                        <wpg:grpSpPr bwMode="auto">
                          <a:xfrm>
                            <a:off x="3425" y="10101"/>
                            <a:ext cx="7251" cy="351"/>
                            <a:chOff x="3425" y="10101"/>
                            <a:chExt cx="7251" cy="351"/>
                          </a:xfrm>
                        </wpg:grpSpPr>
                        <wps:wsp>
                          <wps:cNvPr id="403" name="Freeform 257"/>
                          <wps:cNvSpPr>
                            <a:spLocks/>
                          </wps:cNvSpPr>
                          <wps:spPr bwMode="auto">
                            <a:xfrm>
                              <a:off x="3425" y="10101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452 10101"/>
                                <a:gd name="T3" fmla="*/ 10452 h 351"/>
                                <a:gd name="T4" fmla="+- 0 10675 3425"/>
                                <a:gd name="T5" fmla="*/ T4 w 7251"/>
                                <a:gd name="T6" fmla="+- 0 10452 10101"/>
                                <a:gd name="T7" fmla="*/ 10452 h 351"/>
                                <a:gd name="T8" fmla="+- 0 10675 3425"/>
                                <a:gd name="T9" fmla="*/ T8 w 7251"/>
                                <a:gd name="T10" fmla="+- 0 10101 10101"/>
                                <a:gd name="T11" fmla="*/ 10101 h 351"/>
                                <a:gd name="T12" fmla="+- 0 3425 3425"/>
                                <a:gd name="T13" fmla="*/ T12 w 7251"/>
                                <a:gd name="T14" fmla="+- 0 10101 10101"/>
                                <a:gd name="T15" fmla="*/ 10101 h 351"/>
                                <a:gd name="T16" fmla="+- 0 3425 3425"/>
                                <a:gd name="T17" fmla="*/ T16 w 7251"/>
                                <a:gd name="T18" fmla="+- 0 10452 10101"/>
                                <a:gd name="T19" fmla="*/ 10452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1"/>
                                  </a:moveTo>
                                  <a:lnTo>
                                    <a:pt x="7250" y="351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C96870" id="Group 255" o:spid="_x0000_s1026" style="position:absolute;margin-left:94.3pt;margin-top:-2.65pt;width:444.15pt;height:528.4pt;z-index:-30928;mso-position-horizontal-relative:page" coordorigin="1886,-53" coordsize="8883,105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">
                <v:group id="Group 388" o:spid="_x0000_s1027" style="position:absolute;left:3218;top:-53;width:99;height:497" coordorigin="3218,-53" coordsize="99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Freeform 389" o:spid="_x0000_s1028" style="position:absolute;left:3218;top:-53;width:99;height:497;visibility:visible;mso-wrap-style:square;v-text-anchor:top" coordsize="99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" path="m,497r99,l99,,,,,497xe" fillcolor="#ffc000" stroked="f">
                    <v:path arrowok="t" o:connecttype="custom" o:connectlocs="0,444;99,444;99,-53;0,-53;0,444" o:connectangles="0,0,0,0,0"/>
                  </v:shape>
                </v:group>
                <v:group id="Group 386" o:spid="_x0000_s1029" style="position:absolute;left:1886;top:-53;width:94;height:497" coordorigin="1886,-53" coordsize="9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<v:shape id="Freeform 387" o:spid="_x0000_s1030" style="position:absolute;left:1886;top:-53;width:94;height:497;visibility:visible;mso-wrap-style:square;v-text-anchor:top" coordsize="9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" path="m,497r94,l94,,,,,497xe" fillcolor="#ffc000" stroked="f">
                    <v:path arrowok="t" o:connecttype="custom" o:connectlocs="0,444;94,444;94,-53;0,-53;0,444" o:connectangles="0,0,0,0,0"/>
                  </v:shape>
                </v:group>
                <v:group id="Group 384" o:spid="_x0000_s1031" style="position:absolute;left:1980;top:-53;width:1239;height:497" coordorigin="1980,-53" coordsize="1239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3I5e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">
                  <v:shape id="Freeform 385" o:spid="_x0000_s1032" style="position:absolute;left:1980;top:-53;width:1239;height:497;visibility:visible;mso-wrap-style:square;v-text-anchor:top" coordsize="1239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" path="m,497r1238,l1238,,,,,497xe" fillcolor="#ffc000" stroked="f">
                    <v:path arrowok="t" o:connecttype="custom" o:connectlocs="0,444;1238,444;1238,-53;0,-53;0,444" o:connectangles="0,0,0,0,0"/>
                  </v:shape>
                </v:group>
                <v:group id="Group 382" o:spid="_x0000_s1033" style="position:absolute;left:3326;top:-53;width:99;height:497" coordorigin="3326,-53" coordsize="99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rWy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8pvB7JhwBuf4BAAD//wMAUEsBAi0AFAAGAAgAAAAhANvh9svuAAAAhQEAABMAAAAAAAAA&#10;AAAAAAAAAAAAAFtDb250ZW50X1R5cGVzXS54bWxQSwECLQAUAAYACAAAACEAWvQsW78AAAAVAQAA&#10;CwAAAAAAAAAAAAAAAAAfAQAAX3JlbHMvLnJlbHNQSwECLQAUAAYACAAAACEAKEK1ssYAAADcAAAA&#10;DwAAAAAAAAAAAAAAAAAHAgAAZHJzL2Rvd25yZXYueG1sUEsFBgAAAAADAAMAtwAAAPoCAAAAAA==&#10;">
                  <v:shape id="Freeform 383" o:spid="_x0000_s1034" style="position:absolute;left:3326;top:-53;width:99;height:497;visibility:visible;mso-wrap-style:square;v-text-anchor:top" coordsize="99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" path="m,497r99,l99,,,,,497xe" fillcolor="#ffc000" stroked="f">
                    <v:path arrowok="t" o:connecttype="custom" o:connectlocs="0,444;99,444;99,-53;0,-53;0,444" o:connectangles="0,0,0,0,0"/>
                  </v:shape>
                </v:group>
                <v:group id="Group 380" o:spid="_x0000_s1035" style="position:absolute;left:10675;top:-53;width:94;height:497" coordorigin="10675,-53" coordsize="9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YRb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">
                  <v:shape id="Freeform 381" o:spid="_x0000_s1036" style="position:absolute;left:10675;top:-53;width:94;height:497;visibility:visible;mso-wrap-style:square;v-text-anchor:top" coordsize="9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" path="m,497r94,l94,,,,,497xe" fillcolor="#ffc000" stroked="f">
                    <v:path arrowok="t" o:connecttype="custom" o:connectlocs="0,444;94,444;94,-53;0,-53;0,444" o:connectangles="0,0,0,0,0"/>
                  </v:shape>
                </v:group>
                <v:group id="Group 378" o:spid="_x0000_s1037" style="position:absolute;left:3425;top:-53;width:7251;height:497" coordorigin="3425,-53" coordsize="7251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vh6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">
                  <v:shape id="Freeform 379" o:spid="_x0000_s1038" style="position:absolute;left:3425;top:-53;width:7251;height:497;visibility:visible;mso-wrap-style:square;v-text-anchor:top" coordsize="7251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" path="m,497r7250,l7250,,,,,497xe" fillcolor="#ffc000" stroked="f">
                    <v:path arrowok="t" o:connecttype="custom" o:connectlocs="0,444;7250,444;7250,-53;0,-53;0,444" o:connectangles="0,0,0,0,0"/>
                  </v:shape>
                </v:group>
                <v:group id="Group 376" o:spid="_x0000_s1039" style="position:absolute;left:1886;top:458;width:1431;height:2463" coordorigin="1886,458" coordsize="1431,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">
                  <v:shape id="Freeform 377" o:spid="_x0000_s1040" style="position:absolute;left:1886;top:458;width:1431;height:2463;visibility:visible;mso-wrap-style:square;v-text-anchor:top" coordsize="1431,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" path="m,2463r1431,l1431,,,,,2463xe" fillcolor="#fef5cd" stroked="f">
                    <v:path arrowok="t" o:connecttype="custom" o:connectlocs="0,2921;1431,2921;1431,458;0,458;0,2921" o:connectangles="0,0,0,0,0"/>
                  </v:shape>
                </v:group>
                <v:group id="Group 374" o:spid="_x0000_s1041" style="position:absolute;left:1980;top:458;width:1239;height:387" coordorigin="1980,458" coordsize="1239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Freeform 375" o:spid="_x0000_s1042" style="position:absolute;left:1980;top:458;width:1239;height:387;visibility:visible;mso-wrap-style:square;v-text-anchor:top" coordsize="1239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" path="m,387r1238,l1238,,,,,387xe" fillcolor="#fef5cd" stroked="f">
                    <v:path arrowok="t" o:connecttype="custom" o:connectlocs="0,845;1238,845;1238,458;0,458;0,845" o:connectangles="0,0,0,0,0"/>
                  </v:shape>
                </v:group>
                <v:group id="Group 372" o:spid="_x0000_s1043" style="position:absolute;left:1980;top:845;width:1239;height:272" coordorigin="1980,845" coordsize="1239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shape id="Freeform 373" o:spid="_x0000_s1044" style="position:absolute;left:1980;top:845;width:1239;height:272;visibility:visible;mso-wrap-style:square;v-text-anchor:top" coordsize="1239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" path="m,271r1238,l1238,,,,,271xe" fillcolor="#fef5cd" stroked="f">
                    <v:path arrowok="t" o:connecttype="custom" o:connectlocs="0,1116;1238,1116;1238,845;0,845;0,1116" o:connectangles="0,0,0,0,0"/>
                  </v:shape>
                </v:group>
                <v:group id="Group 370" o:spid="_x0000_s1045" style="position:absolute;left:1980;top:1116;width:1239;height:274" coordorigin="1980,1116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">
                  <v:shape id="Freeform 371" o:spid="_x0000_s1046" style="position:absolute;left:1980;top:1116;width:1239;height:274;visibility:visible;mso-wrap-style:square;v-text-anchor:top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" path="m,273r1238,l1238,,,,,273xe" fillcolor="#fef5cd" stroked="f">
                    <v:path arrowok="t" o:connecttype="custom" o:connectlocs="0,1389;1238,1389;1238,1116;0,1116;0,1389" o:connectangles="0,0,0,0,0"/>
                  </v:shape>
                </v:group>
                <v:group id="Group 368" o:spid="_x0000_s1047" style="position:absolute;left:1980;top:1389;width:1239;height:387" coordorigin="1980,1389" coordsize="1239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  <v:shape id="Freeform 369" o:spid="_x0000_s1048" style="position:absolute;left:1980;top:1389;width:1239;height:387;visibility:visible;mso-wrap-style:square;v-text-anchor:top" coordsize="1239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" path="m,387r1238,l1238,,,,,387xe" fillcolor="#fef5cd" stroked="f">
                    <v:path arrowok="t" o:connecttype="custom" o:connectlocs="0,1776;1238,1776;1238,1389;0,1389;0,1776" o:connectangles="0,0,0,0,0"/>
                  </v:shape>
                </v:group>
                <v:group id="Group 366" o:spid="_x0000_s1049" style="position:absolute;left:3326;top:458;width:7443;height:2463" coordorigin="3326,458" coordsize="7443,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Freeform 367" o:spid="_x0000_s1050" style="position:absolute;left:3326;top:458;width:7443;height:2463;visibility:visible;mso-wrap-style:square;v-text-anchor:top" coordsize="7443,2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" path="m,2463r7443,l7443,,,,,2463xe" fillcolor="#fef5cd" stroked="f">
                    <v:path arrowok="t" o:connecttype="custom" o:connectlocs="0,2921;7443,2921;7443,458;0,458;0,2921" o:connectangles="0,0,0,0,0"/>
                  </v:shape>
                </v:group>
                <v:group id="Group 364" o:spid="_x0000_s1051" style="position:absolute;left:3425;top:458;width:7251;height:351" coordorigin="3425,458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Gik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">
                  <v:shape id="Freeform 365" o:spid="_x0000_s1052" style="position:absolute;left:3425;top:458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" path="m,351r7250,l7250,,,,,351xe" fillcolor="#fef5cd" stroked="f">
                    <v:path arrowok="t" o:connecttype="custom" o:connectlocs="0,809;7250,809;7250,458;0,458;0,809" o:connectangles="0,0,0,0,0"/>
                  </v:shape>
                </v:group>
                <v:group id="Group 362" o:spid="_x0000_s1053" style="position:absolute;left:3425;top:809;width:7251;height:238" coordorigin="3425,809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">
                  <v:shape id="Freeform 363" o:spid="_x0000_s1054" style="position:absolute;left:3425;top:809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" path="m,237r7250,l7250,,,,,237xe" fillcolor="#fef5cd" stroked="f">
                    <v:path arrowok="t" o:connecttype="custom" o:connectlocs="0,1046;7250,1046;7250,809;0,809;0,1046" o:connectangles="0,0,0,0,0"/>
                  </v:shape>
                </v:group>
                <v:group id="Group 360" o:spid="_x0000_s1055" style="position:absolute;left:3425;top:1046;width:7251;height:351" coordorigin="3425,1046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shape id="Freeform 361" o:spid="_x0000_s1056" style="position:absolute;left:3425;top:1046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" path="m,351r7250,l7250,,,,,351xe" fillcolor="#fef5cd" stroked="f">
                    <v:path arrowok="t" o:connecttype="custom" o:connectlocs="0,1397;7250,1397;7250,1046;0,1046;0,1397" o:connectangles="0,0,0,0,0"/>
                  </v:shape>
                </v:group>
                <v:group id="Group 358" o:spid="_x0000_s1057" style="position:absolute;left:3425;top:1397;width:7251;height:238" coordorigin="3425,1397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PS9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">
                  <v:shape id="Freeform 359" o:spid="_x0000_s1058" style="position:absolute;left:3425;top:1397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" path="m,237r7250,l7250,,,,,237xe" fillcolor="#fef5cd" stroked="f">
                    <v:path arrowok="t" o:connecttype="custom" o:connectlocs="0,1634;7250,1634;7250,1397;0,1397;0,1634" o:connectangles="0,0,0,0,0"/>
                  </v:shape>
                </v:group>
                <v:group id="Group 356" o:spid="_x0000_s1059" style="position:absolute;left:3425;top:1634;width:7251;height:348" coordorigin="3425,1634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s9R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fN4Bo8z4QjI9S8AAAD//wMAUEsBAi0AFAAGAAgAAAAhANvh9svuAAAAhQEAABMAAAAAAAAA&#10;AAAAAAAAAAAAAFtDb250ZW50X1R5cGVzXS54bWxQSwECLQAUAAYACAAAACEAWvQsW78AAAAVAQAA&#10;CwAAAAAAAAAAAAAAAAAfAQAAX3JlbHMvLnJlbHNQSwECLQAUAAYACAAAACEAeZ7PUcYAAADcAAAA&#10;DwAAAAAAAAAAAAAAAAAHAgAAZHJzL2Rvd25yZXYueG1sUEsFBgAAAAADAAMAtwAAAPoCAAAAAA==&#10;">
                  <v:shape id="Freeform 357" o:spid="_x0000_s1060" style="position:absolute;left:3425;top:1634;width:7251;height:348;visibility:visible;mso-wrap-style:square;v-text-anchor:top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" path="m,348r7250,l7250,,,,,348xe" fillcolor="#fef5cd" stroked="f">
                    <v:path arrowok="t" o:connecttype="custom" o:connectlocs="0,1982;7250,1982;7250,1634;0,1634;0,1982" o:connectangles="0,0,0,0,0"/>
                  </v:shape>
                </v:group>
                <v:group id="Group 354" o:spid="_x0000_s1061" style="position:absolute;left:3425;top:1982;width:7251;height:353" coordorigin="3425,1982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/K+xQAAANw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">
                  <v:shape id="Freeform 355" o:spid="_x0000_s1062" style="position:absolute;left:3425;top:1982;width:7251;height:353;visibility:visible;mso-wrap-style:square;v-text-anchor:top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" path="m,353r7250,l7250,,,,,353xe" fillcolor="#fef5cd" stroked="f">
                    <v:path arrowok="t" o:connecttype="custom" o:connectlocs="0,2335;7250,2335;7250,1982;0,1982;0,2335" o:connectangles="0,0,0,0,0"/>
                  </v:shape>
                </v:group>
                <v:group id="Group 352" o:spid="_x0000_s1063" style="position:absolute;left:3425;top:2335;width:7251;height:238" coordorigin="3425,2335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clSxAAAANw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rG0QT+zoQjIBdvAAAA//8DAFBLAQItABQABgAIAAAAIQDb4fbL7gAAAIUBAAATAAAAAAAAAAAA&#10;AAAAAAAAAABbQ29udGVudF9UeXBlc10ueG1sUEsBAi0AFAAGAAgAAAAhAFr0LFu/AAAAFQEAAAsA&#10;AAAAAAAAAAAAAAAAHwEAAF9yZWxzLy5yZWxzUEsBAi0AFAAGAAgAAAAhAAalyVLEAAAA3AAAAA8A&#10;AAAAAAAAAAAAAAAABwIAAGRycy9kb3ducmV2LnhtbFBLBQYAAAAAAwADALcAAAD4AgAAAAA=&#10;">
                  <v:shape id="Freeform 353" o:spid="_x0000_s1064" style="position:absolute;left:3425;top:2335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" path="m,238r7250,l7250,,,,,238xe" fillcolor="#fef5cd" stroked="f">
                    <v:path arrowok="t" o:connecttype="custom" o:connectlocs="0,2573;7250,2573;7250,2335;0,2335;0,2573" o:connectangles="0,0,0,0,0"/>
                  </v:shape>
                </v:group>
                <v:group id="Group 350" o:spid="_x0000_s1065" style="position:absolute;left:3425;top:2573;width:7251;height:348" coordorigin="3425,2573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vi7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">
                  <v:shape id="Freeform 351" o:spid="_x0000_s1066" style="position:absolute;left:3425;top:2573;width:7251;height:348;visibility:visible;mso-wrap-style:square;v-text-anchor:top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" path="m,348r7250,l7250,,,,,348xe" fillcolor="#fef5cd" stroked="f">
                    <v:path arrowok="t" o:connecttype="custom" o:connectlocs="0,2921;7250,2921;7250,2573;0,2573;0,2921" o:connectangles="0,0,0,0,0"/>
                  </v:shape>
                </v:group>
                <v:group id="Group 348" o:spid="_x0000_s1067" style="position:absolute;left:1886;top:2935;width:1431;height:466" coordorigin="1886,2935" coordsize="1431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WJg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">
                  <v:shape id="Freeform 349" o:spid="_x0000_s1068" style="position:absolute;left:1886;top:2935;width:1431;height:466;visibility:visible;mso-wrap-style:square;v-text-anchor:top" coordsize="1431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" path="m,466r1431,l1431,,,,,466xe" fillcolor="#fef5cd" stroked="f">
                    <v:path arrowok="t" o:connecttype="custom" o:connectlocs="0,3401;1431,3401;1431,2935;0,2935;0,3401" o:connectangles="0,0,0,0,0"/>
                  </v:shape>
                </v:group>
                <v:group id="Group 346" o:spid="_x0000_s1069" style="position:absolute;left:1980;top:2993;width:1239;height:351" coordorigin="1980,2993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      <v:shape id="Freeform 347" o:spid="_x0000_s1070" style="position:absolute;left:1980;top:2993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" path="m,350r1238,l1238,,,,,350xe" fillcolor="#fef5cd" stroked="f">
                    <v:path arrowok="t" o:connecttype="custom" o:connectlocs="0,3343;1238,3343;1238,2993;0,2993;0,3343" o:connectangles="0,0,0,0,0"/>
                  </v:shape>
                </v:group>
                <v:group id="Group 344" o:spid="_x0000_s1071" style="position:absolute;left:10675;top:2935;width:94;height:466" coordorigin="10675,2935" coordsize="9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mRj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kGavMDtTDgCcnkFAAD//wMAUEsBAi0AFAAGAAgAAAAhANvh9svuAAAAhQEAABMAAAAAAAAA&#10;AAAAAAAAAAAAAFtDb250ZW50X1R5cGVzXS54bWxQSwECLQAUAAYACAAAACEAWvQsW78AAAAVAQAA&#10;CwAAAAAAAAAAAAAAAAAfAQAAX3JlbHMvLnJlbHNQSwECLQAUAAYACAAAACEAHOJkY8YAAADcAAAA&#10;DwAAAAAAAAAAAAAAAAAHAgAAZHJzL2Rvd25yZXYueG1sUEsFBgAAAAADAAMAtwAAAPoCAAAAAA==&#10;">
                  <v:shape id="Freeform 345" o:spid="_x0000_s1072" style="position:absolute;left:10675;top:2935;width:94;height:466;visibility:visible;mso-wrap-style:square;v-text-anchor:top" coordsize="94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" path="m,466r94,l94,,,,,466xe" fillcolor="#fef5cd" stroked="f">
                    <v:path arrowok="t" o:connecttype="custom" o:connectlocs="0,3401;94,3401;94,2935;0,2935;0,3401" o:connectangles="0,0,0,0,0"/>
                  </v:shape>
                </v:group>
                <v:group id="Group 342" o:spid="_x0000_s1073" style="position:absolute;left:3326;top:2935;width:99;height:466" coordorigin="3326,2935" coordsize="99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F+P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pDEG7idCUdA7v8AAAD//wMAUEsBAi0AFAAGAAgAAAAhANvh9svuAAAAhQEAABMAAAAAAAAA&#10;AAAAAAAAAAAAAFtDb250ZW50X1R5cGVzXS54bWxQSwECLQAUAAYACAAAACEAWvQsW78AAAAVAQAA&#10;CwAAAAAAAAAAAAAAAAAfAQAAX3JlbHMvLnJlbHNQSwECLQAUAAYACAAAACEAg3xfj8YAAADcAAAA&#10;DwAAAAAAAAAAAAAAAAAHAgAAZHJzL2Rvd25yZXYueG1sUEsFBgAAAAADAAMAtwAAAPoCAAAAAA==&#10;">
                  <v:shape id="Freeform 343" o:spid="_x0000_s1074" style="position:absolute;left:3326;top:2935;width:99;height:466;visibility:visible;mso-wrap-style:square;v-text-anchor:top" coordsize="99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" path="m,466r99,l99,,,,,466xe" fillcolor="#fef5cd" stroked="f">
                    <v:path arrowok="t" o:connecttype="custom" o:connectlocs="0,3401;99,3401;99,2935;0,2935;0,3401" o:connectangles="0,0,0,0,0"/>
                  </v:shape>
                </v:group>
                <v:group id="Group 340" o:spid="_x0000_s1075" style="position:absolute;left:3425;top:2935;width:7251;height:466" coordorigin="3425,2935" coordsize="7251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">
                  <v:shape id="Freeform 341" o:spid="_x0000_s1076" style="position:absolute;left:3425;top:2935;width:7251;height:466;visibility:visible;mso-wrap-style:square;v-text-anchor:top" coordsize="7251,4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" path="m,466r7250,l7250,,,,,466xe" fillcolor="#fef5cd" stroked="f">
                    <v:path arrowok="t" o:connecttype="custom" o:connectlocs="0,3401;7250,3401;7250,2935;0,2935;0,3401" o:connectangles="0,0,0,0,0"/>
                  </v:shape>
                </v:group>
                <v:group id="Group 338" o:spid="_x0000_s1077" style="position:absolute;left:1886;top:3413;width:1431;height:2374" coordorigin="1886,3413" coordsize="1431,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ajd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zA9nwhGQ+38AAAD//wMAUEsBAi0AFAAGAAgAAAAhANvh9svuAAAAhQEAABMAAAAAAAAAAAAA&#10;AAAAAAAAAFtDb250ZW50X1R5cGVzXS54bWxQSwECLQAUAAYACAAAACEAWvQsW78AAAAVAQAACwAA&#10;AAAAAAAAAAAAAAAfAQAAX3JlbHMvLnJlbHNQSwECLQAUAAYACAAAACEArbWo3cMAAADcAAAADwAA&#10;AAAAAAAAAAAAAAAHAgAAZHJzL2Rvd25yZXYueG1sUEsFBgAAAAADAAMAtwAAAPcCAAAAAA==&#10;">
                  <v:shape id="Freeform 339" o:spid="_x0000_s1078" style="position:absolute;left:1886;top:3413;width:1431;height:2374;visibility:visible;mso-wrap-style:square;v-text-anchor:top" coordsize="1431,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" path="m,2373r1431,l1431,,,,,2373xe" fillcolor="#fef5cd" stroked="f">
                    <v:path arrowok="t" o:connecttype="custom" o:connectlocs="0,5786;1431,5786;1431,3413;0,3413;0,5786" o:connectangles="0,0,0,0,0"/>
                  </v:shape>
                </v:group>
                <v:group id="Group 336" o:spid="_x0000_s1079" style="position:absolute;left:1980;top:4308;width:1239;height:348" coordorigin="1980,4308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<v:shape id="Freeform 337" o:spid="_x0000_s1080" style="position:absolute;left:1980;top:4308;width:1239;height:348;visibility:visible;mso-wrap-style:square;v-text-anchor:top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" path="m,348r1238,l1238,,,,,348xe" fillcolor="#fef5cd" stroked="f">
                    <v:path arrowok="t" o:connecttype="custom" o:connectlocs="0,4656;1238,4656;1238,4308;0,4308;0,4656" o:connectangles="0,0,0,0,0"/>
                  </v:shape>
                </v:group>
                <v:group id="Group 334" o:spid="_x0000_s1081" style="position:absolute;left:1980;top:4656;width:1239;height:238" coordorigin="1980,4656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7e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aLODvTDgCcv0LAAD//wMAUEsBAi0AFAAGAAgAAAAhANvh9svuAAAAhQEAABMAAAAAAAAA&#10;AAAAAAAAAAAAAFtDb250ZW50X1R5cGVzXS54bWxQSwECLQAUAAYACAAAACEAWvQsW78AAAAVAQAA&#10;CwAAAAAAAAAAAAAAAAAfAQAAX3JlbHMvLnJlbHNQSwECLQAUAAYACAAAACEA0o6u3sYAAADcAAAA&#10;DwAAAAAAAAAAAAAAAAAHAgAAZHJzL2Rvd25yZXYueG1sUEsFBgAAAAADAAMAtwAAAPoCAAAAAA==&#10;">
                  <v:shape id="Freeform 335" o:spid="_x0000_s1082" style="position:absolute;left:1980;top:4656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" path="m,237r1238,l1238,,,,,237xe" fillcolor="#fef5cd" stroked="f">
                    <v:path arrowok="t" o:connecttype="custom" o:connectlocs="0,4893;1238,4893;1238,4656;0,4656;0,4893" o:connectangles="0,0,0,0,0"/>
                  </v:shape>
                </v:group>
                <v:group id="Group 332" o:spid="_x0000_s1083" style="position:absolute;left:3326;top:3413;width:7443;height:2374" coordorigin="3326,3413" coordsize="7443,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JUy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XgGzzPhCMjlAwAA//8DAFBLAQItABQABgAIAAAAIQDb4fbL7gAAAIUBAAATAAAAAAAAAAAA&#10;AAAAAAAAAABbQ29udGVudF9UeXBlc10ueG1sUEsBAi0AFAAGAAgAAAAhAFr0LFu/AAAAFQEAAAsA&#10;AAAAAAAAAAAAAAAAHwEAAF9yZWxzLy5yZWxzUEsBAi0AFAAGAAgAAAAhAE0QlTLEAAAA3AAAAA8A&#10;AAAAAAAAAAAAAAAABwIAAGRycy9kb3ducmV2LnhtbFBLBQYAAAAAAwADALcAAAD4AgAAAAA=&#10;">
                  <v:shape id="Freeform 333" o:spid="_x0000_s1084" style="position:absolute;left:3326;top:3413;width:7443;height:2374;visibility:visible;mso-wrap-style:square;v-text-anchor:top" coordsize="7443,23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" path="m,2373r7443,l7443,,,,,2373xe" fillcolor="#fef5cd" stroked="f">
                    <v:path arrowok="t" o:connecttype="custom" o:connectlocs="0,5786;7443,5786;7443,3413;0,3413;0,5786" o:connectangles="0,0,0,0,0"/>
                  </v:shape>
                </v:group>
                <v:group id="Group 330" o:spid="_x0000_s1085" style="position:absolute;left:3425;top:3413;width:7251;height:238" coordorigin="3425,3413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<v:shape id="Freeform 331" o:spid="_x0000_s1086" style="position:absolute;left:3425;top:3413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" path="m,237r7250,l7250,,,,,237xe" fillcolor="#fef5cd" stroked="f">
                    <v:path arrowok="t" o:connecttype="custom" o:connectlocs="0,3650;7250,3650;7250,3413;0,3413;0,3650" o:connectangles="0,0,0,0,0"/>
                  </v:shape>
                </v:group>
                <v:group id="Group 328" o:spid="_x0000_s1087" style="position:absolute;left:3425;top:3650;width:7251;height:238" coordorigin="3425,3650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D4A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8cCYcAbl4AQAA//8DAFBLAQItABQABgAIAAAAIQDb4fbL7gAAAIUBAAATAAAAAAAAAAAAAAAA&#10;AAAAAABbQ29udGVudF9UeXBlc10ueG1sUEsBAi0AFAAGAAgAAAAhAFr0LFu/AAAAFQEAAAsAAAAA&#10;AAAAAAAAAAAAHwEAAF9yZWxzLy5yZWxzUEsBAi0AFAAGAAgAAAAhAChsPgDBAAAA3AAAAA8AAAAA&#10;AAAAAAAAAAAABwIAAGRycy9kb3ducmV2LnhtbFBLBQYAAAAAAwADALcAAAD1AgAAAAA=&#10;">
                  <v:shape id="Freeform 329" o:spid="_x0000_s1088" style="position:absolute;left:3425;top:3650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" path="m,238r7250,l7250,,,,,238xe" fillcolor="#fef5cd" stroked="f">
                    <v:path arrowok="t" o:connecttype="custom" o:connectlocs="0,3888;7250,3888;7250,3650;0,3650;0,3888" o:connectangles="0,0,0,0,0"/>
                  </v:shape>
                </v:group>
                <v:group id="Group 326" o:spid="_x0000_s1089" style="position:absolute;left:3425;top:3888;width:7251;height:238" coordorigin="3425,3888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gXs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kkzg/0w4AnLxBwAA//8DAFBLAQItABQABgAIAAAAIQDb4fbL7gAAAIUBAAATAAAAAAAAAAAA&#10;AAAAAAAAAABbQ29udGVudF9UeXBlc10ueG1sUEsBAi0AFAAGAAgAAAAhAFr0LFu/AAAAFQEAAAsA&#10;AAAAAAAAAAAAAAAAHwEAAF9yZWxzLy5yZWxzUEsBAi0AFAAGAAgAAAAhALfyBezEAAAA3AAAAA8A&#10;AAAAAAAAAAAAAAAABwIAAGRycy9kb3ducmV2LnhtbFBLBQYAAAAAAwADALcAAAD4AgAAAAA=&#10;">
                  <v:shape id="Freeform 327" o:spid="_x0000_s1090" style="position:absolute;left:3425;top:3888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" path="m,237r7250,l7250,,,,,237xe" fillcolor="#fef5cd" stroked="f">
                    <v:path arrowok="t" o:connecttype="custom" o:connectlocs="0,4125;7250,4125;7250,3888;0,3888;0,4125" o:connectangles="0,0,0,0,0"/>
                  </v:shape>
                </v:group>
                <v:group id="Group 324" o:spid="_x0000_s1091" style="position:absolute;left:3425;top:4125;width:7251;height:238" coordorigin="3425,4125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      <v:shape id="Freeform 325" o:spid="_x0000_s1092" style="position:absolute;left:3425;top:4125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" path="m,238r7250,l7250,,,,,238xe" fillcolor="#fef5cd" stroked="f">
                    <v:path arrowok="t" o:connecttype="custom" o:connectlocs="0,4363;7250,4363;7250,4125;0,4125;0,4363" o:connectangles="0,0,0,0,0"/>
                  </v:shape>
                </v:group>
                <v:group id="Group 322" o:spid="_x0000_s1093" style="position:absolute;left:3425;top:4363;width:7251;height:238" coordorigin="3425,4363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QPv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JJnC75lwBOTyDQAA//8DAFBLAQItABQABgAIAAAAIQDb4fbL7gAAAIUBAAATAAAAAAAAAAAA&#10;AAAAAAAAAABbQ29udGVudF9UeXBlc10ueG1sUEsBAi0AFAAGAAgAAAAhAFr0LFu/AAAAFQEAAAsA&#10;AAAAAAAAAAAAAAAAHwEAAF9yZWxzLy5yZWxzUEsBAi0AFAAGAAgAAAAhAMjJA+/EAAAA3AAAAA8A&#10;AAAAAAAAAAAAAAAABwIAAGRycy9kb3ducmV2LnhtbFBLBQYAAAAAAwADALcAAAD4AgAAAAA=&#10;">
                  <v:shape id="Freeform 323" o:spid="_x0000_s1094" style="position:absolute;left:3425;top:4363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" path="m,238r7250,l7250,,,,,238xe" fillcolor="#fef5cd" stroked="f">
                    <v:path arrowok="t" o:connecttype="custom" o:connectlocs="0,4601;7250,4601;7250,4363;0,4363;0,4601" o:connectangles="0,0,0,0,0"/>
                  </v:shape>
                </v:group>
                <v:group id="Group 320" o:spid="_x0000_s1095" style="position:absolute;left:3425;top:4601;width:7251;height:238" coordorigin="3425,4601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">
                  <v:shape id="Freeform 321" o:spid="_x0000_s1096" style="position:absolute;left:3425;top:4601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" path="m,237r7250,l7250,,,,,237xe" fillcolor="#fef5cd" stroked="f">
                    <v:path arrowok="t" o:connecttype="custom" o:connectlocs="0,4838;7250,4838;7250,4601;0,4601;0,4838" o:connectangles="0,0,0,0,0"/>
                  </v:shape>
                </v:group>
                <v:group id="Group 318" o:spid="_x0000_s1097" style="position:absolute;left:3425;top:4838;width:7251;height:238" coordorigin="3425,4838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k19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">
                  <v:shape id="Freeform 319" o:spid="_x0000_s1098" style="position:absolute;left:3425;top:4838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" path="m,238r7250,l7250,,,,,238xe" fillcolor="#fef5cd" stroked="f">
                    <v:path arrowok="t" o:connecttype="custom" o:connectlocs="0,5076;7250,5076;7250,4838;0,4838;0,5076" o:connectangles="0,0,0,0,0"/>
                  </v:shape>
                </v:group>
                <v:group id="Group 316" o:spid="_x0000_s1099" style="position:absolute;left:3425;top:5076;width:7251;height:238" coordorigin="3425,5076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HaR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6SODvTDgCcv0LAAD//wMAUEsBAi0AFAAGAAgAAAAhANvh9svuAAAAhQEAABMAAAAAAAAA&#10;AAAAAAAAAAAAAFtDb250ZW50X1R5cGVzXS54bWxQSwECLQAUAAYACAAAACEAWvQsW78AAAAVAQAA&#10;CwAAAAAAAAAAAAAAAAAfAQAAX3JlbHMvLnJlbHNQSwECLQAUAAYACAAAACEA7/R2kcYAAADcAAAA&#10;DwAAAAAAAAAAAAAAAAAHAgAAZHJzL2Rvd25yZXYueG1sUEsFBgAAAAADAAMAtwAAAPoCAAAAAA==&#10;">
                  <v:shape id="Freeform 317" o:spid="_x0000_s1100" style="position:absolute;left:3425;top:5076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" path="m,237r7250,l7250,,,,,237xe" fillcolor="#fef5cd" stroked="f">
                    <v:path arrowok="t" o:connecttype="custom" o:connectlocs="0,5313;7250,5313;7250,5076;0,5076;0,5313" o:connectangles="0,0,0,0,0"/>
                  </v:shape>
                </v:group>
                <v:group id="Group 314" o:spid="_x0000_s1101" style="position:absolute;left:3425;top:5313;width:7251;height:238" coordorigin="3425,5313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Ut+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WCZpvB7JhwBuf4BAAD//wMAUEsBAi0AFAAGAAgAAAAhANvh9svuAAAAhQEAABMAAAAAAAAA&#10;AAAAAAAAAAAAAFtDb250ZW50X1R5cGVzXS54bWxQSwECLQAUAAYACAAAACEAWvQsW78AAAAVAQAA&#10;CwAAAAAAAAAAAAAAAAAfAQAAX3JlbHMvLnJlbHNQSwECLQAUAAYACAAAACEAD1FLfsYAAADcAAAA&#10;DwAAAAAAAAAAAAAAAAAHAgAAZHJzL2Rvd25yZXYueG1sUEsFBgAAAAADAAMAtwAAAPoCAAAAAA==&#10;">
                  <v:shape id="Freeform 315" o:spid="_x0000_s1102" style="position:absolute;left:3425;top:5313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" path="m,238r7250,l7250,,,,,238xe" fillcolor="#fef5cd" stroked="f">
                    <v:path arrowok="t" o:connecttype="custom" o:connectlocs="0,5551;7250,5551;7250,5313;0,5313;0,5551" o:connectangles="0,0,0,0,0"/>
                  </v:shape>
                </v:group>
                <v:group id="Group 312" o:spid="_x0000_s1103" style="position:absolute;left:3425;top:5551;width:7251;height:236" coordorigin="3425,5551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3CS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g+p/B7JhwBuf4BAAD//wMAUEsBAi0AFAAGAAgAAAAhANvh9svuAAAAhQEAABMAAAAAAAAA&#10;AAAAAAAAAAAAAFtDb250ZW50X1R5cGVzXS54bWxQSwECLQAUAAYACAAAACEAWvQsW78AAAAVAQAA&#10;CwAAAAAAAAAAAAAAAAAfAQAAX3JlbHMvLnJlbHNQSwECLQAUAAYACAAAACEAkM9wksYAAADcAAAA&#10;DwAAAAAAAAAAAAAAAAAHAgAAZHJzL2Rvd25yZXYueG1sUEsFBgAAAAADAAMAtwAAAPoCAAAAAA==&#10;">
                  <v:shape id="Freeform 313" o:spid="_x0000_s1104" style="position:absolute;left:3425;top:5551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" path="m,235r7250,l7250,,,,,235xe" fillcolor="#fef5cd" stroked="f">
                    <v:path arrowok="t" o:connecttype="custom" o:connectlocs="0,5786;7250,5786;7250,5551;0,5551;0,5786" o:connectangles="0,0,0,0,0"/>
                  </v:shape>
                </v:group>
                <v:group id="Group 310" o:spid="_x0000_s1105" style="position:absolute;left:1886;top:5803;width:1431;height:3272" coordorigin="1886,5803" coordsize="1431,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">
                  <v:shape id="Freeform 311" o:spid="_x0000_s1106" style="position:absolute;left:1886;top:5803;width:1431;height:3272;visibility:visible;mso-wrap-style:square;v-text-anchor:top" coordsize="1431,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" path="m,3271r1431,l1431,,,,,3271xe" fillcolor="#fef5cd" stroked="f">
                    <v:path arrowok="t" o:connecttype="custom" o:connectlocs="0,9074;1431,9074;1431,5803;0,5803;0,9074" o:connectangles="0,0,0,0,0"/>
                  </v:shape>
                </v:group>
                <v:group id="Group 308" o:spid="_x0000_s1107" style="position:absolute;left:1980;top:7142;width:1239;height:353" coordorigin="1980,7142" coordsize="1239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<v:shape id="Freeform 309" o:spid="_x0000_s1108" style="position:absolute;left:1980;top:7142;width:1239;height:353;visibility:visible;mso-wrap-style:square;v-text-anchor:top" coordsize="1239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" path="m,353r1238,l1238,,,,,353xe" fillcolor="#fef5cd" stroked="f">
                    <v:path arrowok="t" o:connecttype="custom" o:connectlocs="0,7495;1238,7495;1238,7142;0,7142;0,7495" o:connectangles="0,0,0,0,0"/>
                  </v:shape>
                </v:group>
                <v:group id="Group 306" o:spid="_x0000_s1109" style="position:absolute;left:1980;top:7495;width:1239;height:238" coordorigin="1980,7495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eBM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/C/5lwBOTmDwAA//8DAFBLAQItABQABgAIAAAAIQDb4fbL7gAAAIUBAAATAAAAAAAAAAAA&#10;AAAAAAAAAABbQ29udGVudF9UeXBlc10ueG1sUEsBAi0AFAAGAAgAAAAhAFr0LFu/AAAAFQEAAAsA&#10;AAAAAAAAAAAAAAAAHwEAAF9yZWxzLy5yZWxzUEsBAi0AFAAGAAgAAAAhAGot4EzEAAAA3AAAAA8A&#10;AAAAAAAAAAAAAAAABwIAAGRycy9kb3ducmV2LnhtbFBLBQYAAAAAAwADALcAAAD4AgAAAAA=&#10;">
                  <v:shape id="Freeform 307" o:spid="_x0000_s1110" style="position:absolute;left:1980;top:7495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" path="m,238r1238,l1238,,,,,238xe" fillcolor="#fef5cd" stroked="f">
                    <v:path arrowok="t" o:connecttype="custom" o:connectlocs="0,7733;1238,7733;1238,7495;0,7495;0,7733" o:connectangles="0,0,0,0,0"/>
                  </v:shape>
                </v:group>
                <v:group id="Group 304" o:spid="_x0000_s1111" style="position:absolute;left:3326;top:5803;width:7443;height:3272" coordorigin="3326,5803" coordsize="7443,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N2j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">
                  <v:shape id="Freeform 305" o:spid="_x0000_s1112" style="position:absolute;left:3326;top:5803;width:7443;height:3272;visibility:visible;mso-wrap-style:square;v-text-anchor:top" coordsize="7443,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" path="m,3271r7443,l7443,,,,,3271xe" fillcolor="#fef5cd" stroked="f">
                    <v:path arrowok="t" o:connecttype="custom" o:connectlocs="0,9074;7443,9074;7443,5803;0,5803;0,9074" o:connectangles="0,0,0,0,0"/>
                  </v:shape>
                </v:group>
                <v:group id="Group 302" o:spid="_x0000_s1113" style="position:absolute;left:3425;top:5803;width:7251;height:274" coordorigin="3425,5803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<v:shape id="Freeform 303" o:spid="_x0000_s1114" style="position:absolute;left:3425;top:5803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" path="m,274r7250,l7250,,,,,274xe" fillcolor="#fef5cd" stroked="f">
                    <v:path arrowok="t" o:connecttype="custom" o:connectlocs="0,6077;7250,6077;7250,5803;0,5803;0,6077" o:connectangles="0,0,0,0,0"/>
                  </v:shape>
                </v:group>
                <v:group id="Group 300" o:spid="_x0000_s1115" style="position:absolute;left:3425;top:6077;width:7251;height:272" coordorigin="3425,6077" coordsize="7251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dem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rA1nwhGQmz8AAAD//wMAUEsBAi0AFAAGAAgAAAAhANvh9svuAAAAhQEAABMAAAAAAAAAAAAA&#10;AAAAAAAAAFtDb250ZW50X1R5cGVzXS54bWxQSwECLQAUAAYACAAAACEAWvQsW78AAAAVAQAACwAA&#10;AAAAAAAAAAAAAAAfAQAAX3JlbHMvLnJlbHNQSwECLQAUAAYACAAAACEAC8XXpsMAAADcAAAADwAA&#10;AAAAAAAAAAAAAAAHAgAAZHJzL2Rvd25yZXYueG1sUEsFBgAAAAADAAMAtwAAAPcCAAAAAA==&#10;">
                  <v:shape id="Freeform 301" o:spid="_x0000_s1116" style="position:absolute;left:3425;top:6077;width:7251;height:272;visibility:visible;mso-wrap-style:square;v-text-anchor:top" coordsize="7251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" path="m,271r7250,l7250,,,,,271xe" fillcolor="#fef5cd" stroked="f">
                    <v:path arrowok="t" o:connecttype="custom" o:connectlocs="0,6348;7250,6348;7250,6077;0,6077;0,6348" o:connectangles="0,0,0,0,0"/>
                  </v:shape>
                </v:group>
                <v:group id="Group 298" o:spid="_x0000_s1117" style="position:absolute;left:3425;top:6348;width:7251;height:274" coordorigin="3425,6348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3xEd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zA9nwhGQmz8AAAD//wMAUEsBAi0AFAAGAAgAAAAhANvh9svuAAAAhQEAABMAAAAAAAAAAAAA&#10;AAAAAAAAAFtDb250ZW50X1R5cGVzXS54bWxQSwECLQAUAAYACAAAACEAWvQsW78AAAAVAQAACwAA&#10;AAAAAAAAAAAAAAAfAQAAX3JlbHMvLnJlbHNQSwECLQAUAAYACAAAACEAO98RHcMAAADcAAAADwAA&#10;AAAAAAAAAAAAAAAHAgAAZHJzL2Rvd25yZXYueG1sUEsFBgAAAAADAAMAtwAAAPcCAAAAAA==&#10;">
                  <v:shape id="Freeform 299" o:spid="_x0000_s1118" style="position:absolute;left:3425;top:6348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" path="m,273r7250,l7250,,,,,273xe" fillcolor="#fef5cd" stroked="f">
                    <v:path arrowok="t" o:connecttype="custom" o:connectlocs="0,6621;7250,6621;7250,6348;0,6348;0,6621" o:connectangles="0,0,0,0,0"/>
                  </v:shape>
                </v:group>
                <v:group id="Group 296" o:spid="_x0000_s1119" style="position:absolute;left:3425;top:6621;width:7251;height:274" coordorigin="3425,6621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rx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yWwMzzPhCMjlAwAA//8DAFBLAQItABQABgAIAAAAIQDb4fbL7gAAAIUBAAATAAAAAAAAAAAA&#10;AAAAAAAAAABbQ29udGVudF9UeXBlc10ueG1sUEsBAi0AFAAGAAgAAAAhAFr0LFu/AAAAFQEAAAsA&#10;AAAAAAAAAAAAAAAAHwEAAF9yZWxzLy5yZWxzUEsBAi0AFAAGAAgAAAAhAKRBKvHEAAAA3AAAAA8A&#10;AAAAAAAAAAAAAAAABwIAAGRycy9kb3ducmV2LnhtbFBLBQYAAAAAAwADALcAAAD4AgAAAAA=&#10;">
                  <v:shape id="Freeform 297" o:spid="_x0000_s1120" style="position:absolute;left:3425;top:6621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" path="m,274r7250,l7250,,,,,274xe" fillcolor="#fef5cd" stroked="f">
                    <v:path arrowok="t" o:connecttype="custom" o:connectlocs="0,6895;7250,6895;7250,6621;0,6621;0,6895" o:connectangles="0,0,0,0,0"/>
                  </v:shape>
                </v:group>
                <v:group id="Group 294" o:spid="_x0000_s1121" style="position:absolute;left:3425;top:6895;width:7251;height:274" coordorigin="3425,6895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Bce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1imz/B7JhwBuf4BAAD//wMAUEsBAi0AFAAGAAgAAAAhANvh9svuAAAAhQEAABMAAAAAAAAA&#10;AAAAAAAAAAAAAFtDb250ZW50X1R5cGVzXS54bWxQSwECLQAUAAYACAAAACEAWvQsW78AAAAVAQAA&#10;CwAAAAAAAAAAAAAAAAAfAQAAX3JlbHMvLnJlbHNQSwECLQAUAAYACAAAACEAROQXHsYAAADcAAAA&#10;DwAAAAAAAAAAAAAAAAAHAgAAZHJzL2Rvd25yZXYueG1sUEsFBgAAAAADAAMAtwAAAPoCAAAAAA==&#10;">
                  <v:shape id="Freeform 295" o:spid="_x0000_s1122" style="position:absolute;left:3425;top:6895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" path="m,274r7250,l7250,,,,,274xe" fillcolor="#fef5cd" stroked="f">
                    <v:path arrowok="t" o:connecttype="custom" o:connectlocs="0,7169;7250,7169;7250,6895;0,6895;0,7169" o:connectangles="0,0,0,0,0"/>
                  </v:shape>
                </v:group>
                <v:group id="Group 292" o:spid="_x0000_s1123" style="position:absolute;left:3425;top:7169;width:7251;height:272" coordorigin="3425,7169" coordsize="7251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">
                  <v:shape id="Freeform 293" o:spid="_x0000_s1124" style="position:absolute;left:3425;top:7169;width:7251;height:272;visibility:visible;mso-wrap-style:square;v-text-anchor:top" coordsize="7251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" path="m,271r7250,l7250,,,,,271xe" fillcolor="#fef5cd" stroked="f">
                    <v:path arrowok="t" o:connecttype="custom" o:connectlocs="0,7440;7250,7440;7250,7169;0,7169;0,7440" o:connectangles="0,0,0,0,0"/>
                  </v:shape>
                </v:group>
                <v:group id="Group 290" o:spid="_x0000_s1125" style="position:absolute;left:3425;top:7440;width:7251;height:387" coordorigin="3425,7440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">
                  <v:shape id="Freeform 291" o:spid="_x0000_s1126" style="position:absolute;left:3425;top:7440;width:7251;height:387;visibility:visible;mso-wrap-style:square;v-text-anchor:top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" path="m,386r7250,l7250,,,,,386xe" fillcolor="#fef5cd" stroked="f">
                    <v:path arrowok="t" o:connecttype="custom" o:connectlocs="0,7826;7250,7826;7250,7440;0,7440;0,7826" o:connectangles="0,0,0,0,0"/>
                  </v:shape>
                </v:group>
                <v:group id="Group 288" o:spid="_x0000_s1127" style="position:absolute;left:3425;top:7826;width:7251;height:274" coordorigin="3425,7826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      <v:shape id="Freeform 289" o:spid="_x0000_s1128" style="position:absolute;left:3425;top:7826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" path="m,274r7250,l7250,,,,,274xe" fillcolor="#fef5cd" stroked="f">
                    <v:path arrowok="t" o:connecttype="custom" o:connectlocs="0,8100;7250,8100;7250,7826;0,7826;0,8100" o:connectangles="0,0,0,0,0"/>
                  </v:shape>
                </v:group>
                <v:group id="Group 286" o:spid="_x0000_s1129" style="position:absolute;left:3425;top:8100;width:7251;height:274" coordorigin="3425,8100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Lws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9TeDvTDgCcv0LAAD//wMAUEsBAi0AFAAGAAgAAAAhANvh9svuAAAAhQEAABMAAAAAAAAA&#10;AAAAAAAAAAAAAFtDb250ZW50X1R5cGVzXS54bWxQSwECLQAUAAYACAAAACEAWvQsW78AAAAVAQAA&#10;CwAAAAAAAAAAAAAAAAAfAQAAX3JlbHMvLnJlbHNQSwECLQAUAAYACAAAACEAIZi8LMYAAADcAAAA&#10;DwAAAAAAAAAAAAAAAAAHAgAAZHJzL2Rvd25yZXYueG1sUEsFBgAAAAADAAMAtwAAAPoCAAAAAA==&#10;">
                  <v:shape id="Freeform 287" o:spid="_x0000_s1130" style="position:absolute;left:3425;top:8100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" path="m,273r7250,l7250,,,,,273xe" fillcolor="#fef5cd" stroked="f">
                    <v:path arrowok="t" o:connecttype="custom" o:connectlocs="0,8373;7250,8373;7250,8100;0,8100;0,8373" o:connectangles="0,0,0,0,0"/>
                  </v:shape>
                </v:group>
                <v:group id="Group 284" o:spid="_x0000_s1131" style="position:absolute;left:3425;top:8373;width:7251;height:348" coordorigin="3425,8373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YHD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">
                  <v:shape id="Freeform 285" o:spid="_x0000_s1132" style="position:absolute;left:3425;top:8373;width:7251;height:348;visibility:visible;mso-wrap-style:square;v-text-anchor:top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" path="m,348r7250,l7250,,,,,348xe" fillcolor="#fef5cd" stroked="f">
                    <v:path arrowok="t" o:connecttype="custom" o:connectlocs="0,8721;7250,8721;7250,8373;0,8373;0,8721" o:connectangles="0,0,0,0,0"/>
                  </v:shape>
                </v:group>
                <v:group id="Group 282" o:spid="_x0000_s1133" style="position:absolute;left:3425;top:8721;width:7251;height:353" coordorigin="3425,8721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">
                  <v:shape id="Freeform 283" o:spid="_x0000_s1134" style="position:absolute;left:3425;top:8721;width:7251;height:353;visibility:visible;mso-wrap-style:square;v-text-anchor:top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" path="m,353r7250,l7250,,,,,353xe" fillcolor="#fef5cd" stroked="f">
                    <v:path arrowok="t" o:connecttype="custom" o:connectlocs="0,9074;7250,9074;7250,8721;0,8721;0,9074" o:connectangles="0,0,0,0,0"/>
                  </v:shape>
                </v:group>
                <v:group id="Group 280" o:spid="_x0000_s1135" style="position:absolute;left:1886;top:9086;width:1431;height:588" coordorigin="1886,9086" coordsize="1431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vG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">
                  <v:shape id="Freeform 281" o:spid="_x0000_s1136" style="position:absolute;left:1886;top:9086;width:1431;height:588;visibility:visible;mso-wrap-style:square;v-text-anchor:top" coordsize="1431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" path="m,588r1431,l1431,,,,,588xe" fillcolor="#fef5cd" stroked="f">
                    <v:path arrowok="t" o:connecttype="custom" o:connectlocs="0,9674;1431,9674;1431,9086;0,9086;0,9674" o:connectangles="0,0,0,0,0"/>
                  </v:shape>
                </v:group>
                <v:group id="Group 278" o:spid="_x0000_s1137" style="position:absolute;left:1980;top:9086;width:1239;height:351" coordorigin="1980,9086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      <v:shape id="Freeform 279" o:spid="_x0000_s1138" style="position:absolute;left:1980;top:9086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" path="m,351r1238,l1238,,,,,351xe" fillcolor="#fef5cd" stroked="f">
                    <v:path arrowok="t" o:connecttype="custom" o:connectlocs="0,9437;1238,9437;1238,9086;0,9086;0,9437" o:connectangles="0,0,0,0,0"/>
                  </v:shape>
                </v:group>
                <v:group id="Group 276" o:spid="_x0000_s1139" style="position:absolute;left:1980;top:9437;width:1239;height:238" coordorigin="1980,9437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    <v:shape id="Freeform 277" o:spid="_x0000_s1140" style="position:absolute;left:1980;top:9437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" path="m,237r1238,l1238,,,,,237xe" fillcolor="#fef5cd" stroked="f">
                    <v:path arrowok="t" o:connecttype="custom" o:connectlocs="0,9674;1238,9674;1238,9437;0,9437;0,9674" o:connectangles="0,0,0,0,0"/>
                  </v:shape>
                </v:group>
                <v:group id="Group 274" o:spid="_x0000_s1141" style="position:absolute;left:3326;top:9086;width:7443;height:588" coordorigin="3326,9086" coordsize="7443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">
                  <v:shape id="Freeform 275" o:spid="_x0000_s1142" style="position:absolute;left:3326;top:9086;width:7443;height:588;visibility:visible;mso-wrap-style:square;v-text-anchor:top" coordsize="7443,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" path="m,588r7443,l7443,,,,,588xe" fillcolor="#fef5cd" stroked="f">
                    <v:path arrowok="t" o:connecttype="custom" o:connectlocs="0,9674;7443,9674;7443,9086;0,9086;0,9674" o:connectangles="0,0,0,0,0"/>
                  </v:shape>
                </v:group>
                <v:group id="Group 272" o:spid="_x0000_s1143" style="position:absolute;left:3425;top:9144;width:7251;height:238" coordorigin="3425,9144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">
                  <v:shape id="Freeform 273" o:spid="_x0000_s1144" style="position:absolute;left:3425;top:9144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" path="m,237r7250,l7250,,,,,237xe" fillcolor="#fef5cd" stroked="f">
                    <v:path arrowok="t" o:connecttype="custom" o:connectlocs="0,9381;7250,9381;7250,9144;0,9144;0,9381" o:connectangles="0,0,0,0,0"/>
                  </v:shape>
                </v:group>
                <v:group id="Group 270" o:spid="_x0000_s1145" style="position:absolute;left:3425;top:9381;width:7251;height:236" coordorigin="3425,9381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shape id="Freeform 271" o:spid="_x0000_s1146" style="position:absolute;left:3425;top:9381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" path="m,236r7250,l7250,,,,,236xe" fillcolor="#fef5cd" stroked="f">
                    <v:path arrowok="t" o:connecttype="custom" o:connectlocs="0,9617;7250,9617;7250,9381;0,9381;0,9617" o:connectangles="0,0,0,0,0"/>
                  </v:shape>
                </v:group>
                <v:group id="Group 268" o:spid="_x0000_s1147" style="position:absolute;left:1886;top:9689;width:1431;height:826" coordorigin="1886,9689" coordsize="143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mE6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">
                  <v:shape id="Freeform 269" o:spid="_x0000_s1148" style="position:absolute;left:1886;top:9689;width:1431;height:826;visibility:visible;mso-wrap-style:square;v-text-anchor:top" coordsize="143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" path="m,825r1431,l1431,,,,,825xe" fillcolor="#fef5cd" stroked="f">
                    <v:path arrowok="t" o:connecttype="custom" o:connectlocs="0,10514;1431,10514;1431,9689;0,9689;0,10514" o:connectangles="0,0,0,0,0"/>
                  </v:shape>
                </v:group>
                <v:group id="Group 266" o:spid="_x0000_s1149" style="position:absolute;left:1980;top:9689;width:1239;height:351" coordorigin="1980,9689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FrW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6TODvTDgCcv0LAAD//wMAUEsBAi0AFAAGAAgAAAAhANvh9svuAAAAhQEAABMAAAAAAAAA&#10;AAAAAAAAAAAAAFtDb250ZW50X1R5cGVzXS54bWxQSwECLQAUAAYACAAAACEAWvQsW78AAAAVAQAA&#10;CwAAAAAAAAAAAAAAAAAfAQAAX3JlbHMvLnJlbHNQSwECLQAUAAYACAAAACEAkZRa1sYAAADcAAAA&#10;DwAAAAAAAAAAAAAAAAAHAgAAZHJzL2Rvd25yZXYueG1sUEsFBgAAAAADAAMAtwAAAPoCAAAAAA==&#10;">
                  <v:shape id="Freeform 267" o:spid="_x0000_s1150" style="position:absolute;left:1980;top:9689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" path="m,350r1238,l1238,,,,,350xe" fillcolor="#fef5cd" stroked="f">
                    <v:path arrowok="t" o:connecttype="custom" o:connectlocs="0,10039;1238,10039;1238,9689;0,9689;0,10039" o:connectangles="0,0,0,0,0"/>
                  </v:shape>
                </v:group>
                <v:group id="Group 264" o:spid="_x0000_s1151" style="position:absolute;left:1980;top:10039;width:1239;height:238" coordorigin="1980,10039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shape id="Freeform 265" o:spid="_x0000_s1152" style="position:absolute;left:1980;top:10039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" path="m,238r1238,l1238,,,,,238xe" fillcolor="#fef5cd" stroked="f">
                    <v:path arrowok="t" o:connecttype="custom" o:connectlocs="0,10277;1238,10277;1238,10039;0,10039;0,10277" o:connectangles="0,0,0,0,0"/>
                  </v:shape>
                </v:group>
                <v:group id="Group 262" o:spid="_x0000_s1153" style="position:absolute;left:1980;top:10277;width:1239;height:238" coordorigin="1980,10277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<v:shape id="Freeform 263" o:spid="_x0000_s1154" style="position:absolute;left:1980;top:10277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" path="m,237r1238,l1238,,,,,237xe" fillcolor="#fef5cd" stroked="f">
                    <v:path arrowok="t" o:connecttype="custom" o:connectlocs="0,10514;1238,10514;1238,10277;0,10277;0,10514" o:connectangles="0,0,0,0,0"/>
                  </v:shape>
                </v:group>
                <v:group id="Group 260" o:spid="_x0000_s1155" style="position:absolute;left:3326;top:9689;width:7443;height:826" coordorigin="3326,9689" coordsize="7443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">
                  <v:shape id="Freeform 261" o:spid="_x0000_s1156" style="position:absolute;left:3326;top:9689;width:7443;height:826;visibility:visible;mso-wrap-style:square;v-text-anchor:top" coordsize="7443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" path="m,825r7443,l7443,,,,,825xe" fillcolor="#fef5cd" stroked="f">
                    <v:path arrowok="t" o:connecttype="custom" o:connectlocs="0,10514;7443,10514;7443,9689;0,9689;0,10514" o:connectangles="0,0,0,0,0"/>
                  </v:shape>
                </v:group>
                <v:group id="Group 258" o:spid="_x0000_s1157" style="position:absolute;left:3425;top:9751;width:7251;height:351" coordorigin="3425,9751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">
                  <v:shape id="Freeform 259" o:spid="_x0000_s1158" style="position:absolute;left:3425;top:9751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" path="m,350r7250,l7250,,,,,350xe" fillcolor="#fef5cd" stroked="f">
                    <v:path arrowok="t" o:connecttype="custom" o:connectlocs="0,10101;7250,10101;7250,9751;0,9751;0,10101" o:connectangles="0,0,0,0,0"/>
                  </v:shape>
                </v:group>
                <v:group id="Group 256" o:spid="_x0000_s1159" style="position:absolute;left:3425;top:10101;width:7251;height:351" coordorigin="3425,10101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<v:shape id="Freeform 257" o:spid="_x0000_s1160" style="position:absolute;left:3425;top:10101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" path="m,351r7250,l7250,,,,,351xe" fillcolor="#fef5cd" stroked="f">
                    <v:path arrowok="t" o:connecttype="custom" o:connectlocs="0,10452;7250,10452;7250,10101;0,10101;0,10452" o:connectangles="0,0,0,0,0"/>
                  </v:shape>
                </v:group>
                <w10:wrap anchorx="page"/>
              </v:group>
            </w:pict>
          </mc:Fallback>
        </mc:AlternateContent>
      </w:r>
      <w:r w:rsidR="0007046C">
        <w:rPr>
          <w:color w:val="585858"/>
        </w:rPr>
        <w:t>Term</w:t>
      </w:r>
      <w:r w:rsidR="0007046C">
        <w:rPr>
          <w:rFonts w:ascii="Times New Roman"/>
          <w:color w:val="585858"/>
        </w:rPr>
        <w:tab/>
      </w:r>
      <w:r w:rsidR="0007046C">
        <w:rPr>
          <w:color w:val="585858"/>
          <w:w w:val="105"/>
        </w:rPr>
        <w:t>Definition</w:t>
      </w:r>
    </w:p>
    <w:p w14:paraId="2B85DD82" w14:textId="77777777" w:rsidR="00A726F1" w:rsidRDefault="00A726F1">
      <w:pPr>
        <w:spacing w:before="1"/>
        <w:rPr>
          <w:rFonts w:ascii="Futura Medium" w:eastAsia="Futura Medium" w:hAnsi="Futura Medium" w:cs="Futura Medium"/>
          <w:sz w:val="17"/>
          <w:szCs w:val="17"/>
        </w:rPr>
      </w:pPr>
    </w:p>
    <w:p w14:paraId="498F9885" w14:textId="77777777" w:rsidR="00A726F1" w:rsidRDefault="00A726F1">
      <w:pPr>
        <w:rPr>
          <w:rFonts w:ascii="Futura Medium" w:eastAsia="Futura Medium" w:hAnsi="Futura Medium" w:cs="Futura Medium"/>
          <w:sz w:val="17"/>
          <w:szCs w:val="17"/>
        </w:rPr>
        <w:sectPr w:rsidR="00A726F1">
          <w:pgSz w:w="12240" w:h="15840"/>
          <w:pgMar w:top="1280" w:right="1360" w:bottom="1060" w:left="1720" w:header="832" w:footer="862" w:gutter="0"/>
          <w:cols w:space="720"/>
        </w:sectPr>
      </w:pPr>
    </w:p>
    <w:p w14:paraId="24DB0D6B" w14:textId="77777777" w:rsidR="00A726F1" w:rsidRDefault="0007046C">
      <w:pPr>
        <w:pStyle w:val="BodyText"/>
        <w:spacing w:before="68" w:line="288" w:lineRule="auto"/>
        <w:ind w:left="259" w:firstLine="0"/>
      </w:pPr>
      <w:r>
        <w:rPr>
          <w:color w:val="585858"/>
          <w:w w:val="105"/>
        </w:rPr>
        <w:t>Enhanced</w:t>
      </w:r>
      <w:r>
        <w:rPr>
          <w:rFonts w:ascii="Times New Roman"/>
          <w:color w:val="585858"/>
          <w:spacing w:val="22"/>
          <w:w w:val="104"/>
        </w:rPr>
        <w:t xml:space="preserve"> </w:t>
      </w:r>
      <w:r>
        <w:rPr>
          <w:color w:val="585858"/>
          <w:w w:val="105"/>
        </w:rPr>
        <w:t>Problem</w:t>
      </w:r>
      <w:r>
        <w:rPr>
          <w:rFonts w:ascii="Times New Roman"/>
          <w:color w:val="585858"/>
          <w:spacing w:val="22"/>
          <w:w w:val="104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rFonts w:ascii="Times New Roman"/>
          <w:color w:val="585858"/>
          <w:spacing w:val="24"/>
          <w:w w:val="104"/>
        </w:rPr>
        <w:t xml:space="preserve"> </w:t>
      </w:r>
      <w:r>
        <w:rPr>
          <w:color w:val="585858"/>
          <w:w w:val="105"/>
        </w:rPr>
        <w:t>(EPST)</w:t>
      </w:r>
    </w:p>
    <w:p w14:paraId="029E9951" w14:textId="77777777" w:rsidR="00A726F1" w:rsidRDefault="0007046C">
      <w:pPr>
        <w:pStyle w:val="BodyText"/>
        <w:spacing w:before="68" w:line="250" w:lineRule="auto"/>
        <w:ind w:left="260" w:right="202" w:hanging="1"/>
        <w:jc w:val="both"/>
      </w:pPr>
      <w:r>
        <w:rPr>
          <w:w w:val="105"/>
        </w:rPr>
        <w:br w:type="column"/>
      </w:r>
      <w:r>
        <w:rPr>
          <w:color w:val="585858"/>
          <w:w w:val="105"/>
        </w:rPr>
        <w:t>An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EPST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full-time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members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who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been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relieved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their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day-to-day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duties</w:t>
      </w:r>
      <w:r>
        <w:rPr>
          <w:rFonts w:ascii="Times New Roman"/>
          <w:color w:val="585858"/>
          <w:spacing w:val="59"/>
          <w:w w:val="104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used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solve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most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significant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problems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being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experienced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impair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Asset(s)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using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methodology.</w:t>
      </w:r>
    </w:p>
    <w:p w14:paraId="196C6AEE" w14:textId="77777777" w:rsidR="00A726F1" w:rsidRDefault="0007046C">
      <w:pPr>
        <w:pStyle w:val="BodyText"/>
        <w:spacing w:before="113" w:line="250" w:lineRule="auto"/>
        <w:ind w:left="260" w:right="203" w:hanging="1"/>
        <w:jc w:val="both"/>
      </w:pPr>
      <w:r>
        <w:rPr>
          <w:color w:val="585858"/>
          <w:w w:val="105"/>
        </w:rPr>
        <w:t>An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EPST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has,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typically,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4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members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different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disciplines,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Technology,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Operations,</w:t>
      </w:r>
      <w:r>
        <w:rPr>
          <w:rFonts w:ascii="Times New Roman"/>
          <w:color w:val="585858"/>
          <w:spacing w:val="99"/>
          <w:w w:val="104"/>
        </w:rPr>
        <w:t xml:space="preserve"> </w:t>
      </w:r>
      <w:r>
        <w:rPr>
          <w:color w:val="585858"/>
          <w:spacing w:val="-1"/>
          <w:w w:val="105"/>
        </w:rPr>
        <w:t>Mechanical/Rotating,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Control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Systems.</w:t>
      </w:r>
    </w:p>
    <w:p w14:paraId="6F4EF045" w14:textId="77777777" w:rsidR="00A726F1" w:rsidRDefault="0007046C">
      <w:pPr>
        <w:pStyle w:val="BodyText"/>
        <w:spacing w:before="110"/>
        <w:ind w:left="260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EPST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sponsored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senior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leader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w w:val="105"/>
        </w:rPr>
        <w:t>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e.g.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GM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level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above.</w:t>
      </w:r>
    </w:p>
    <w:p w14:paraId="426486AB" w14:textId="77777777" w:rsidR="00A726F1" w:rsidRDefault="0007046C">
      <w:pPr>
        <w:pStyle w:val="BodyText"/>
        <w:spacing w:before="125" w:line="250" w:lineRule="auto"/>
        <w:ind w:left="260" w:right="20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w w:val="105"/>
        </w:rPr>
        <w:t>EPST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spacing w:val="-1"/>
          <w:w w:val="105"/>
        </w:rPr>
        <w:t>members</w:t>
      </w:r>
      <w:r>
        <w:rPr>
          <w:color w:val="585858"/>
          <w:spacing w:val="52"/>
          <w:w w:val="105"/>
        </w:rPr>
        <w:t xml:space="preserve"> </w:t>
      </w:r>
      <w:r>
        <w:rPr>
          <w:color w:val="585858"/>
          <w:w w:val="105"/>
        </w:rPr>
        <w:t>become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spacing w:val="-1"/>
          <w:w w:val="105"/>
        </w:rPr>
        <w:t>skilled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52"/>
          <w:w w:val="105"/>
        </w:rPr>
        <w:t xml:space="preserve"> </w:t>
      </w:r>
      <w:r>
        <w:rPr>
          <w:color w:val="585858"/>
          <w:spacing w:val="-1"/>
          <w:w w:val="105"/>
        </w:rPr>
        <w:t>Causal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49"/>
          <w:w w:val="105"/>
        </w:rPr>
        <w:t xml:space="preserve"> </w:t>
      </w:r>
      <w:r>
        <w:rPr>
          <w:color w:val="585858"/>
          <w:spacing w:val="-1"/>
          <w:w w:val="105"/>
        </w:rPr>
        <w:t>methodology</w:t>
      </w:r>
      <w:r>
        <w:rPr>
          <w:color w:val="585858"/>
          <w:spacing w:val="51"/>
          <w:w w:val="105"/>
        </w:rPr>
        <w:t xml:space="preserve"> </w:t>
      </w:r>
      <w:r>
        <w:rPr>
          <w:color w:val="585858"/>
          <w:w w:val="105"/>
        </w:rPr>
        <w:t>through</w:t>
      </w:r>
      <w:r>
        <w:rPr>
          <w:color w:val="585858"/>
          <w:spacing w:val="53"/>
          <w:w w:val="105"/>
        </w:rPr>
        <w:t xml:space="preserve"> </w:t>
      </w:r>
      <w:r>
        <w:rPr>
          <w:color w:val="585858"/>
          <w:spacing w:val="-1"/>
          <w:w w:val="105"/>
        </w:rPr>
        <w:t>training,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coaching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experience.</w:t>
      </w:r>
    </w:p>
    <w:p w14:paraId="258F34DA" w14:textId="77777777" w:rsidR="00A726F1" w:rsidRDefault="00A726F1">
      <w:pPr>
        <w:spacing w:line="250" w:lineRule="auto"/>
        <w:jc w:val="both"/>
        <w:sectPr w:rsidR="00A726F1">
          <w:type w:val="continuous"/>
          <w:pgSz w:w="12240" w:h="15840"/>
          <w:pgMar w:top="1500" w:right="1360" w:bottom="280" w:left="1720" w:header="720" w:footer="720" w:gutter="0"/>
          <w:cols w:num="2" w:space="720" w:equalWidth="0">
            <w:col w:w="1321" w:space="124"/>
            <w:col w:w="7715"/>
          </w:cols>
        </w:sectPr>
      </w:pPr>
    </w:p>
    <w:p w14:paraId="01EB43CD" w14:textId="77777777" w:rsidR="00A726F1" w:rsidRDefault="00A726F1">
      <w:pPr>
        <w:spacing w:before="5"/>
        <w:rPr>
          <w:rFonts w:ascii="Futura Medium" w:eastAsia="Futura Medium" w:hAnsi="Futura Medium" w:cs="Futura Medium"/>
          <w:sz w:val="13"/>
          <w:szCs w:val="13"/>
        </w:rPr>
      </w:pPr>
    </w:p>
    <w:p w14:paraId="3994B038" w14:textId="77777777" w:rsidR="00A726F1" w:rsidRDefault="0007046C">
      <w:pPr>
        <w:pStyle w:val="BodyText"/>
        <w:tabs>
          <w:tab w:val="left" w:pos="1704"/>
        </w:tabs>
        <w:spacing w:before="68"/>
        <w:ind w:left="259" w:firstLine="0"/>
      </w:pPr>
      <w:r>
        <w:rPr>
          <w:color w:val="585858"/>
          <w:position w:val="-5"/>
        </w:rPr>
        <w:t>Asset</w:t>
      </w:r>
      <w:r>
        <w:rPr>
          <w:rFonts w:ascii="Times New Roman"/>
          <w:color w:val="585858"/>
          <w:position w:val="-5"/>
        </w:rPr>
        <w:tab/>
      </w:r>
      <w:proofErr w:type="spellStart"/>
      <w:r>
        <w:rPr>
          <w:color w:val="585858"/>
          <w:spacing w:val="-1"/>
          <w:w w:val="105"/>
        </w:rPr>
        <w:t>Asset</w:t>
      </w:r>
      <w:proofErr w:type="spellEnd"/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synonymous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Site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Downstream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Manufacturing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2"/>
          <w:w w:val="105"/>
        </w:rPr>
        <w:t>terminology.</w:t>
      </w:r>
    </w:p>
    <w:p w14:paraId="18391649" w14:textId="77777777" w:rsidR="00A726F1" w:rsidRDefault="0007046C">
      <w:pPr>
        <w:pStyle w:val="BodyText"/>
        <w:spacing w:before="77" w:line="250" w:lineRule="auto"/>
        <w:ind w:left="1704" w:right="205" w:firstLine="0"/>
        <w:jc w:val="both"/>
      </w:pPr>
      <w:r>
        <w:rPr>
          <w:color w:val="585858"/>
          <w:spacing w:val="-1"/>
          <w:w w:val="105"/>
        </w:rPr>
        <w:t>Causal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premise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undesirable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outcomes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were</w:t>
      </w:r>
      <w:r>
        <w:rPr>
          <w:rFonts w:ascii="Times New Roman"/>
          <w:color w:val="585858"/>
          <w:spacing w:val="71"/>
          <w:w w:val="104"/>
        </w:rPr>
        <w:t xml:space="preserve"> </w:t>
      </w:r>
      <w:r>
        <w:rPr>
          <w:color w:val="585858"/>
          <w:w w:val="105"/>
        </w:rPr>
        <w:t>caused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an</w:t>
      </w:r>
      <w:r>
        <w:rPr>
          <w:color w:val="585858"/>
          <w:spacing w:val="12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future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once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it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understands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86"/>
          <w:w w:val="104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current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problems,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learns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takes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address</w:t>
      </w:r>
      <w:r>
        <w:rPr>
          <w:rFonts w:ascii="Times New Roman"/>
          <w:color w:val="585858"/>
          <w:spacing w:val="37"/>
          <w:w w:val="104"/>
        </w:rPr>
        <w:t xml:space="preserve"> </w:t>
      </w:r>
      <w:r>
        <w:rPr>
          <w:color w:val="585858"/>
          <w:spacing w:val="-1"/>
          <w:w w:val="105"/>
        </w:rPr>
        <w:t>them.</w:t>
      </w:r>
    </w:p>
    <w:p w14:paraId="6118B301" w14:textId="77777777" w:rsidR="00A726F1" w:rsidRDefault="00A726F1">
      <w:pPr>
        <w:spacing w:line="250" w:lineRule="auto"/>
        <w:jc w:val="both"/>
        <w:sectPr w:rsidR="00A726F1">
          <w:type w:val="continuous"/>
          <w:pgSz w:w="12240" w:h="15840"/>
          <w:pgMar w:top="1500" w:right="1360" w:bottom="280" w:left="1720" w:header="720" w:footer="720" w:gutter="0"/>
          <w:cols w:space="720"/>
        </w:sectPr>
      </w:pPr>
    </w:p>
    <w:p w14:paraId="0B9807F5" w14:textId="77777777" w:rsidR="00A726F1" w:rsidRDefault="0007046C">
      <w:pPr>
        <w:pStyle w:val="BodyText"/>
        <w:spacing w:before="57" w:line="248" w:lineRule="auto"/>
        <w:ind w:left="259" w:right="134" w:firstLine="0"/>
      </w:pPr>
      <w:r>
        <w:rPr>
          <w:color w:val="585858"/>
          <w:w w:val="105"/>
        </w:rPr>
        <w:t>Causal</w:t>
      </w:r>
      <w:r>
        <w:rPr>
          <w:rFonts w:ascii="Times New Roman"/>
          <w:color w:val="585858"/>
          <w:spacing w:val="21"/>
          <w:w w:val="104"/>
        </w:rPr>
        <w:t xml:space="preserve"> </w:t>
      </w:r>
      <w:r>
        <w:rPr>
          <w:color w:val="585858"/>
          <w:spacing w:val="-1"/>
        </w:rPr>
        <w:t>Learning</w:t>
      </w:r>
    </w:p>
    <w:p w14:paraId="6275E644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600FBB9B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569D21A4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652085D7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2BBB6D36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50597DDE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143E91E8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3F70261B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4C72B5D2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67B61539" w14:textId="77777777" w:rsidR="00A726F1" w:rsidRDefault="00A726F1">
      <w:pPr>
        <w:spacing w:before="2"/>
        <w:rPr>
          <w:rFonts w:ascii="Futura Medium" w:eastAsia="Futura Medium" w:hAnsi="Futura Medium" w:cs="Futura Medium"/>
          <w:sz w:val="25"/>
          <w:szCs w:val="25"/>
        </w:rPr>
      </w:pPr>
    </w:p>
    <w:p w14:paraId="4F59270A" w14:textId="77777777" w:rsidR="00A726F1" w:rsidRDefault="0007046C">
      <w:pPr>
        <w:pStyle w:val="BodyText"/>
        <w:spacing w:line="253" w:lineRule="auto"/>
        <w:ind w:left="259" w:firstLine="0"/>
      </w:pPr>
      <w:r>
        <w:rPr>
          <w:color w:val="585858"/>
          <w:w w:val="105"/>
        </w:rPr>
        <w:t>Causal</w:t>
      </w:r>
      <w:r>
        <w:rPr>
          <w:rFonts w:ascii="Times New Roman"/>
          <w:color w:val="585858"/>
          <w:spacing w:val="21"/>
          <w:w w:val="104"/>
        </w:rPr>
        <w:t xml:space="preserve"> </w:t>
      </w:r>
      <w:r>
        <w:rPr>
          <w:color w:val="585858"/>
          <w:spacing w:val="-1"/>
        </w:rPr>
        <w:t>Reasoning</w:t>
      </w:r>
    </w:p>
    <w:p w14:paraId="2A3B83B9" w14:textId="77777777" w:rsidR="00A726F1" w:rsidRDefault="0007046C">
      <w:pPr>
        <w:pStyle w:val="BodyText"/>
        <w:spacing w:line="250" w:lineRule="auto"/>
        <w:ind w:left="259" w:right="201" w:firstLine="0"/>
        <w:jc w:val="both"/>
      </w:pPr>
      <w:r>
        <w:rPr>
          <w:w w:val="105"/>
        </w:rPr>
        <w:br w:type="column"/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methodology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used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investigate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incidents.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incident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 event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rFonts w:ascii="Times New Roman"/>
          <w:color w:val="585858"/>
          <w:spacing w:val="56"/>
          <w:w w:val="104"/>
        </w:rPr>
        <w:t xml:space="preserve"> </w:t>
      </w:r>
      <w:r>
        <w:rPr>
          <w:color w:val="585858"/>
          <w:spacing w:val="-1"/>
          <w:w w:val="105"/>
        </w:rPr>
        <w:t>chain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events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resulted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undesirable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unexpected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w w:val="105"/>
        </w:rPr>
        <w:t>outcome.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51"/>
          <w:w w:val="104"/>
        </w:rPr>
        <w:t xml:space="preserve"> </w:t>
      </w:r>
      <w:r>
        <w:rPr>
          <w:color w:val="585858"/>
          <w:spacing w:val="-1"/>
          <w:w w:val="105"/>
        </w:rPr>
        <w:t>purpose</w:t>
      </w:r>
      <w:r>
        <w:rPr>
          <w:color w:val="585858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w w:val="105"/>
        </w:rPr>
        <w:t xml:space="preserve"> the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incident</w:t>
      </w:r>
      <w:r>
        <w:rPr>
          <w:color w:val="585858"/>
          <w:spacing w:val="-1"/>
          <w:w w:val="105"/>
        </w:rPr>
        <w:t xml:space="preserve"> investigation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discover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the causes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 xml:space="preserve">the </w:t>
      </w:r>
      <w:r>
        <w:rPr>
          <w:color w:val="585858"/>
          <w:spacing w:val="-1"/>
          <w:w w:val="105"/>
        </w:rPr>
        <w:t>incident,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learn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from the</w:t>
      </w:r>
      <w:r>
        <w:rPr>
          <w:rFonts w:ascii="Times New Roman"/>
          <w:color w:val="585858"/>
          <w:spacing w:val="71"/>
          <w:w w:val="104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take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corrective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address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causes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1"/>
          <w:w w:val="105"/>
        </w:rPr>
        <w:t>to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improve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rFonts w:ascii="Times New Roman"/>
          <w:color w:val="585858"/>
          <w:spacing w:val="71"/>
          <w:w w:val="104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generated</w:t>
      </w:r>
    </w:p>
    <w:p w14:paraId="483928EC" w14:textId="77777777" w:rsidR="00A726F1" w:rsidRDefault="0007046C">
      <w:pPr>
        <w:pStyle w:val="BodyText"/>
        <w:ind w:left="259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undesirable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outcome.</w:t>
      </w:r>
    </w:p>
    <w:p w14:paraId="53E3C1F8" w14:textId="77777777" w:rsidR="00A726F1" w:rsidRDefault="0007046C">
      <w:pPr>
        <w:pStyle w:val="BodyText"/>
        <w:spacing w:before="24" w:line="288" w:lineRule="auto"/>
        <w:ind w:left="259" w:right="205" w:firstLine="0"/>
        <w:jc w:val="both"/>
      </w:pPr>
      <w:r>
        <w:rPr>
          <w:color w:val="585858"/>
          <w:spacing w:val="-1"/>
          <w:w w:val="105"/>
        </w:rPr>
        <w:t>In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every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day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(simple)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solving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principles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applied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using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64"/>
          <w:w w:val="104"/>
        </w:rPr>
        <w:t xml:space="preserve"> </w:t>
      </w:r>
      <w:r>
        <w:rPr>
          <w:color w:val="585858"/>
          <w:spacing w:val="-1"/>
          <w:w w:val="105"/>
        </w:rPr>
        <w:t>five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reasoning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questions.</w:t>
      </w:r>
    </w:p>
    <w:p w14:paraId="639537EF" w14:textId="77777777" w:rsidR="00A726F1" w:rsidRDefault="0007046C">
      <w:pPr>
        <w:pStyle w:val="BodyText"/>
        <w:numPr>
          <w:ilvl w:val="0"/>
          <w:numId w:val="3"/>
        </w:numPr>
        <w:tabs>
          <w:tab w:val="left" w:pos="937"/>
        </w:tabs>
        <w:spacing w:line="225" w:lineRule="exact"/>
        <w:ind w:hanging="338"/>
      </w:pPr>
      <w:r>
        <w:rPr>
          <w:color w:val="585858"/>
          <w:spacing w:val="-1"/>
          <w:w w:val="105"/>
        </w:rPr>
        <w:t>What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problem?</w:t>
      </w:r>
    </w:p>
    <w:p w14:paraId="6E8FBACA" w14:textId="77777777" w:rsidR="00A726F1" w:rsidRDefault="0007046C">
      <w:pPr>
        <w:pStyle w:val="BodyText"/>
        <w:numPr>
          <w:ilvl w:val="0"/>
          <w:numId w:val="3"/>
        </w:numPr>
        <w:tabs>
          <w:tab w:val="left" w:pos="937"/>
        </w:tabs>
        <w:spacing w:before="46"/>
        <w:ind w:hanging="338"/>
      </w:pPr>
      <w:r>
        <w:rPr>
          <w:color w:val="585858"/>
          <w:spacing w:val="-1"/>
          <w:w w:val="105"/>
        </w:rPr>
        <w:t>What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we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think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caused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problem?</w:t>
      </w:r>
    </w:p>
    <w:p w14:paraId="1AFDD7F6" w14:textId="77777777" w:rsidR="00A726F1" w:rsidRDefault="0007046C">
      <w:pPr>
        <w:pStyle w:val="BodyText"/>
        <w:numPr>
          <w:ilvl w:val="0"/>
          <w:numId w:val="3"/>
        </w:numPr>
        <w:tabs>
          <w:tab w:val="left" w:pos="937"/>
        </w:tabs>
        <w:spacing w:before="46"/>
        <w:ind w:hanging="338"/>
      </w:pPr>
      <w:r>
        <w:rPr>
          <w:color w:val="585858"/>
          <w:spacing w:val="-1"/>
          <w:w w:val="105"/>
        </w:rPr>
        <w:t>What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evidence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do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we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about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causes?</w:t>
      </w:r>
    </w:p>
    <w:p w14:paraId="1752C685" w14:textId="77777777" w:rsidR="00A726F1" w:rsidRDefault="0007046C">
      <w:pPr>
        <w:pStyle w:val="BodyText"/>
        <w:numPr>
          <w:ilvl w:val="0"/>
          <w:numId w:val="3"/>
        </w:numPr>
        <w:tabs>
          <w:tab w:val="left" w:pos="937"/>
        </w:tabs>
        <w:spacing w:before="46"/>
        <w:ind w:hanging="338"/>
      </w:pPr>
      <w:r>
        <w:rPr>
          <w:color w:val="585858"/>
          <w:spacing w:val="-1"/>
          <w:w w:val="105"/>
        </w:rPr>
        <w:t>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solution(s)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do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1"/>
          <w:w w:val="105"/>
        </w:rPr>
        <w:t>we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mind?</w:t>
      </w:r>
    </w:p>
    <w:p w14:paraId="5D96A119" w14:textId="77777777" w:rsidR="00A726F1" w:rsidRDefault="0007046C">
      <w:pPr>
        <w:pStyle w:val="BodyText"/>
        <w:numPr>
          <w:ilvl w:val="0"/>
          <w:numId w:val="3"/>
        </w:numPr>
        <w:tabs>
          <w:tab w:val="left" w:pos="937"/>
        </w:tabs>
        <w:spacing w:before="44"/>
        <w:ind w:hanging="338"/>
      </w:pPr>
      <w:r>
        <w:rPr>
          <w:color w:val="585858"/>
          <w:spacing w:val="-1"/>
          <w:w w:val="105"/>
        </w:rPr>
        <w:t>How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solution(s)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eliminate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problem?</w:t>
      </w:r>
    </w:p>
    <w:p w14:paraId="76AF328A" w14:textId="77777777" w:rsidR="00A726F1" w:rsidRDefault="0007046C">
      <w:pPr>
        <w:pStyle w:val="BodyText"/>
        <w:spacing w:before="159" w:line="288" w:lineRule="auto"/>
        <w:ind w:left="259" w:right="200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five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reasoning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questions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used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by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individual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group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individuals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who</w:t>
      </w:r>
      <w:r>
        <w:rPr>
          <w:rFonts w:ascii="Times New Roman"/>
          <w:color w:val="585858"/>
          <w:spacing w:val="30"/>
          <w:w w:val="104"/>
        </w:rPr>
        <w:t xml:space="preserve"> </w:t>
      </w:r>
      <w:r>
        <w:rPr>
          <w:color w:val="585858"/>
          <w:spacing w:val="-1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trying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solve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problem 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understand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reason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causally.</w:t>
      </w:r>
    </w:p>
    <w:p w14:paraId="3A32DF01" w14:textId="77777777" w:rsidR="00A726F1" w:rsidRDefault="00A726F1">
      <w:pPr>
        <w:spacing w:line="288" w:lineRule="auto"/>
        <w:jc w:val="both"/>
        <w:sectPr w:rsidR="00A726F1">
          <w:type w:val="continuous"/>
          <w:pgSz w:w="12240" w:h="15840"/>
          <w:pgMar w:top="1500" w:right="1360" w:bottom="280" w:left="1720" w:header="720" w:footer="720" w:gutter="0"/>
          <w:cols w:num="2" w:space="720" w:equalWidth="0">
            <w:col w:w="1077" w:space="368"/>
            <w:col w:w="7715"/>
          </w:cols>
        </w:sectPr>
      </w:pPr>
    </w:p>
    <w:p w14:paraId="4CA20167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7E1CB6AA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2E988754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2C8C66D3" w14:textId="77777777" w:rsidR="00A726F1" w:rsidRDefault="0007046C">
      <w:pPr>
        <w:pStyle w:val="BodyText"/>
        <w:spacing w:before="146" w:line="248" w:lineRule="auto"/>
        <w:ind w:left="259" w:right="209" w:firstLine="0"/>
      </w:pPr>
      <w:r>
        <w:rPr>
          <w:color w:val="585858"/>
        </w:rPr>
        <w:t>Corrective</w:t>
      </w:r>
      <w:r>
        <w:rPr>
          <w:rFonts w:ascii="Times New Roman"/>
          <w:color w:val="585858"/>
          <w:spacing w:val="23"/>
          <w:w w:val="104"/>
        </w:rPr>
        <w:t xml:space="preserve"> </w:t>
      </w:r>
      <w:r>
        <w:rPr>
          <w:color w:val="585858"/>
          <w:w w:val="105"/>
        </w:rPr>
        <w:t>Action</w:t>
      </w:r>
    </w:p>
    <w:p w14:paraId="2151872B" w14:textId="77777777" w:rsidR="00A726F1" w:rsidRDefault="0007046C">
      <w:pPr>
        <w:pStyle w:val="BodyText"/>
        <w:spacing w:before="129" w:line="250" w:lineRule="auto"/>
        <w:ind w:left="259" w:firstLine="0"/>
      </w:pPr>
      <w:r>
        <w:rPr>
          <w:color w:val="585858"/>
          <w:w w:val="105"/>
        </w:rPr>
        <w:t>Long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rFonts w:ascii="Times New Roman"/>
          <w:color w:val="585858"/>
          <w:spacing w:val="23"/>
          <w:w w:val="104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26"/>
          <w:w w:val="104"/>
        </w:rPr>
        <w:t xml:space="preserve"> </w:t>
      </w:r>
      <w:r>
        <w:rPr>
          <w:color w:val="585858"/>
          <w:spacing w:val="-3"/>
        </w:rPr>
        <w:t>Opportunities</w:t>
      </w:r>
    </w:p>
    <w:p w14:paraId="4FBB4048" w14:textId="77777777" w:rsidR="00A726F1" w:rsidRDefault="0007046C">
      <w:pPr>
        <w:pStyle w:val="BodyText"/>
        <w:spacing w:before="113" w:line="248" w:lineRule="auto"/>
        <w:ind w:left="259" w:right="205" w:firstLine="0"/>
      </w:pPr>
      <w:r>
        <w:rPr>
          <w:w w:val="105"/>
        </w:rPr>
        <w:br w:type="column"/>
      </w:r>
      <w:r>
        <w:rPr>
          <w:color w:val="585858"/>
          <w:spacing w:val="-1"/>
          <w:w w:val="105"/>
        </w:rPr>
        <w:t>Solving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21"/>
          <w:w w:val="105"/>
        </w:rPr>
        <w:t xml:space="preserve"> </w:t>
      </w:r>
      <w:r>
        <w:rPr>
          <w:color w:val="585858"/>
          <w:w w:val="105"/>
        </w:rPr>
        <w:t>complex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21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typically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spacing w:val="-1"/>
          <w:w w:val="105"/>
        </w:rPr>
        <w:t>requires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multi-disciplinary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who</w:t>
      </w:r>
      <w:r>
        <w:rPr>
          <w:rFonts w:ascii="Times New Roman"/>
          <w:color w:val="585858"/>
          <w:spacing w:val="40"/>
          <w:w w:val="104"/>
        </w:rPr>
        <w:t xml:space="preserve"> </w:t>
      </w:r>
      <w:r>
        <w:rPr>
          <w:color w:val="585858"/>
          <w:spacing w:val="-1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skilled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use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who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get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help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Learning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Facilitator.</w:t>
      </w:r>
    </w:p>
    <w:p w14:paraId="5D9DE4D1" w14:textId="77777777" w:rsidR="00A726F1" w:rsidRDefault="00A726F1">
      <w:pPr>
        <w:spacing w:before="10"/>
        <w:rPr>
          <w:rFonts w:ascii="Futura Medium" w:eastAsia="Futura Medium" w:hAnsi="Futura Medium" w:cs="Futura Medium"/>
          <w:sz w:val="14"/>
          <w:szCs w:val="14"/>
        </w:rPr>
      </w:pPr>
    </w:p>
    <w:p w14:paraId="0D601DE4" w14:textId="77777777" w:rsidR="00A726F1" w:rsidRDefault="0007046C">
      <w:pPr>
        <w:pStyle w:val="BodyText"/>
        <w:spacing w:line="250" w:lineRule="auto"/>
        <w:ind w:left="259" w:right="202" w:hanging="1"/>
      </w:pPr>
      <w:r>
        <w:rPr>
          <w:color w:val="585858"/>
          <w:spacing w:val="-1"/>
          <w:w w:val="105"/>
        </w:rPr>
        <w:t>Actions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address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cause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1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creates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reliably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generates</w:t>
      </w:r>
      <w:r>
        <w:rPr>
          <w:rFonts w:ascii="Times New Roman"/>
          <w:color w:val="585858"/>
          <w:spacing w:val="85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desired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performance</w:t>
      </w:r>
    </w:p>
    <w:p w14:paraId="3B675FE3" w14:textId="77777777" w:rsidR="00A726F1" w:rsidRDefault="00A726F1">
      <w:pPr>
        <w:spacing w:before="5"/>
        <w:rPr>
          <w:rFonts w:ascii="Futura Medium" w:eastAsia="Futura Medium" w:hAnsi="Futura Medium" w:cs="Futura Medium"/>
          <w:sz w:val="19"/>
          <w:szCs w:val="19"/>
        </w:rPr>
      </w:pPr>
    </w:p>
    <w:p w14:paraId="07D659D1" w14:textId="77777777" w:rsidR="00A726F1" w:rsidRDefault="0007046C">
      <w:pPr>
        <w:pStyle w:val="BodyText"/>
        <w:spacing w:line="250" w:lineRule="auto"/>
        <w:ind w:left="259" w:right="205" w:firstLine="0"/>
      </w:pPr>
      <w:r>
        <w:rPr>
          <w:color w:val="585858"/>
          <w:spacing w:val="-1"/>
          <w:w w:val="105"/>
        </w:rPr>
        <w:t>Threats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delivering,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meet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beat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commitments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rFonts w:ascii="Times New Roman"/>
          <w:color w:val="585858"/>
          <w:spacing w:val="83"/>
          <w:w w:val="104"/>
        </w:rPr>
        <w:t xml:space="preserve"> </w:t>
      </w:r>
      <w:r>
        <w:rPr>
          <w:color w:val="585858"/>
          <w:spacing w:val="-8"/>
          <w:w w:val="105"/>
        </w:rPr>
        <w:t>typically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require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than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1"/>
          <w:w w:val="105"/>
        </w:rPr>
        <w:t>30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calendar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days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manage.</w:t>
      </w:r>
    </w:p>
    <w:p w14:paraId="45404BF1" w14:textId="77777777" w:rsidR="00A726F1" w:rsidRDefault="00A726F1">
      <w:pPr>
        <w:spacing w:line="250" w:lineRule="auto"/>
        <w:sectPr w:rsidR="00A726F1">
          <w:type w:val="continuous"/>
          <w:pgSz w:w="12240" w:h="15840"/>
          <w:pgMar w:top="1500" w:right="1360" w:bottom="280" w:left="1720" w:header="720" w:footer="720" w:gutter="0"/>
          <w:cols w:num="2" w:space="720" w:equalWidth="0">
            <w:col w:w="1276" w:space="169"/>
            <w:col w:w="7715"/>
          </w:cols>
        </w:sectPr>
      </w:pPr>
    </w:p>
    <w:p w14:paraId="4EAE2C0D" w14:textId="77777777" w:rsidR="00A726F1" w:rsidRDefault="00A726F1">
      <w:pPr>
        <w:spacing w:before="12"/>
        <w:rPr>
          <w:rFonts w:ascii="Futura Medium" w:eastAsia="Futura Medium" w:hAnsi="Futura Medium" w:cs="Futura Medium"/>
          <w:sz w:val="29"/>
          <w:szCs w:val="29"/>
        </w:rPr>
      </w:pPr>
    </w:p>
    <w:p w14:paraId="0ADCBDDA" w14:textId="77777777" w:rsidR="00A726F1" w:rsidRDefault="0007046C">
      <w:pPr>
        <w:pStyle w:val="BodyText"/>
        <w:tabs>
          <w:tab w:val="left" w:pos="1704"/>
        </w:tabs>
        <w:spacing w:before="68"/>
        <w:ind w:left="259" w:firstLine="0"/>
      </w:pPr>
      <w:r>
        <w:rPr>
          <w:color w:val="585858"/>
        </w:rPr>
        <w:t>Term</w:t>
      </w:r>
      <w:r>
        <w:rPr>
          <w:rFonts w:ascii="Times New Roman"/>
          <w:color w:val="585858"/>
        </w:rPr>
        <w:tab/>
      </w:r>
      <w:r>
        <w:rPr>
          <w:color w:val="585858"/>
          <w:w w:val="105"/>
        </w:rPr>
        <w:t>Definition</w:t>
      </w:r>
    </w:p>
    <w:p w14:paraId="516C007A" w14:textId="77777777" w:rsidR="00A726F1" w:rsidRDefault="00A726F1">
      <w:pPr>
        <w:spacing w:before="6"/>
        <w:rPr>
          <w:rFonts w:ascii="Futura Medium" w:eastAsia="Futura Medium" w:hAnsi="Futura Medium" w:cs="Futura Medium"/>
          <w:sz w:val="17"/>
          <w:szCs w:val="17"/>
        </w:rPr>
      </w:pPr>
    </w:p>
    <w:p w14:paraId="375B2F93" w14:textId="77777777" w:rsidR="00A726F1" w:rsidRDefault="00A726F1">
      <w:pPr>
        <w:rPr>
          <w:rFonts w:ascii="Futura Medium" w:eastAsia="Futura Medium" w:hAnsi="Futura Medium" w:cs="Futura Medium"/>
          <w:sz w:val="17"/>
          <w:szCs w:val="17"/>
        </w:rPr>
        <w:sectPr w:rsidR="00A726F1">
          <w:pgSz w:w="12240" w:h="15840"/>
          <w:pgMar w:top="1280" w:right="1360" w:bottom="1060" w:left="1720" w:header="832" w:footer="862" w:gutter="0"/>
          <w:cols w:space="720"/>
        </w:sectPr>
      </w:pPr>
    </w:p>
    <w:p w14:paraId="403CD96B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796DAE7E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7FCC02B1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5090484C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4A325929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089353AA" w14:textId="77777777" w:rsidR="00A726F1" w:rsidRDefault="00A726F1">
      <w:pPr>
        <w:spacing w:before="11"/>
        <w:rPr>
          <w:rFonts w:ascii="Futura Medium" w:eastAsia="Futura Medium" w:hAnsi="Futura Medium" w:cs="Futura Medium"/>
          <w:sz w:val="13"/>
          <w:szCs w:val="13"/>
        </w:rPr>
      </w:pPr>
    </w:p>
    <w:p w14:paraId="16FD451A" w14:textId="77777777" w:rsidR="00A726F1" w:rsidRDefault="0007046C">
      <w:pPr>
        <w:pStyle w:val="BodyText"/>
        <w:spacing w:line="286" w:lineRule="auto"/>
        <w:ind w:left="259" w:firstLine="0"/>
      </w:pPr>
      <w:r>
        <w:rPr>
          <w:color w:val="585858"/>
          <w:w w:val="105"/>
        </w:rPr>
        <w:t>MTO</w:t>
      </w:r>
      <w:r>
        <w:rPr>
          <w:color w:val="585858"/>
          <w:spacing w:val="-21"/>
          <w:w w:val="105"/>
        </w:rPr>
        <w:t xml:space="preserve"> </w:t>
      </w:r>
      <w:r>
        <w:rPr>
          <w:color w:val="585858"/>
          <w:w w:val="105"/>
        </w:rPr>
        <w:t>Steering</w:t>
      </w:r>
      <w:r>
        <w:rPr>
          <w:rFonts w:ascii="Times New Roman"/>
          <w:color w:val="585858"/>
          <w:spacing w:val="22"/>
          <w:w w:val="104"/>
        </w:rPr>
        <w:t xml:space="preserve"> </w:t>
      </w:r>
      <w:r>
        <w:rPr>
          <w:color w:val="585858"/>
          <w:w w:val="105"/>
        </w:rPr>
        <w:t>Team</w:t>
      </w:r>
    </w:p>
    <w:p w14:paraId="0D50AD99" w14:textId="77777777" w:rsidR="00A726F1" w:rsidRDefault="0007046C">
      <w:pPr>
        <w:pStyle w:val="BodyText"/>
        <w:spacing w:before="68" w:line="286" w:lineRule="auto"/>
        <w:ind w:left="259" w:right="205" w:firstLine="0"/>
      </w:pPr>
      <w:r>
        <w:rPr>
          <w:w w:val="105"/>
        </w:rPr>
        <w:br w:type="column"/>
      </w:r>
      <w:r>
        <w:rPr>
          <w:color w:val="585858"/>
          <w:spacing w:val="-1"/>
          <w:w w:val="105"/>
        </w:rPr>
        <w:t>Chartered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by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Manager/Site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General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Manager.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steering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governing</w:t>
      </w:r>
      <w:r>
        <w:rPr>
          <w:rFonts w:ascii="Times New Roman"/>
          <w:color w:val="585858"/>
          <w:spacing w:val="51"/>
          <w:w w:val="104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delivery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responsible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for:</w:t>
      </w:r>
    </w:p>
    <w:p w14:paraId="6B206E11" w14:textId="77777777" w:rsidR="00A726F1" w:rsidRDefault="0007046C">
      <w:pPr>
        <w:pStyle w:val="BodyText"/>
        <w:numPr>
          <w:ilvl w:val="0"/>
          <w:numId w:val="2"/>
        </w:numPr>
        <w:tabs>
          <w:tab w:val="left" w:pos="937"/>
        </w:tabs>
        <w:spacing w:before="115"/>
        <w:ind w:hanging="338"/>
      </w:pPr>
      <w:r>
        <w:rPr>
          <w:color w:val="585858"/>
          <w:spacing w:val="-2"/>
          <w:w w:val="105"/>
        </w:rPr>
        <w:t>managing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site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wide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2"/>
          <w:w w:val="105"/>
        </w:rPr>
        <w:t>opportunities</w:t>
      </w:r>
    </w:p>
    <w:p w14:paraId="562B77D0" w14:textId="77777777" w:rsidR="00A726F1" w:rsidRDefault="0007046C">
      <w:pPr>
        <w:pStyle w:val="BodyText"/>
        <w:numPr>
          <w:ilvl w:val="0"/>
          <w:numId w:val="2"/>
        </w:numPr>
        <w:tabs>
          <w:tab w:val="left" w:pos="937"/>
        </w:tabs>
        <w:spacing w:before="10" w:line="248" w:lineRule="auto"/>
        <w:ind w:right="205" w:hanging="338"/>
      </w:pPr>
      <w:r>
        <w:rPr>
          <w:color w:val="585858"/>
          <w:spacing w:val="-1"/>
          <w:w w:val="105"/>
        </w:rPr>
        <w:t>defining</w:t>
      </w:r>
      <w:r>
        <w:rPr>
          <w:color w:val="585858"/>
          <w:w w:val="105"/>
        </w:rPr>
        <w:t xml:space="preserve"> 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 xml:space="preserve">the 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 xml:space="preserve">strategy 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w w:val="105"/>
        </w:rPr>
        <w:t xml:space="preserve"> 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 xml:space="preserve">schedule 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w w:val="105"/>
        </w:rPr>
        <w:t xml:space="preserve"> 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 xml:space="preserve">the 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proactive</w:t>
      </w:r>
      <w:r>
        <w:rPr>
          <w:color w:val="585858"/>
          <w:w w:val="105"/>
        </w:rPr>
        <w:t xml:space="preserve"> 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 xml:space="preserve">threat 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 xml:space="preserve">and 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rFonts w:ascii="Times New Roman"/>
          <w:color w:val="585858"/>
          <w:spacing w:val="35"/>
          <w:w w:val="104"/>
        </w:rPr>
        <w:t xml:space="preserve"> </w:t>
      </w:r>
      <w:r>
        <w:rPr>
          <w:color w:val="585858"/>
          <w:spacing w:val="-1"/>
          <w:w w:val="105"/>
        </w:rPr>
        <w:t>identification</w:t>
      </w:r>
    </w:p>
    <w:p w14:paraId="5CA0474B" w14:textId="77777777" w:rsidR="00A726F1" w:rsidRDefault="0007046C">
      <w:pPr>
        <w:pStyle w:val="BodyText"/>
        <w:numPr>
          <w:ilvl w:val="0"/>
          <w:numId w:val="2"/>
        </w:numPr>
        <w:tabs>
          <w:tab w:val="left" w:pos="937"/>
        </w:tabs>
        <w:spacing w:before="3"/>
        <w:ind w:hanging="338"/>
      </w:pPr>
      <w:r>
        <w:rPr>
          <w:color w:val="585858"/>
          <w:spacing w:val="-1"/>
          <w:w w:val="105"/>
        </w:rPr>
        <w:t>setting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criteria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3"/>
          <w:w w:val="105"/>
        </w:rPr>
        <w:t xml:space="preserve"> </w:t>
      </w:r>
      <w:proofErr w:type="spellStart"/>
      <w:r>
        <w:rPr>
          <w:color w:val="585858"/>
          <w:w w:val="105"/>
        </w:rPr>
        <w:t>prioritisation</w:t>
      </w:r>
      <w:proofErr w:type="spellEnd"/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selection</w:t>
      </w:r>
      <w:r>
        <w:rPr>
          <w:color w:val="585858"/>
          <w:spacing w:val="2"/>
          <w:w w:val="105"/>
        </w:rPr>
        <w:t xml:space="preserve"> of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w w:val="105"/>
        </w:rPr>
        <w:t xml:space="preserve"> </w:t>
      </w:r>
      <w:r>
        <w:rPr>
          <w:color w:val="585858"/>
          <w:spacing w:val="1"/>
          <w:w w:val="105"/>
        </w:rPr>
        <w:t xml:space="preserve">and </w:t>
      </w:r>
      <w:r>
        <w:rPr>
          <w:color w:val="585858"/>
          <w:spacing w:val="-1"/>
          <w:w w:val="105"/>
        </w:rPr>
        <w:t>opportunities</w:t>
      </w:r>
    </w:p>
    <w:p w14:paraId="0BDBF532" w14:textId="77777777" w:rsidR="00A726F1" w:rsidRDefault="0007046C">
      <w:pPr>
        <w:pStyle w:val="BodyText"/>
        <w:numPr>
          <w:ilvl w:val="0"/>
          <w:numId w:val="2"/>
        </w:numPr>
        <w:tabs>
          <w:tab w:val="left" w:pos="937"/>
        </w:tabs>
        <w:spacing w:before="10"/>
        <w:ind w:hanging="338"/>
      </w:pPr>
      <w:r>
        <w:rPr>
          <w:color w:val="585858"/>
          <w:spacing w:val="-1"/>
          <w:w w:val="105"/>
        </w:rPr>
        <w:t>driving</w:t>
      </w:r>
      <w:r>
        <w:rPr>
          <w:color w:val="585858"/>
          <w:w w:val="105"/>
        </w:rPr>
        <w:t xml:space="preserve"> 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effective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execution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solution</w:t>
      </w:r>
    </w:p>
    <w:p w14:paraId="105A36B0" w14:textId="77777777" w:rsidR="00A726F1" w:rsidRDefault="0007046C">
      <w:pPr>
        <w:pStyle w:val="BodyText"/>
        <w:numPr>
          <w:ilvl w:val="0"/>
          <w:numId w:val="2"/>
        </w:numPr>
        <w:tabs>
          <w:tab w:val="left" w:pos="937"/>
        </w:tabs>
        <w:spacing w:before="10"/>
        <w:ind w:hanging="338"/>
      </w:pPr>
      <w:r>
        <w:rPr>
          <w:color w:val="585858"/>
          <w:w w:val="105"/>
        </w:rPr>
        <w:t>ensuring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build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up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adequately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addresses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key</w:t>
      </w:r>
      <w:r>
        <w:rPr>
          <w:color w:val="585858"/>
          <w:spacing w:val="42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2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</w:p>
    <w:p w14:paraId="6FF0C844" w14:textId="77777777" w:rsidR="00A726F1" w:rsidRDefault="0007046C">
      <w:pPr>
        <w:pStyle w:val="BodyText"/>
        <w:numPr>
          <w:ilvl w:val="0"/>
          <w:numId w:val="2"/>
        </w:numPr>
        <w:tabs>
          <w:tab w:val="left" w:pos="937"/>
        </w:tabs>
        <w:spacing w:before="10"/>
        <w:ind w:hanging="338"/>
      </w:pPr>
      <w:r>
        <w:rPr>
          <w:color w:val="585858"/>
          <w:spacing w:val="-1"/>
          <w:w w:val="105"/>
        </w:rPr>
        <w:t>monitoring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results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implemented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resolution.</w:t>
      </w:r>
    </w:p>
    <w:p w14:paraId="033FB9BD" w14:textId="77777777" w:rsidR="00A726F1" w:rsidRDefault="0007046C">
      <w:pPr>
        <w:pStyle w:val="BodyText"/>
        <w:spacing w:before="123" w:line="248" w:lineRule="auto"/>
        <w:ind w:left="598" w:right="205" w:firstLine="0"/>
      </w:pPr>
      <w:r>
        <w:rPr>
          <w:color w:val="585858"/>
          <w:spacing w:val="-1"/>
          <w:w w:val="105"/>
        </w:rPr>
        <w:t>Members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may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include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Manager,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Site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Owner,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Asset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Engineering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Manager,</w:t>
      </w:r>
      <w:r>
        <w:rPr>
          <w:rFonts w:ascii="Times New Roman"/>
          <w:color w:val="585858"/>
          <w:spacing w:val="78"/>
          <w:w w:val="104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Maintenance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Manager,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etc.</w:t>
      </w:r>
    </w:p>
    <w:p w14:paraId="3EC543D4" w14:textId="77777777" w:rsidR="00A726F1" w:rsidRDefault="00A726F1">
      <w:pPr>
        <w:spacing w:line="248" w:lineRule="auto"/>
        <w:sectPr w:rsidR="00A726F1">
          <w:type w:val="continuous"/>
          <w:pgSz w:w="12240" w:h="15840"/>
          <w:pgMar w:top="1500" w:right="1360" w:bottom="280" w:left="1720" w:header="720" w:footer="720" w:gutter="0"/>
          <w:cols w:num="2" w:space="720" w:equalWidth="0">
            <w:col w:w="1353" w:space="92"/>
            <w:col w:w="7715"/>
          </w:cols>
        </w:sectPr>
      </w:pPr>
    </w:p>
    <w:p w14:paraId="30C7F063" w14:textId="77777777" w:rsidR="00A726F1" w:rsidRDefault="00A726F1">
      <w:pPr>
        <w:spacing w:before="12"/>
        <w:rPr>
          <w:rFonts w:ascii="Futura Medium" w:eastAsia="Futura Medium" w:hAnsi="Futura Medium" w:cs="Futura Medium"/>
          <w:sz w:val="13"/>
          <w:szCs w:val="13"/>
        </w:rPr>
      </w:pPr>
    </w:p>
    <w:p w14:paraId="015DE4AE" w14:textId="77777777" w:rsidR="00A726F1" w:rsidRDefault="00A726F1">
      <w:pPr>
        <w:rPr>
          <w:rFonts w:ascii="Futura Medium" w:eastAsia="Futura Medium" w:hAnsi="Futura Medium" w:cs="Futura Medium"/>
          <w:sz w:val="13"/>
          <w:szCs w:val="13"/>
        </w:rPr>
        <w:sectPr w:rsidR="00A726F1">
          <w:type w:val="continuous"/>
          <w:pgSz w:w="12240" w:h="15840"/>
          <w:pgMar w:top="1500" w:right="1360" w:bottom="280" w:left="1720" w:header="720" w:footer="720" w:gutter="0"/>
          <w:cols w:space="720"/>
        </w:sectPr>
      </w:pPr>
    </w:p>
    <w:p w14:paraId="0A1A8B1B" w14:textId="77777777" w:rsidR="00A726F1" w:rsidRDefault="00A726F1">
      <w:pPr>
        <w:spacing w:before="12"/>
        <w:rPr>
          <w:rFonts w:ascii="Futura Medium" w:eastAsia="Futura Medium" w:hAnsi="Futura Medium" w:cs="Futura Medium"/>
          <w:sz w:val="21"/>
          <w:szCs w:val="21"/>
        </w:rPr>
      </w:pPr>
    </w:p>
    <w:p w14:paraId="37573E83" w14:textId="77777777" w:rsidR="00A726F1" w:rsidRDefault="0007046C">
      <w:pPr>
        <w:pStyle w:val="BodyText"/>
        <w:ind w:left="259" w:firstLine="0"/>
      </w:pPr>
      <w:r>
        <w:rPr>
          <w:color w:val="585858"/>
          <w:w w:val="105"/>
        </w:rPr>
        <w:t>MTO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Tool</w:t>
      </w:r>
    </w:p>
    <w:p w14:paraId="2905F34E" w14:textId="77777777" w:rsidR="00A726F1" w:rsidRDefault="0007046C">
      <w:pPr>
        <w:pStyle w:val="BodyText"/>
        <w:spacing w:before="68" w:line="286" w:lineRule="auto"/>
        <w:ind w:left="259" w:right="205" w:firstLine="0"/>
      </w:pPr>
      <w:r>
        <w:rPr>
          <w:w w:val="105"/>
        </w:rPr>
        <w:br w:type="column"/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tool</w:t>
      </w:r>
      <w:r>
        <w:rPr>
          <w:color w:val="585858"/>
          <w:spacing w:val="-7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utilised</w:t>
      </w:r>
      <w:proofErr w:type="spellEnd"/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document,</w:t>
      </w:r>
      <w:r>
        <w:rPr>
          <w:color w:val="585858"/>
          <w:spacing w:val="-10"/>
          <w:w w:val="105"/>
        </w:rPr>
        <w:t xml:space="preserve"> </w:t>
      </w:r>
      <w:proofErr w:type="spellStart"/>
      <w:r>
        <w:rPr>
          <w:color w:val="585858"/>
          <w:w w:val="105"/>
        </w:rPr>
        <w:t>prioritise</w:t>
      </w:r>
      <w:proofErr w:type="spellEnd"/>
      <w:r>
        <w:rPr>
          <w:color w:val="585858"/>
          <w:w w:val="105"/>
        </w:rPr>
        <w:t>,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track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mitigation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status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rFonts w:ascii="Times New Roman"/>
          <w:color w:val="585858"/>
          <w:spacing w:val="67"/>
          <w:w w:val="104"/>
        </w:rPr>
        <w:t xml:space="preserve"> </w:t>
      </w:r>
      <w:r>
        <w:rPr>
          <w:color w:val="585858"/>
          <w:spacing w:val="-1"/>
          <w:w w:val="105"/>
        </w:rPr>
        <w:t>long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term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opportunities.</w:t>
      </w:r>
    </w:p>
    <w:p w14:paraId="6453D30C" w14:textId="77777777" w:rsidR="00A726F1" w:rsidRDefault="00A726F1">
      <w:pPr>
        <w:spacing w:line="286" w:lineRule="auto"/>
        <w:sectPr w:rsidR="00A726F1">
          <w:type w:val="continuous"/>
          <w:pgSz w:w="12240" w:h="15840"/>
          <w:pgMar w:top="1500" w:right="1360" w:bottom="280" w:left="1720" w:header="720" w:footer="720" w:gutter="0"/>
          <w:cols w:num="2" w:space="720" w:equalWidth="0">
            <w:col w:w="1039" w:space="406"/>
            <w:col w:w="7715"/>
          </w:cols>
        </w:sectPr>
      </w:pPr>
    </w:p>
    <w:p w14:paraId="7ED459C8" w14:textId="77777777" w:rsidR="00A726F1" w:rsidRDefault="00A726F1">
      <w:pPr>
        <w:spacing w:before="10"/>
        <w:rPr>
          <w:rFonts w:ascii="Futura Medium" w:eastAsia="Futura Medium" w:hAnsi="Futura Medium" w:cs="Futura Medium"/>
          <w:sz w:val="13"/>
          <w:szCs w:val="13"/>
        </w:rPr>
      </w:pPr>
    </w:p>
    <w:p w14:paraId="33855979" w14:textId="77777777" w:rsidR="00A726F1" w:rsidRDefault="0007046C">
      <w:pPr>
        <w:pStyle w:val="BodyText"/>
        <w:spacing w:before="68" w:line="288" w:lineRule="auto"/>
        <w:ind w:left="1704" w:right="202" w:hanging="1"/>
        <w:jc w:val="both"/>
      </w:pPr>
      <w:r>
        <w:rPr>
          <w:color w:val="585858"/>
          <w:w w:val="105"/>
        </w:rPr>
        <w:t>Any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item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increases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Asset’s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injection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capability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above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current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rFonts w:ascii="Times New Roman" w:eastAsia="Times New Roman" w:hAnsi="Times New Roman" w:cs="Times New Roman"/>
          <w:color w:val="585858"/>
          <w:spacing w:val="77"/>
          <w:w w:val="104"/>
        </w:rPr>
        <w:t xml:space="preserve"> </w:t>
      </w:r>
      <w:r>
        <w:rPr>
          <w:color w:val="585858"/>
          <w:spacing w:val="-1"/>
          <w:w w:val="105"/>
        </w:rPr>
        <w:t>capacity,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improves 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Assets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cost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structure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beat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current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plan,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well</w:t>
      </w:r>
      <w:r>
        <w:rPr>
          <w:rFonts w:ascii="Times New Roman" w:eastAsia="Times New Roman" w:hAnsi="Times New Roman" w:cs="Times New Roman"/>
          <w:color w:val="585858"/>
          <w:spacing w:val="61"/>
          <w:w w:val="104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any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margin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and/or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CO2/energy-related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increases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site’s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capability</w:t>
      </w:r>
      <w:r>
        <w:rPr>
          <w:rFonts w:ascii="Times New Roman" w:eastAsia="Times New Roman" w:hAnsi="Times New Roman" w:cs="Times New Roman"/>
          <w:color w:val="585858"/>
          <w:spacing w:val="45"/>
          <w:w w:val="104"/>
        </w:rPr>
        <w:t xml:space="preserve"> </w:t>
      </w:r>
      <w:r>
        <w:rPr>
          <w:color w:val="585858"/>
          <w:spacing w:val="-1"/>
          <w:w w:val="105"/>
        </w:rPr>
        <w:t>above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current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plan.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Examples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include:</w:t>
      </w:r>
    </w:p>
    <w:p w14:paraId="1DC64EB3" w14:textId="77777777" w:rsidR="00A726F1" w:rsidRDefault="00A726F1">
      <w:pPr>
        <w:spacing w:line="288" w:lineRule="auto"/>
        <w:jc w:val="both"/>
        <w:sectPr w:rsidR="00A726F1">
          <w:type w:val="continuous"/>
          <w:pgSz w:w="12240" w:h="15840"/>
          <w:pgMar w:top="1500" w:right="1360" w:bottom="280" w:left="1720" w:header="720" w:footer="720" w:gutter="0"/>
          <w:cols w:space="720"/>
        </w:sectPr>
      </w:pPr>
    </w:p>
    <w:p w14:paraId="5BC5F767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54B1041B" w14:textId="77777777" w:rsidR="00A726F1" w:rsidRDefault="00A726F1">
      <w:pPr>
        <w:spacing w:before="11"/>
        <w:rPr>
          <w:rFonts w:ascii="Futura Medium" w:eastAsia="Futura Medium" w:hAnsi="Futura Medium" w:cs="Futura Medium"/>
          <w:sz w:val="23"/>
          <w:szCs w:val="23"/>
        </w:rPr>
      </w:pPr>
    </w:p>
    <w:p w14:paraId="25F769E9" w14:textId="77777777" w:rsidR="00A726F1" w:rsidRDefault="0007046C">
      <w:pPr>
        <w:pStyle w:val="BodyText"/>
        <w:ind w:left="259" w:firstLine="0"/>
      </w:pPr>
      <w:r>
        <w:rPr>
          <w:color w:val="585858"/>
          <w:spacing w:val="-3"/>
        </w:rPr>
        <w:t>Opportunity</w:t>
      </w:r>
    </w:p>
    <w:p w14:paraId="1FA6CAEA" w14:textId="77777777" w:rsidR="00A726F1" w:rsidRDefault="0007046C">
      <w:pPr>
        <w:pStyle w:val="BodyText"/>
        <w:numPr>
          <w:ilvl w:val="0"/>
          <w:numId w:val="1"/>
        </w:numPr>
        <w:tabs>
          <w:tab w:val="left" w:pos="599"/>
        </w:tabs>
        <w:spacing w:before="113"/>
        <w:ind w:hanging="338"/>
      </w:pPr>
      <w:r>
        <w:rPr>
          <w:color w:val="585858"/>
          <w:w w:val="105"/>
        </w:rPr>
        <w:br w:type="column"/>
      </w:r>
      <w:r>
        <w:rPr>
          <w:color w:val="585858"/>
          <w:spacing w:val="-1"/>
          <w:w w:val="105"/>
        </w:rPr>
        <w:t>Improvements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crude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desalter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increased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crude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flexibility.</w:t>
      </w:r>
    </w:p>
    <w:p w14:paraId="5CC3407B" w14:textId="77777777" w:rsidR="00A726F1" w:rsidRDefault="0007046C">
      <w:pPr>
        <w:pStyle w:val="BodyText"/>
        <w:numPr>
          <w:ilvl w:val="0"/>
          <w:numId w:val="1"/>
        </w:numPr>
        <w:tabs>
          <w:tab w:val="left" w:pos="599"/>
        </w:tabs>
        <w:spacing w:before="8" w:line="250" w:lineRule="auto"/>
        <w:ind w:right="338" w:hanging="338"/>
      </w:pPr>
      <w:r>
        <w:rPr>
          <w:color w:val="585858"/>
          <w:spacing w:val="-1"/>
          <w:w w:val="105"/>
        </w:rPr>
        <w:t>Catalyst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change,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adding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guard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bed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adapting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allow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processing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high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Hg</w:t>
      </w:r>
      <w:r>
        <w:rPr>
          <w:rFonts w:ascii="Times New Roman"/>
          <w:color w:val="585858"/>
          <w:spacing w:val="51"/>
          <w:w w:val="104"/>
        </w:rPr>
        <w:t xml:space="preserve"> </w:t>
      </w:r>
      <w:r>
        <w:rPr>
          <w:color w:val="585858"/>
          <w:spacing w:val="-1"/>
          <w:w w:val="105"/>
        </w:rPr>
        <w:t>feedstocks.</w:t>
      </w:r>
    </w:p>
    <w:p w14:paraId="498DA7D8" w14:textId="77777777" w:rsidR="00A726F1" w:rsidRDefault="0007046C">
      <w:pPr>
        <w:pStyle w:val="BodyText"/>
        <w:numPr>
          <w:ilvl w:val="0"/>
          <w:numId w:val="1"/>
        </w:numPr>
        <w:tabs>
          <w:tab w:val="left" w:pos="599"/>
        </w:tabs>
        <w:spacing w:before="2"/>
        <w:ind w:hanging="338"/>
      </w:pPr>
      <w:r>
        <w:rPr>
          <w:color w:val="585858"/>
          <w:spacing w:val="-1"/>
          <w:w w:val="105"/>
        </w:rPr>
        <w:t>Using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Ramen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technology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control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cutpoints</w:t>
      </w:r>
      <w:proofErr w:type="spellEnd"/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optimize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yields/blends.</w:t>
      </w:r>
    </w:p>
    <w:p w14:paraId="5A6CD84B" w14:textId="77777777" w:rsidR="00A726F1" w:rsidRDefault="0007046C">
      <w:pPr>
        <w:pStyle w:val="BodyText"/>
        <w:numPr>
          <w:ilvl w:val="0"/>
          <w:numId w:val="1"/>
        </w:numPr>
        <w:tabs>
          <w:tab w:val="left" w:pos="599"/>
        </w:tabs>
        <w:spacing w:before="8" w:line="250" w:lineRule="auto"/>
        <w:ind w:right="414" w:hanging="338"/>
      </w:pPr>
      <w:r>
        <w:rPr>
          <w:color w:val="585858"/>
          <w:spacing w:val="-1"/>
          <w:w w:val="105"/>
        </w:rPr>
        <w:t>Well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interventions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and/or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facility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modifications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increase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Integrated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Capacity</w:t>
      </w:r>
    </w:p>
    <w:p w14:paraId="1CB29262" w14:textId="77777777" w:rsidR="00A726F1" w:rsidRDefault="0007046C">
      <w:pPr>
        <w:pStyle w:val="BodyText"/>
        <w:numPr>
          <w:ilvl w:val="0"/>
          <w:numId w:val="1"/>
        </w:numPr>
        <w:tabs>
          <w:tab w:val="left" w:pos="599"/>
        </w:tabs>
        <w:spacing w:before="113"/>
        <w:ind w:hanging="338"/>
      </w:pP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reduction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cost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below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plan.</w:t>
      </w:r>
    </w:p>
    <w:p w14:paraId="09A68AFA" w14:textId="77777777" w:rsidR="00A726F1" w:rsidRDefault="00A726F1">
      <w:pPr>
        <w:sectPr w:rsidR="00A726F1">
          <w:type w:val="continuous"/>
          <w:pgSz w:w="12240" w:h="15840"/>
          <w:pgMar w:top="1500" w:right="1360" w:bottom="280" w:left="1720" w:header="720" w:footer="720" w:gutter="0"/>
          <w:cols w:num="2" w:space="720" w:equalWidth="0">
            <w:col w:w="1162" w:space="621"/>
            <w:col w:w="7377"/>
          </w:cols>
        </w:sectPr>
      </w:pPr>
    </w:p>
    <w:p w14:paraId="552E5656" w14:textId="77777777" w:rsidR="00A726F1" w:rsidRDefault="00A726F1">
      <w:pPr>
        <w:rPr>
          <w:rFonts w:ascii="Futura Medium" w:eastAsia="Futura Medium" w:hAnsi="Futura Medium" w:cs="Futura Medium"/>
          <w:sz w:val="20"/>
          <w:szCs w:val="20"/>
        </w:rPr>
      </w:pPr>
    </w:p>
    <w:p w14:paraId="6DB2FFF3" w14:textId="77777777" w:rsidR="00A726F1" w:rsidRDefault="00A726F1">
      <w:pPr>
        <w:spacing w:before="13"/>
        <w:rPr>
          <w:rFonts w:ascii="Futura Medium" w:eastAsia="Futura Medium" w:hAnsi="Futura Medium" w:cs="Futura Medium"/>
          <w:sz w:val="24"/>
          <w:szCs w:val="24"/>
        </w:rPr>
      </w:pPr>
    </w:p>
    <w:p w14:paraId="0711FDE6" w14:textId="77777777" w:rsidR="00A726F1" w:rsidRDefault="00A726F1">
      <w:pPr>
        <w:rPr>
          <w:rFonts w:ascii="Futura Medium" w:eastAsia="Futura Medium" w:hAnsi="Futura Medium" w:cs="Futura Medium"/>
          <w:sz w:val="24"/>
          <w:szCs w:val="24"/>
        </w:rPr>
        <w:sectPr w:rsidR="00A726F1">
          <w:type w:val="continuous"/>
          <w:pgSz w:w="12240" w:h="15840"/>
          <w:pgMar w:top="1500" w:right="1360" w:bottom="280" w:left="1720" w:header="720" w:footer="720" w:gutter="0"/>
          <w:cols w:space="720"/>
        </w:sectPr>
      </w:pPr>
    </w:p>
    <w:p w14:paraId="58461454" w14:textId="77777777" w:rsidR="00A726F1" w:rsidRDefault="00816E9D">
      <w:pPr>
        <w:rPr>
          <w:rFonts w:ascii="Futura Medium" w:eastAsia="Futura Medium" w:hAnsi="Futura Medium" w:cs="Futura Medium"/>
          <w:sz w:val="18"/>
          <w:szCs w:val="18"/>
        </w:rPr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503285576" behindDoc="1" locked="0" layoutInCell="1" allowOverlap="1" wp14:anchorId="14040F98" wp14:editId="7AD7090A">
                <wp:simplePos x="0" y="0"/>
                <wp:positionH relativeFrom="page">
                  <wp:posOffset>1197610</wp:posOffset>
                </wp:positionH>
                <wp:positionV relativeFrom="page">
                  <wp:posOffset>1019810</wp:posOffset>
                </wp:positionV>
                <wp:extent cx="5640705" cy="8067040"/>
                <wp:effectExtent l="0" t="635" r="635" b="0"/>
                <wp:wrapNone/>
                <wp:docPr id="120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0705" cy="8067040"/>
                          <a:chOff x="1886" y="1606"/>
                          <a:chExt cx="8883" cy="12704"/>
                        </a:xfrm>
                      </wpg:grpSpPr>
                      <wpg:grpSp>
                        <wpg:cNvPr id="121" name="Group 253"/>
                        <wpg:cNvGrpSpPr>
                          <a:grpSpLocks/>
                        </wpg:cNvGrpSpPr>
                        <wpg:grpSpPr bwMode="auto">
                          <a:xfrm>
                            <a:off x="3218" y="1606"/>
                            <a:ext cx="99" cy="500"/>
                            <a:chOff x="3218" y="1606"/>
                            <a:chExt cx="99" cy="500"/>
                          </a:xfrm>
                        </wpg:grpSpPr>
                        <wps:wsp>
                          <wps:cNvPr id="122" name="Freeform 254"/>
                          <wps:cNvSpPr>
                            <a:spLocks/>
                          </wps:cNvSpPr>
                          <wps:spPr bwMode="auto">
                            <a:xfrm>
                              <a:off x="3218" y="1606"/>
                              <a:ext cx="99" cy="500"/>
                            </a:xfrm>
                            <a:custGeom>
                              <a:avLst/>
                              <a:gdLst>
                                <a:gd name="T0" fmla="+- 0 3218 3218"/>
                                <a:gd name="T1" fmla="*/ T0 w 99"/>
                                <a:gd name="T2" fmla="+- 0 2105 1606"/>
                                <a:gd name="T3" fmla="*/ 2105 h 500"/>
                                <a:gd name="T4" fmla="+- 0 3317 3218"/>
                                <a:gd name="T5" fmla="*/ T4 w 99"/>
                                <a:gd name="T6" fmla="+- 0 2105 1606"/>
                                <a:gd name="T7" fmla="*/ 2105 h 500"/>
                                <a:gd name="T8" fmla="+- 0 3317 3218"/>
                                <a:gd name="T9" fmla="*/ T8 w 99"/>
                                <a:gd name="T10" fmla="+- 0 1606 1606"/>
                                <a:gd name="T11" fmla="*/ 1606 h 500"/>
                                <a:gd name="T12" fmla="+- 0 3218 3218"/>
                                <a:gd name="T13" fmla="*/ T12 w 99"/>
                                <a:gd name="T14" fmla="+- 0 1606 1606"/>
                                <a:gd name="T15" fmla="*/ 1606 h 500"/>
                                <a:gd name="T16" fmla="+- 0 3218 3218"/>
                                <a:gd name="T17" fmla="*/ T16 w 99"/>
                                <a:gd name="T18" fmla="+- 0 2105 1606"/>
                                <a:gd name="T19" fmla="*/ 2105 h 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" h="500">
                                  <a:moveTo>
                                    <a:pt x="0" y="499"/>
                                  </a:moveTo>
                                  <a:lnTo>
                                    <a:pt x="99" y="499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3" name="Group 251"/>
                        <wpg:cNvGrpSpPr>
                          <a:grpSpLocks/>
                        </wpg:cNvGrpSpPr>
                        <wpg:grpSpPr bwMode="auto">
                          <a:xfrm>
                            <a:off x="1886" y="1606"/>
                            <a:ext cx="94" cy="500"/>
                            <a:chOff x="1886" y="1606"/>
                            <a:chExt cx="94" cy="500"/>
                          </a:xfrm>
                        </wpg:grpSpPr>
                        <wps:wsp>
                          <wps:cNvPr id="124" name="Freeform 252"/>
                          <wps:cNvSpPr>
                            <a:spLocks/>
                          </wps:cNvSpPr>
                          <wps:spPr bwMode="auto">
                            <a:xfrm>
                              <a:off x="1886" y="1606"/>
                              <a:ext cx="94" cy="500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94"/>
                                <a:gd name="T2" fmla="+- 0 2105 1606"/>
                                <a:gd name="T3" fmla="*/ 2105 h 500"/>
                                <a:gd name="T4" fmla="+- 0 1980 1886"/>
                                <a:gd name="T5" fmla="*/ T4 w 94"/>
                                <a:gd name="T6" fmla="+- 0 2105 1606"/>
                                <a:gd name="T7" fmla="*/ 2105 h 500"/>
                                <a:gd name="T8" fmla="+- 0 1980 1886"/>
                                <a:gd name="T9" fmla="*/ T8 w 94"/>
                                <a:gd name="T10" fmla="+- 0 1606 1606"/>
                                <a:gd name="T11" fmla="*/ 1606 h 500"/>
                                <a:gd name="T12" fmla="+- 0 1886 1886"/>
                                <a:gd name="T13" fmla="*/ T12 w 94"/>
                                <a:gd name="T14" fmla="+- 0 1606 1606"/>
                                <a:gd name="T15" fmla="*/ 1606 h 500"/>
                                <a:gd name="T16" fmla="+- 0 1886 1886"/>
                                <a:gd name="T17" fmla="*/ T16 w 94"/>
                                <a:gd name="T18" fmla="+- 0 2105 1606"/>
                                <a:gd name="T19" fmla="*/ 2105 h 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0">
                                  <a:moveTo>
                                    <a:pt x="0" y="499"/>
                                  </a:moveTo>
                                  <a:lnTo>
                                    <a:pt x="94" y="499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5" name="Group 249"/>
                        <wpg:cNvGrpSpPr>
                          <a:grpSpLocks/>
                        </wpg:cNvGrpSpPr>
                        <wpg:grpSpPr bwMode="auto">
                          <a:xfrm>
                            <a:off x="1980" y="1606"/>
                            <a:ext cx="1239" cy="500"/>
                            <a:chOff x="1980" y="1606"/>
                            <a:chExt cx="1239" cy="500"/>
                          </a:xfrm>
                        </wpg:grpSpPr>
                        <wps:wsp>
                          <wps:cNvPr id="126" name="Freeform 250"/>
                          <wps:cNvSpPr>
                            <a:spLocks/>
                          </wps:cNvSpPr>
                          <wps:spPr bwMode="auto">
                            <a:xfrm>
                              <a:off x="1980" y="1606"/>
                              <a:ext cx="1239" cy="500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2105 1606"/>
                                <a:gd name="T3" fmla="*/ 2105 h 500"/>
                                <a:gd name="T4" fmla="+- 0 3218 1980"/>
                                <a:gd name="T5" fmla="*/ T4 w 1239"/>
                                <a:gd name="T6" fmla="+- 0 2105 1606"/>
                                <a:gd name="T7" fmla="*/ 2105 h 500"/>
                                <a:gd name="T8" fmla="+- 0 3218 1980"/>
                                <a:gd name="T9" fmla="*/ T8 w 1239"/>
                                <a:gd name="T10" fmla="+- 0 1606 1606"/>
                                <a:gd name="T11" fmla="*/ 1606 h 500"/>
                                <a:gd name="T12" fmla="+- 0 1980 1980"/>
                                <a:gd name="T13" fmla="*/ T12 w 1239"/>
                                <a:gd name="T14" fmla="+- 0 1606 1606"/>
                                <a:gd name="T15" fmla="*/ 1606 h 500"/>
                                <a:gd name="T16" fmla="+- 0 1980 1980"/>
                                <a:gd name="T17" fmla="*/ T16 w 1239"/>
                                <a:gd name="T18" fmla="+- 0 2105 1606"/>
                                <a:gd name="T19" fmla="*/ 2105 h 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500">
                                  <a:moveTo>
                                    <a:pt x="0" y="499"/>
                                  </a:moveTo>
                                  <a:lnTo>
                                    <a:pt x="1238" y="499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7" name="Group 247"/>
                        <wpg:cNvGrpSpPr>
                          <a:grpSpLocks/>
                        </wpg:cNvGrpSpPr>
                        <wpg:grpSpPr bwMode="auto">
                          <a:xfrm>
                            <a:off x="3326" y="1606"/>
                            <a:ext cx="99" cy="500"/>
                            <a:chOff x="3326" y="1606"/>
                            <a:chExt cx="99" cy="500"/>
                          </a:xfrm>
                        </wpg:grpSpPr>
                        <wps:wsp>
                          <wps:cNvPr id="128" name="Freeform 248"/>
                          <wps:cNvSpPr>
                            <a:spLocks/>
                          </wps:cNvSpPr>
                          <wps:spPr bwMode="auto">
                            <a:xfrm>
                              <a:off x="3326" y="1606"/>
                              <a:ext cx="99" cy="500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99"/>
                                <a:gd name="T2" fmla="+- 0 2105 1606"/>
                                <a:gd name="T3" fmla="*/ 2105 h 500"/>
                                <a:gd name="T4" fmla="+- 0 3425 3326"/>
                                <a:gd name="T5" fmla="*/ T4 w 99"/>
                                <a:gd name="T6" fmla="+- 0 2105 1606"/>
                                <a:gd name="T7" fmla="*/ 2105 h 500"/>
                                <a:gd name="T8" fmla="+- 0 3425 3326"/>
                                <a:gd name="T9" fmla="*/ T8 w 99"/>
                                <a:gd name="T10" fmla="+- 0 1606 1606"/>
                                <a:gd name="T11" fmla="*/ 1606 h 500"/>
                                <a:gd name="T12" fmla="+- 0 3326 3326"/>
                                <a:gd name="T13" fmla="*/ T12 w 99"/>
                                <a:gd name="T14" fmla="+- 0 1606 1606"/>
                                <a:gd name="T15" fmla="*/ 1606 h 500"/>
                                <a:gd name="T16" fmla="+- 0 3326 3326"/>
                                <a:gd name="T17" fmla="*/ T16 w 99"/>
                                <a:gd name="T18" fmla="+- 0 2105 1606"/>
                                <a:gd name="T19" fmla="*/ 2105 h 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9" h="500">
                                  <a:moveTo>
                                    <a:pt x="0" y="499"/>
                                  </a:moveTo>
                                  <a:lnTo>
                                    <a:pt x="99" y="499"/>
                                  </a:lnTo>
                                  <a:lnTo>
                                    <a:pt x="99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9" name="Group 245"/>
                        <wpg:cNvGrpSpPr>
                          <a:grpSpLocks/>
                        </wpg:cNvGrpSpPr>
                        <wpg:grpSpPr bwMode="auto">
                          <a:xfrm>
                            <a:off x="10675" y="1606"/>
                            <a:ext cx="94" cy="500"/>
                            <a:chOff x="10675" y="1606"/>
                            <a:chExt cx="94" cy="500"/>
                          </a:xfrm>
                        </wpg:grpSpPr>
                        <wps:wsp>
                          <wps:cNvPr id="130" name="Freeform 246"/>
                          <wps:cNvSpPr>
                            <a:spLocks/>
                          </wps:cNvSpPr>
                          <wps:spPr bwMode="auto">
                            <a:xfrm>
                              <a:off x="10675" y="1606"/>
                              <a:ext cx="94" cy="500"/>
                            </a:xfrm>
                            <a:custGeom>
                              <a:avLst/>
                              <a:gdLst>
                                <a:gd name="T0" fmla="+- 0 10675 10675"/>
                                <a:gd name="T1" fmla="*/ T0 w 94"/>
                                <a:gd name="T2" fmla="+- 0 2105 1606"/>
                                <a:gd name="T3" fmla="*/ 2105 h 500"/>
                                <a:gd name="T4" fmla="+- 0 10769 10675"/>
                                <a:gd name="T5" fmla="*/ T4 w 94"/>
                                <a:gd name="T6" fmla="+- 0 2105 1606"/>
                                <a:gd name="T7" fmla="*/ 2105 h 500"/>
                                <a:gd name="T8" fmla="+- 0 10769 10675"/>
                                <a:gd name="T9" fmla="*/ T8 w 94"/>
                                <a:gd name="T10" fmla="+- 0 1606 1606"/>
                                <a:gd name="T11" fmla="*/ 1606 h 500"/>
                                <a:gd name="T12" fmla="+- 0 10675 10675"/>
                                <a:gd name="T13" fmla="*/ T12 w 94"/>
                                <a:gd name="T14" fmla="+- 0 1606 1606"/>
                                <a:gd name="T15" fmla="*/ 1606 h 500"/>
                                <a:gd name="T16" fmla="+- 0 10675 10675"/>
                                <a:gd name="T17" fmla="*/ T16 w 94"/>
                                <a:gd name="T18" fmla="+- 0 2105 1606"/>
                                <a:gd name="T19" fmla="*/ 2105 h 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4" h="500">
                                  <a:moveTo>
                                    <a:pt x="0" y="499"/>
                                  </a:moveTo>
                                  <a:lnTo>
                                    <a:pt x="94" y="499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1" name="Group 243"/>
                        <wpg:cNvGrpSpPr>
                          <a:grpSpLocks/>
                        </wpg:cNvGrpSpPr>
                        <wpg:grpSpPr bwMode="auto">
                          <a:xfrm>
                            <a:off x="3425" y="1606"/>
                            <a:ext cx="7251" cy="500"/>
                            <a:chOff x="3425" y="1606"/>
                            <a:chExt cx="7251" cy="500"/>
                          </a:xfrm>
                        </wpg:grpSpPr>
                        <wps:wsp>
                          <wps:cNvPr id="132" name="Freeform 244"/>
                          <wps:cNvSpPr>
                            <a:spLocks/>
                          </wps:cNvSpPr>
                          <wps:spPr bwMode="auto">
                            <a:xfrm>
                              <a:off x="3425" y="1606"/>
                              <a:ext cx="7251" cy="500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2105 1606"/>
                                <a:gd name="T3" fmla="*/ 2105 h 500"/>
                                <a:gd name="T4" fmla="+- 0 10675 3425"/>
                                <a:gd name="T5" fmla="*/ T4 w 7251"/>
                                <a:gd name="T6" fmla="+- 0 2105 1606"/>
                                <a:gd name="T7" fmla="*/ 2105 h 500"/>
                                <a:gd name="T8" fmla="+- 0 10675 3425"/>
                                <a:gd name="T9" fmla="*/ T8 w 7251"/>
                                <a:gd name="T10" fmla="+- 0 1606 1606"/>
                                <a:gd name="T11" fmla="*/ 1606 h 500"/>
                                <a:gd name="T12" fmla="+- 0 3425 3425"/>
                                <a:gd name="T13" fmla="*/ T12 w 7251"/>
                                <a:gd name="T14" fmla="+- 0 1606 1606"/>
                                <a:gd name="T15" fmla="*/ 1606 h 500"/>
                                <a:gd name="T16" fmla="+- 0 3425 3425"/>
                                <a:gd name="T17" fmla="*/ T16 w 7251"/>
                                <a:gd name="T18" fmla="+- 0 2105 1606"/>
                                <a:gd name="T19" fmla="*/ 2105 h 50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500">
                                  <a:moveTo>
                                    <a:pt x="0" y="499"/>
                                  </a:moveTo>
                                  <a:lnTo>
                                    <a:pt x="7250" y="499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3" name="Group 241"/>
                        <wpg:cNvGrpSpPr>
                          <a:grpSpLocks/>
                        </wpg:cNvGrpSpPr>
                        <wpg:grpSpPr bwMode="auto">
                          <a:xfrm>
                            <a:off x="1886" y="2122"/>
                            <a:ext cx="1431" cy="3144"/>
                            <a:chOff x="1886" y="2122"/>
                            <a:chExt cx="1431" cy="3144"/>
                          </a:xfrm>
                        </wpg:grpSpPr>
                        <wps:wsp>
                          <wps:cNvPr id="134" name="Freeform 242"/>
                          <wps:cNvSpPr>
                            <a:spLocks/>
                          </wps:cNvSpPr>
                          <wps:spPr bwMode="auto">
                            <a:xfrm>
                              <a:off x="1886" y="2122"/>
                              <a:ext cx="1431" cy="3144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5266 2122"/>
                                <a:gd name="T3" fmla="*/ 5266 h 3144"/>
                                <a:gd name="T4" fmla="+- 0 3317 1886"/>
                                <a:gd name="T5" fmla="*/ T4 w 1431"/>
                                <a:gd name="T6" fmla="+- 0 5266 2122"/>
                                <a:gd name="T7" fmla="*/ 5266 h 3144"/>
                                <a:gd name="T8" fmla="+- 0 3317 1886"/>
                                <a:gd name="T9" fmla="*/ T8 w 1431"/>
                                <a:gd name="T10" fmla="+- 0 2122 2122"/>
                                <a:gd name="T11" fmla="*/ 2122 h 3144"/>
                                <a:gd name="T12" fmla="+- 0 1886 1886"/>
                                <a:gd name="T13" fmla="*/ T12 w 1431"/>
                                <a:gd name="T14" fmla="+- 0 2122 2122"/>
                                <a:gd name="T15" fmla="*/ 2122 h 3144"/>
                                <a:gd name="T16" fmla="+- 0 1886 1886"/>
                                <a:gd name="T17" fmla="*/ T16 w 1431"/>
                                <a:gd name="T18" fmla="+- 0 5266 2122"/>
                                <a:gd name="T19" fmla="*/ 5266 h 3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3144">
                                  <a:moveTo>
                                    <a:pt x="0" y="3144"/>
                                  </a:moveTo>
                                  <a:lnTo>
                                    <a:pt x="1431" y="3144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5" name="Group 239"/>
                        <wpg:cNvGrpSpPr>
                          <a:grpSpLocks/>
                        </wpg:cNvGrpSpPr>
                        <wpg:grpSpPr bwMode="auto">
                          <a:xfrm>
                            <a:off x="1980" y="3365"/>
                            <a:ext cx="1239" cy="384"/>
                            <a:chOff x="1980" y="3365"/>
                            <a:chExt cx="1239" cy="384"/>
                          </a:xfrm>
                        </wpg:grpSpPr>
                        <wps:wsp>
                          <wps:cNvPr id="136" name="Freeform 240"/>
                          <wps:cNvSpPr>
                            <a:spLocks/>
                          </wps:cNvSpPr>
                          <wps:spPr bwMode="auto">
                            <a:xfrm>
                              <a:off x="1980" y="3365"/>
                              <a:ext cx="1239" cy="384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3749 3365"/>
                                <a:gd name="T3" fmla="*/ 3749 h 384"/>
                                <a:gd name="T4" fmla="+- 0 3218 1980"/>
                                <a:gd name="T5" fmla="*/ T4 w 1239"/>
                                <a:gd name="T6" fmla="+- 0 3749 3365"/>
                                <a:gd name="T7" fmla="*/ 3749 h 384"/>
                                <a:gd name="T8" fmla="+- 0 3218 1980"/>
                                <a:gd name="T9" fmla="*/ T8 w 1239"/>
                                <a:gd name="T10" fmla="+- 0 3365 3365"/>
                                <a:gd name="T11" fmla="*/ 3365 h 384"/>
                                <a:gd name="T12" fmla="+- 0 1980 1980"/>
                                <a:gd name="T13" fmla="*/ T12 w 1239"/>
                                <a:gd name="T14" fmla="+- 0 3365 3365"/>
                                <a:gd name="T15" fmla="*/ 3365 h 384"/>
                                <a:gd name="T16" fmla="+- 0 1980 1980"/>
                                <a:gd name="T17" fmla="*/ T16 w 1239"/>
                                <a:gd name="T18" fmla="+- 0 3749 3365"/>
                                <a:gd name="T19" fmla="*/ 3749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84">
                                  <a:moveTo>
                                    <a:pt x="0" y="384"/>
                                  </a:moveTo>
                                  <a:lnTo>
                                    <a:pt x="1238" y="384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7" name="Group 237"/>
                        <wpg:cNvGrpSpPr>
                          <a:grpSpLocks/>
                        </wpg:cNvGrpSpPr>
                        <wpg:grpSpPr bwMode="auto">
                          <a:xfrm>
                            <a:off x="1980" y="3749"/>
                            <a:ext cx="1239" cy="274"/>
                            <a:chOff x="1980" y="3749"/>
                            <a:chExt cx="1239" cy="274"/>
                          </a:xfrm>
                        </wpg:grpSpPr>
                        <wps:wsp>
                          <wps:cNvPr id="138" name="Freeform 238"/>
                          <wps:cNvSpPr>
                            <a:spLocks/>
                          </wps:cNvSpPr>
                          <wps:spPr bwMode="auto">
                            <a:xfrm>
                              <a:off x="1980" y="3749"/>
                              <a:ext cx="1239" cy="274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4022 3749"/>
                                <a:gd name="T3" fmla="*/ 4022 h 274"/>
                                <a:gd name="T4" fmla="+- 0 3218 1980"/>
                                <a:gd name="T5" fmla="*/ T4 w 1239"/>
                                <a:gd name="T6" fmla="+- 0 4022 3749"/>
                                <a:gd name="T7" fmla="*/ 4022 h 274"/>
                                <a:gd name="T8" fmla="+- 0 3218 1980"/>
                                <a:gd name="T9" fmla="*/ T8 w 1239"/>
                                <a:gd name="T10" fmla="+- 0 3749 3749"/>
                                <a:gd name="T11" fmla="*/ 3749 h 274"/>
                                <a:gd name="T12" fmla="+- 0 1980 1980"/>
                                <a:gd name="T13" fmla="*/ T12 w 1239"/>
                                <a:gd name="T14" fmla="+- 0 3749 3749"/>
                                <a:gd name="T15" fmla="*/ 3749 h 274"/>
                                <a:gd name="T16" fmla="+- 0 1980 1980"/>
                                <a:gd name="T17" fmla="*/ T16 w 1239"/>
                                <a:gd name="T18" fmla="+- 0 4022 3749"/>
                                <a:gd name="T19" fmla="*/ 4022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74">
                                  <a:moveTo>
                                    <a:pt x="0" y="273"/>
                                  </a:moveTo>
                                  <a:lnTo>
                                    <a:pt x="1238" y="273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9" name="Group 235"/>
                        <wpg:cNvGrpSpPr>
                          <a:grpSpLocks/>
                        </wpg:cNvGrpSpPr>
                        <wpg:grpSpPr bwMode="auto">
                          <a:xfrm>
                            <a:off x="3326" y="2122"/>
                            <a:ext cx="7443" cy="3144"/>
                            <a:chOff x="3326" y="2122"/>
                            <a:chExt cx="7443" cy="3144"/>
                          </a:xfrm>
                        </wpg:grpSpPr>
                        <wps:wsp>
                          <wps:cNvPr id="140" name="Freeform 236"/>
                          <wps:cNvSpPr>
                            <a:spLocks/>
                          </wps:cNvSpPr>
                          <wps:spPr bwMode="auto">
                            <a:xfrm>
                              <a:off x="3326" y="2122"/>
                              <a:ext cx="7443" cy="3144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5266 2122"/>
                                <a:gd name="T3" fmla="*/ 5266 h 3144"/>
                                <a:gd name="T4" fmla="+- 0 10769 3326"/>
                                <a:gd name="T5" fmla="*/ T4 w 7443"/>
                                <a:gd name="T6" fmla="+- 0 5266 2122"/>
                                <a:gd name="T7" fmla="*/ 5266 h 3144"/>
                                <a:gd name="T8" fmla="+- 0 10769 3326"/>
                                <a:gd name="T9" fmla="*/ T8 w 7443"/>
                                <a:gd name="T10" fmla="+- 0 2122 2122"/>
                                <a:gd name="T11" fmla="*/ 2122 h 3144"/>
                                <a:gd name="T12" fmla="+- 0 3326 3326"/>
                                <a:gd name="T13" fmla="*/ T12 w 7443"/>
                                <a:gd name="T14" fmla="+- 0 2122 2122"/>
                                <a:gd name="T15" fmla="*/ 2122 h 3144"/>
                                <a:gd name="T16" fmla="+- 0 3326 3326"/>
                                <a:gd name="T17" fmla="*/ T16 w 7443"/>
                                <a:gd name="T18" fmla="+- 0 5266 2122"/>
                                <a:gd name="T19" fmla="*/ 5266 h 31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3144">
                                  <a:moveTo>
                                    <a:pt x="0" y="3144"/>
                                  </a:moveTo>
                                  <a:lnTo>
                                    <a:pt x="7443" y="3144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1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1" name="Group 233"/>
                        <wpg:cNvGrpSpPr>
                          <a:grpSpLocks/>
                        </wpg:cNvGrpSpPr>
                        <wpg:grpSpPr bwMode="auto">
                          <a:xfrm>
                            <a:off x="3425" y="2122"/>
                            <a:ext cx="7251" cy="384"/>
                            <a:chOff x="3425" y="2122"/>
                            <a:chExt cx="7251" cy="384"/>
                          </a:xfrm>
                        </wpg:grpSpPr>
                        <wps:wsp>
                          <wps:cNvPr id="142" name="Freeform 234"/>
                          <wps:cNvSpPr>
                            <a:spLocks/>
                          </wps:cNvSpPr>
                          <wps:spPr bwMode="auto">
                            <a:xfrm>
                              <a:off x="3425" y="2122"/>
                              <a:ext cx="7251" cy="38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2506 2122"/>
                                <a:gd name="T3" fmla="*/ 2506 h 384"/>
                                <a:gd name="T4" fmla="+- 0 10675 3425"/>
                                <a:gd name="T5" fmla="*/ T4 w 7251"/>
                                <a:gd name="T6" fmla="+- 0 2506 2122"/>
                                <a:gd name="T7" fmla="*/ 2506 h 384"/>
                                <a:gd name="T8" fmla="+- 0 10675 3425"/>
                                <a:gd name="T9" fmla="*/ T8 w 7251"/>
                                <a:gd name="T10" fmla="+- 0 2122 2122"/>
                                <a:gd name="T11" fmla="*/ 2122 h 384"/>
                                <a:gd name="T12" fmla="+- 0 3425 3425"/>
                                <a:gd name="T13" fmla="*/ T12 w 7251"/>
                                <a:gd name="T14" fmla="+- 0 2122 2122"/>
                                <a:gd name="T15" fmla="*/ 2122 h 384"/>
                                <a:gd name="T16" fmla="+- 0 3425 3425"/>
                                <a:gd name="T17" fmla="*/ T16 w 7251"/>
                                <a:gd name="T18" fmla="+- 0 2506 2122"/>
                                <a:gd name="T19" fmla="*/ 2506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4">
                                  <a:moveTo>
                                    <a:pt x="0" y="384"/>
                                  </a:moveTo>
                                  <a:lnTo>
                                    <a:pt x="7250" y="38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231"/>
                        <wpg:cNvGrpSpPr>
                          <a:grpSpLocks/>
                        </wpg:cNvGrpSpPr>
                        <wpg:grpSpPr bwMode="auto">
                          <a:xfrm>
                            <a:off x="3425" y="2506"/>
                            <a:ext cx="7251" cy="387"/>
                            <a:chOff x="3425" y="2506"/>
                            <a:chExt cx="7251" cy="387"/>
                          </a:xfrm>
                        </wpg:grpSpPr>
                        <wps:wsp>
                          <wps:cNvPr id="144" name="Freeform 232"/>
                          <wps:cNvSpPr>
                            <a:spLocks/>
                          </wps:cNvSpPr>
                          <wps:spPr bwMode="auto">
                            <a:xfrm>
                              <a:off x="3425" y="2506"/>
                              <a:ext cx="7251" cy="387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2892 2506"/>
                                <a:gd name="T3" fmla="*/ 2892 h 387"/>
                                <a:gd name="T4" fmla="+- 0 10675 3425"/>
                                <a:gd name="T5" fmla="*/ T4 w 7251"/>
                                <a:gd name="T6" fmla="+- 0 2892 2506"/>
                                <a:gd name="T7" fmla="*/ 2892 h 387"/>
                                <a:gd name="T8" fmla="+- 0 10675 3425"/>
                                <a:gd name="T9" fmla="*/ T8 w 7251"/>
                                <a:gd name="T10" fmla="+- 0 2506 2506"/>
                                <a:gd name="T11" fmla="*/ 2506 h 387"/>
                                <a:gd name="T12" fmla="+- 0 3425 3425"/>
                                <a:gd name="T13" fmla="*/ T12 w 7251"/>
                                <a:gd name="T14" fmla="+- 0 2506 2506"/>
                                <a:gd name="T15" fmla="*/ 2506 h 387"/>
                                <a:gd name="T16" fmla="+- 0 3425 3425"/>
                                <a:gd name="T17" fmla="*/ T16 w 7251"/>
                                <a:gd name="T18" fmla="+- 0 2892 2506"/>
                                <a:gd name="T19" fmla="*/ 2892 h 3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7">
                                  <a:moveTo>
                                    <a:pt x="0" y="386"/>
                                  </a:moveTo>
                                  <a:lnTo>
                                    <a:pt x="7250" y="386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229"/>
                        <wpg:cNvGrpSpPr>
                          <a:grpSpLocks/>
                        </wpg:cNvGrpSpPr>
                        <wpg:grpSpPr bwMode="auto">
                          <a:xfrm>
                            <a:off x="3425" y="2892"/>
                            <a:ext cx="7251" cy="240"/>
                            <a:chOff x="3425" y="2892"/>
                            <a:chExt cx="7251" cy="240"/>
                          </a:xfrm>
                        </wpg:grpSpPr>
                        <wps:wsp>
                          <wps:cNvPr id="146" name="Freeform 230"/>
                          <wps:cNvSpPr>
                            <a:spLocks/>
                          </wps:cNvSpPr>
                          <wps:spPr bwMode="auto">
                            <a:xfrm>
                              <a:off x="3425" y="2892"/>
                              <a:ext cx="7251" cy="240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3132 2892"/>
                                <a:gd name="T3" fmla="*/ 3132 h 240"/>
                                <a:gd name="T4" fmla="+- 0 10675 3425"/>
                                <a:gd name="T5" fmla="*/ T4 w 7251"/>
                                <a:gd name="T6" fmla="+- 0 3132 2892"/>
                                <a:gd name="T7" fmla="*/ 3132 h 240"/>
                                <a:gd name="T8" fmla="+- 0 10675 3425"/>
                                <a:gd name="T9" fmla="*/ T8 w 7251"/>
                                <a:gd name="T10" fmla="+- 0 2892 2892"/>
                                <a:gd name="T11" fmla="*/ 2892 h 240"/>
                                <a:gd name="T12" fmla="+- 0 3425 3425"/>
                                <a:gd name="T13" fmla="*/ T12 w 7251"/>
                                <a:gd name="T14" fmla="+- 0 2892 2892"/>
                                <a:gd name="T15" fmla="*/ 2892 h 240"/>
                                <a:gd name="T16" fmla="+- 0 3425 3425"/>
                                <a:gd name="T17" fmla="*/ T16 w 7251"/>
                                <a:gd name="T18" fmla="+- 0 3132 2892"/>
                                <a:gd name="T19" fmla="*/ 3132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40">
                                  <a:moveTo>
                                    <a:pt x="0" y="240"/>
                                  </a:moveTo>
                                  <a:lnTo>
                                    <a:pt x="7250" y="24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227"/>
                        <wpg:cNvGrpSpPr>
                          <a:grpSpLocks/>
                        </wpg:cNvGrpSpPr>
                        <wpg:grpSpPr bwMode="auto">
                          <a:xfrm>
                            <a:off x="3425" y="3132"/>
                            <a:ext cx="7251" cy="238"/>
                            <a:chOff x="3425" y="3132"/>
                            <a:chExt cx="7251" cy="238"/>
                          </a:xfrm>
                        </wpg:grpSpPr>
                        <wps:wsp>
                          <wps:cNvPr id="148" name="Freeform 228"/>
                          <wps:cNvSpPr>
                            <a:spLocks/>
                          </wps:cNvSpPr>
                          <wps:spPr bwMode="auto">
                            <a:xfrm>
                              <a:off x="3425" y="3132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3370 3132"/>
                                <a:gd name="T3" fmla="*/ 3370 h 238"/>
                                <a:gd name="T4" fmla="+- 0 10675 3425"/>
                                <a:gd name="T5" fmla="*/ T4 w 7251"/>
                                <a:gd name="T6" fmla="+- 0 3370 3132"/>
                                <a:gd name="T7" fmla="*/ 3370 h 238"/>
                                <a:gd name="T8" fmla="+- 0 10675 3425"/>
                                <a:gd name="T9" fmla="*/ T8 w 7251"/>
                                <a:gd name="T10" fmla="+- 0 3132 3132"/>
                                <a:gd name="T11" fmla="*/ 3132 h 238"/>
                                <a:gd name="T12" fmla="+- 0 3425 3425"/>
                                <a:gd name="T13" fmla="*/ T12 w 7251"/>
                                <a:gd name="T14" fmla="+- 0 3132 3132"/>
                                <a:gd name="T15" fmla="*/ 3132 h 238"/>
                                <a:gd name="T16" fmla="+- 0 3425 3425"/>
                                <a:gd name="T17" fmla="*/ T16 w 7251"/>
                                <a:gd name="T18" fmla="+- 0 3370 3132"/>
                                <a:gd name="T19" fmla="*/ 337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9" name="Group 225"/>
                        <wpg:cNvGrpSpPr>
                          <a:grpSpLocks/>
                        </wpg:cNvGrpSpPr>
                        <wpg:grpSpPr bwMode="auto">
                          <a:xfrm>
                            <a:off x="3425" y="3370"/>
                            <a:ext cx="7251" cy="238"/>
                            <a:chOff x="3425" y="3370"/>
                            <a:chExt cx="7251" cy="238"/>
                          </a:xfrm>
                        </wpg:grpSpPr>
                        <wps:wsp>
                          <wps:cNvPr id="150" name="Freeform 226"/>
                          <wps:cNvSpPr>
                            <a:spLocks/>
                          </wps:cNvSpPr>
                          <wps:spPr bwMode="auto">
                            <a:xfrm>
                              <a:off x="3425" y="3370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3607 3370"/>
                                <a:gd name="T3" fmla="*/ 3607 h 238"/>
                                <a:gd name="T4" fmla="+- 0 10675 3425"/>
                                <a:gd name="T5" fmla="*/ T4 w 7251"/>
                                <a:gd name="T6" fmla="+- 0 3607 3370"/>
                                <a:gd name="T7" fmla="*/ 3607 h 238"/>
                                <a:gd name="T8" fmla="+- 0 10675 3425"/>
                                <a:gd name="T9" fmla="*/ T8 w 7251"/>
                                <a:gd name="T10" fmla="+- 0 3370 3370"/>
                                <a:gd name="T11" fmla="*/ 3370 h 238"/>
                                <a:gd name="T12" fmla="+- 0 3425 3425"/>
                                <a:gd name="T13" fmla="*/ T12 w 7251"/>
                                <a:gd name="T14" fmla="+- 0 3370 3370"/>
                                <a:gd name="T15" fmla="*/ 3370 h 238"/>
                                <a:gd name="T16" fmla="+- 0 3425 3425"/>
                                <a:gd name="T17" fmla="*/ T16 w 7251"/>
                                <a:gd name="T18" fmla="+- 0 3607 3370"/>
                                <a:gd name="T19" fmla="*/ 3607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1" name="Group 223"/>
                        <wpg:cNvGrpSpPr>
                          <a:grpSpLocks/>
                        </wpg:cNvGrpSpPr>
                        <wpg:grpSpPr bwMode="auto">
                          <a:xfrm>
                            <a:off x="3425" y="3607"/>
                            <a:ext cx="7251" cy="240"/>
                            <a:chOff x="3425" y="3607"/>
                            <a:chExt cx="7251" cy="240"/>
                          </a:xfrm>
                        </wpg:grpSpPr>
                        <wps:wsp>
                          <wps:cNvPr id="152" name="Freeform 224"/>
                          <wps:cNvSpPr>
                            <a:spLocks/>
                          </wps:cNvSpPr>
                          <wps:spPr bwMode="auto">
                            <a:xfrm>
                              <a:off x="3425" y="3607"/>
                              <a:ext cx="7251" cy="240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3847 3607"/>
                                <a:gd name="T3" fmla="*/ 3847 h 240"/>
                                <a:gd name="T4" fmla="+- 0 10675 3425"/>
                                <a:gd name="T5" fmla="*/ T4 w 7251"/>
                                <a:gd name="T6" fmla="+- 0 3847 3607"/>
                                <a:gd name="T7" fmla="*/ 3847 h 240"/>
                                <a:gd name="T8" fmla="+- 0 10675 3425"/>
                                <a:gd name="T9" fmla="*/ T8 w 7251"/>
                                <a:gd name="T10" fmla="+- 0 3607 3607"/>
                                <a:gd name="T11" fmla="*/ 3607 h 240"/>
                                <a:gd name="T12" fmla="+- 0 3425 3425"/>
                                <a:gd name="T13" fmla="*/ T12 w 7251"/>
                                <a:gd name="T14" fmla="+- 0 3607 3607"/>
                                <a:gd name="T15" fmla="*/ 3607 h 240"/>
                                <a:gd name="T16" fmla="+- 0 3425 3425"/>
                                <a:gd name="T17" fmla="*/ T16 w 7251"/>
                                <a:gd name="T18" fmla="+- 0 3847 3607"/>
                                <a:gd name="T19" fmla="*/ 3847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40">
                                  <a:moveTo>
                                    <a:pt x="0" y="240"/>
                                  </a:moveTo>
                                  <a:lnTo>
                                    <a:pt x="7250" y="24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3" name="Group 221"/>
                        <wpg:cNvGrpSpPr>
                          <a:grpSpLocks/>
                        </wpg:cNvGrpSpPr>
                        <wpg:grpSpPr bwMode="auto">
                          <a:xfrm>
                            <a:off x="3425" y="3847"/>
                            <a:ext cx="7251" cy="240"/>
                            <a:chOff x="3425" y="3847"/>
                            <a:chExt cx="7251" cy="240"/>
                          </a:xfrm>
                        </wpg:grpSpPr>
                        <wps:wsp>
                          <wps:cNvPr id="154" name="Freeform 222"/>
                          <wps:cNvSpPr>
                            <a:spLocks/>
                          </wps:cNvSpPr>
                          <wps:spPr bwMode="auto">
                            <a:xfrm>
                              <a:off x="3425" y="3847"/>
                              <a:ext cx="7251" cy="240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087 3847"/>
                                <a:gd name="T3" fmla="*/ 4087 h 240"/>
                                <a:gd name="T4" fmla="+- 0 10675 3425"/>
                                <a:gd name="T5" fmla="*/ T4 w 7251"/>
                                <a:gd name="T6" fmla="+- 0 4087 3847"/>
                                <a:gd name="T7" fmla="*/ 4087 h 240"/>
                                <a:gd name="T8" fmla="+- 0 10675 3425"/>
                                <a:gd name="T9" fmla="*/ T8 w 7251"/>
                                <a:gd name="T10" fmla="+- 0 3847 3847"/>
                                <a:gd name="T11" fmla="*/ 3847 h 240"/>
                                <a:gd name="T12" fmla="+- 0 3425 3425"/>
                                <a:gd name="T13" fmla="*/ T12 w 7251"/>
                                <a:gd name="T14" fmla="+- 0 3847 3847"/>
                                <a:gd name="T15" fmla="*/ 3847 h 240"/>
                                <a:gd name="T16" fmla="+- 0 3425 3425"/>
                                <a:gd name="T17" fmla="*/ T16 w 7251"/>
                                <a:gd name="T18" fmla="+- 0 4087 3847"/>
                                <a:gd name="T19" fmla="*/ 4087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40">
                                  <a:moveTo>
                                    <a:pt x="0" y="240"/>
                                  </a:moveTo>
                                  <a:lnTo>
                                    <a:pt x="7250" y="24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5" name="Group 219"/>
                        <wpg:cNvGrpSpPr>
                          <a:grpSpLocks/>
                        </wpg:cNvGrpSpPr>
                        <wpg:grpSpPr bwMode="auto">
                          <a:xfrm>
                            <a:off x="3425" y="4087"/>
                            <a:ext cx="7251" cy="240"/>
                            <a:chOff x="3425" y="4087"/>
                            <a:chExt cx="7251" cy="240"/>
                          </a:xfrm>
                        </wpg:grpSpPr>
                        <wps:wsp>
                          <wps:cNvPr id="156" name="Freeform 220"/>
                          <wps:cNvSpPr>
                            <a:spLocks/>
                          </wps:cNvSpPr>
                          <wps:spPr bwMode="auto">
                            <a:xfrm>
                              <a:off x="3425" y="4087"/>
                              <a:ext cx="7251" cy="240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327 4087"/>
                                <a:gd name="T3" fmla="*/ 4327 h 240"/>
                                <a:gd name="T4" fmla="+- 0 10675 3425"/>
                                <a:gd name="T5" fmla="*/ T4 w 7251"/>
                                <a:gd name="T6" fmla="+- 0 4327 4087"/>
                                <a:gd name="T7" fmla="*/ 4327 h 240"/>
                                <a:gd name="T8" fmla="+- 0 10675 3425"/>
                                <a:gd name="T9" fmla="*/ T8 w 7251"/>
                                <a:gd name="T10" fmla="+- 0 4087 4087"/>
                                <a:gd name="T11" fmla="*/ 4087 h 240"/>
                                <a:gd name="T12" fmla="+- 0 3425 3425"/>
                                <a:gd name="T13" fmla="*/ T12 w 7251"/>
                                <a:gd name="T14" fmla="+- 0 4087 4087"/>
                                <a:gd name="T15" fmla="*/ 4087 h 240"/>
                                <a:gd name="T16" fmla="+- 0 3425 3425"/>
                                <a:gd name="T17" fmla="*/ T16 w 7251"/>
                                <a:gd name="T18" fmla="+- 0 4327 4087"/>
                                <a:gd name="T19" fmla="*/ 4327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40">
                                  <a:moveTo>
                                    <a:pt x="0" y="240"/>
                                  </a:moveTo>
                                  <a:lnTo>
                                    <a:pt x="7250" y="24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217"/>
                        <wpg:cNvGrpSpPr>
                          <a:grpSpLocks/>
                        </wpg:cNvGrpSpPr>
                        <wpg:grpSpPr bwMode="auto">
                          <a:xfrm>
                            <a:off x="3425" y="4327"/>
                            <a:ext cx="7251" cy="353"/>
                            <a:chOff x="3425" y="4327"/>
                            <a:chExt cx="7251" cy="353"/>
                          </a:xfrm>
                        </wpg:grpSpPr>
                        <wps:wsp>
                          <wps:cNvPr id="158" name="Freeform 218"/>
                          <wps:cNvSpPr>
                            <a:spLocks/>
                          </wps:cNvSpPr>
                          <wps:spPr bwMode="auto">
                            <a:xfrm>
                              <a:off x="3425" y="4327"/>
                              <a:ext cx="7251" cy="353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680 4327"/>
                                <a:gd name="T3" fmla="*/ 4680 h 353"/>
                                <a:gd name="T4" fmla="+- 0 10675 3425"/>
                                <a:gd name="T5" fmla="*/ T4 w 7251"/>
                                <a:gd name="T6" fmla="+- 0 4680 4327"/>
                                <a:gd name="T7" fmla="*/ 4680 h 353"/>
                                <a:gd name="T8" fmla="+- 0 10675 3425"/>
                                <a:gd name="T9" fmla="*/ T8 w 7251"/>
                                <a:gd name="T10" fmla="+- 0 4327 4327"/>
                                <a:gd name="T11" fmla="*/ 4327 h 353"/>
                                <a:gd name="T12" fmla="+- 0 3425 3425"/>
                                <a:gd name="T13" fmla="*/ T12 w 7251"/>
                                <a:gd name="T14" fmla="+- 0 4327 4327"/>
                                <a:gd name="T15" fmla="*/ 4327 h 353"/>
                                <a:gd name="T16" fmla="+- 0 3425 3425"/>
                                <a:gd name="T17" fmla="*/ T16 w 7251"/>
                                <a:gd name="T18" fmla="+- 0 4680 4327"/>
                                <a:gd name="T19" fmla="*/ 4680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3">
                                  <a:moveTo>
                                    <a:pt x="0" y="353"/>
                                  </a:moveTo>
                                  <a:lnTo>
                                    <a:pt x="7250" y="35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215"/>
                        <wpg:cNvGrpSpPr>
                          <a:grpSpLocks/>
                        </wpg:cNvGrpSpPr>
                        <wpg:grpSpPr bwMode="auto">
                          <a:xfrm>
                            <a:off x="3425" y="4680"/>
                            <a:ext cx="7251" cy="236"/>
                            <a:chOff x="3425" y="4680"/>
                            <a:chExt cx="7251" cy="236"/>
                          </a:xfrm>
                        </wpg:grpSpPr>
                        <wps:wsp>
                          <wps:cNvPr id="160" name="Freeform 216"/>
                          <wps:cNvSpPr>
                            <a:spLocks/>
                          </wps:cNvSpPr>
                          <wps:spPr bwMode="auto">
                            <a:xfrm>
                              <a:off x="3425" y="4680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4915 4680"/>
                                <a:gd name="T3" fmla="*/ 4915 h 236"/>
                                <a:gd name="T4" fmla="+- 0 10675 3425"/>
                                <a:gd name="T5" fmla="*/ T4 w 7251"/>
                                <a:gd name="T6" fmla="+- 0 4915 4680"/>
                                <a:gd name="T7" fmla="*/ 4915 h 236"/>
                                <a:gd name="T8" fmla="+- 0 10675 3425"/>
                                <a:gd name="T9" fmla="*/ T8 w 7251"/>
                                <a:gd name="T10" fmla="+- 0 4680 4680"/>
                                <a:gd name="T11" fmla="*/ 4680 h 236"/>
                                <a:gd name="T12" fmla="+- 0 3425 3425"/>
                                <a:gd name="T13" fmla="*/ T12 w 7251"/>
                                <a:gd name="T14" fmla="+- 0 4680 4680"/>
                                <a:gd name="T15" fmla="*/ 4680 h 236"/>
                                <a:gd name="T16" fmla="+- 0 3425 3425"/>
                                <a:gd name="T17" fmla="*/ T16 w 7251"/>
                                <a:gd name="T18" fmla="+- 0 4915 4680"/>
                                <a:gd name="T19" fmla="*/ 4915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5"/>
                                  </a:moveTo>
                                  <a:lnTo>
                                    <a:pt x="7250" y="235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213"/>
                        <wpg:cNvGrpSpPr>
                          <a:grpSpLocks/>
                        </wpg:cNvGrpSpPr>
                        <wpg:grpSpPr bwMode="auto">
                          <a:xfrm>
                            <a:off x="3425" y="4915"/>
                            <a:ext cx="7251" cy="351"/>
                            <a:chOff x="3425" y="4915"/>
                            <a:chExt cx="7251" cy="351"/>
                          </a:xfrm>
                        </wpg:grpSpPr>
                        <wps:wsp>
                          <wps:cNvPr id="162" name="Freeform 214"/>
                          <wps:cNvSpPr>
                            <a:spLocks/>
                          </wps:cNvSpPr>
                          <wps:spPr bwMode="auto">
                            <a:xfrm>
                              <a:off x="3425" y="4915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5266 4915"/>
                                <a:gd name="T3" fmla="*/ 5266 h 351"/>
                                <a:gd name="T4" fmla="+- 0 10675 3425"/>
                                <a:gd name="T5" fmla="*/ T4 w 7251"/>
                                <a:gd name="T6" fmla="+- 0 5266 4915"/>
                                <a:gd name="T7" fmla="*/ 5266 h 351"/>
                                <a:gd name="T8" fmla="+- 0 10675 3425"/>
                                <a:gd name="T9" fmla="*/ T8 w 7251"/>
                                <a:gd name="T10" fmla="+- 0 4915 4915"/>
                                <a:gd name="T11" fmla="*/ 4915 h 351"/>
                                <a:gd name="T12" fmla="+- 0 3425 3425"/>
                                <a:gd name="T13" fmla="*/ T12 w 7251"/>
                                <a:gd name="T14" fmla="+- 0 4915 4915"/>
                                <a:gd name="T15" fmla="*/ 4915 h 351"/>
                                <a:gd name="T16" fmla="+- 0 3425 3425"/>
                                <a:gd name="T17" fmla="*/ T16 w 7251"/>
                                <a:gd name="T18" fmla="+- 0 5266 4915"/>
                                <a:gd name="T19" fmla="*/ 5266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1"/>
                                  </a:moveTo>
                                  <a:lnTo>
                                    <a:pt x="7250" y="351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3" name="Group 211"/>
                        <wpg:cNvGrpSpPr>
                          <a:grpSpLocks/>
                        </wpg:cNvGrpSpPr>
                        <wpg:grpSpPr bwMode="auto">
                          <a:xfrm>
                            <a:off x="1886" y="5282"/>
                            <a:ext cx="1431" cy="771"/>
                            <a:chOff x="1886" y="5282"/>
                            <a:chExt cx="1431" cy="771"/>
                          </a:xfrm>
                        </wpg:grpSpPr>
                        <wps:wsp>
                          <wps:cNvPr id="164" name="Freeform 212"/>
                          <wps:cNvSpPr>
                            <a:spLocks/>
                          </wps:cNvSpPr>
                          <wps:spPr bwMode="auto">
                            <a:xfrm>
                              <a:off x="1886" y="5282"/>
                              <a:ext cx="1431" cy="771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6053 5282"/>
                                <a:gd name="T3" fmla="*/ 6053 h 771"/>
                                <a:gd name="T4" fmla="+- 0 3317 1886"/>
                                <a:gd name="T5" fmla="*/ T4 w 1431"/>
                                <a:gd name="T6" fmla="+- 0 6053 5282"/>
                                <a:gd name="T7" fmla="*/ 6053 h 771"/>
                                <a:gd name="T8" fmla="+- 0 3317 1886"/>
                                <a:gd name="T9" fmla="*/ T8 w 1431"/>
                                <a:gd name="T10" fmla="+- 0 5282 5282"/>
                                <a:gd name="T11" fmla="*/ 5282 h 771"/>
                                <a:gd name="T12" fmla="+- 0 1886 1886"/>
                                <a:gd name="T13" fmla="*/ T12 w 1431"/>
                                <a:gd name="T14" fmla="+- 0 5282 5282"/>
                                <a:gd name="T15" fmla="*/ 5282 h 771"/>
                                <a:gd name="T16" fmla="+- 0 1886 1886"/>
                                <a:gd name="T17" fmla="*/ T16 w 1431"/>
                                <a:gd name="T18" fmla="+- 0 6053 5282"/>
                                <a:gd name="T19" fmla="*/ 6053 h 7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771">
                                  <a:moveTo>
                                    <a:pt x="0" y="771"/>
                                  </a:moveTo>
                                  <a:lnTo>
                                    <a:pt x="1431" y="771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209"/>
                        <wpg:cNvGrpSpPr>
                          <a:grpSpLocks/>
                        </wpg:cNvGrpSpPr>
                        <wpg:grpSpPr bwMode="auto">
                          <a:xfrm>
                            <a:off x="1980" y="5491"/>
                            <a:ext cx="1239" cy="351"/>
                            <a:chOff x="1980" y="5491"/>
                            <a:chExt cx="1239" cy="351"/>
                          </a:xfrm>
                        </wpg:grpSpPr>
                        <wps:wsp>
                          <wps:cNvPr id="166" name="Freeform 210"/>
                          <wps:cNvSpPr>
                            <a:spLocks/>
                          </wps:cNvSpPr>
                          <wps:spPr bwMode="auto">
                            <a:xfrm>
                              <a:off x="1980" y="5491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5842 5491"/>
                                <a:gd name="T3" fmla="*/ 5842 h 351"/>
                                <a:gd name="T4" fmla="+- 0 3218 1980"/>
                                <a:gd name="T5" fmla="*/ T4 w 1239"/>
                                <a:gd name="T6" fmla="+- 0 5842 5491"/>
                                <a:gd name="T7" fmla="*/ 5842 h 351"/>
                                <a:gd name="T8" fmla="+- 0 3218 1980"/>
                                <a:gd name="T9" fmla="*/ T8 w 1239"/>
                                <a:gd name="T10" fmla="+- 0 5491 5491"/>
                                <a:gd name="T11" fmla="*/ 5491 h 351"/>
                                <a:gd name="T12" fmla="+- 0 1980 1980"/>
                                <a:gd name="T13" fmla="*/ T12 w 1239"/>
                                <a:gd name="T14" fmla="+- 0 5491 5491"/>
                                <a:gd name="T15" fmla="*/ 5491 h 351"/>
                                <a:gd name="T16" fmla="+- 0 1980 1980"/>
                                <a:gd name="T17" fmla="*/ T16 w 1239"/>
                                <a:gd name="T18" fmla="+- 0 5842 5491"/>
                                <a:gd name="T19" fmla="*/ 5842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1"/>
                                  </a:moveTo>
                                  <a:lnTo>
                                    <a:pt x="1238" y="351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207"/>
                        <wpg:cNvGrpSpPr>
                          <a:grpSpLocks/>
                        </wpg:cNvGrpSpPr>
                        <wpg:grpSpPr bwMode="auto">
                          <a:xfrm>
                            <a:off x="3326" y="5282"/>
                            <a:ext cx="7443" cy="771"/>
                            <a:chOff x="3326" y="5282"/>
                            <a:chExt cx="7443" cy="771"/>
                          </a:xfrm>
                        </wpg:grpSpPr>
                        <wps:wsp>
                          <wps:cNvPr id="168" name="Freeform 208"/>
                          <wps:cNvSpPr>
                            <a:spLocks/>
                          </wps:cNvSpPr>
                          <wps:spPr bwMode="auto">
                            <a:xfrm>
                              <a:off x="3326" y="5282"/>
                              <a:ext cx="7443" cy="771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6053 5282"/>
                                <a:gd name="T3" fmla="*/ 6053 h 771"/>
                                <a:gd name="T4" fmla="+- 0 10769 3326"/>
                                <a:gd name="T5" fmla="*/ T4 w 7443"/>
                                <a:gd name="T6" fmla="+- 0 6053 5282"/>
                                <a:gd name="T7" fmla="*/ 6053 h 771"/>
                                <a:gd name="T8" fmla="+- 0 10769 3326"/>
                                <a:gd name="T9" fmla="*/ T8 w 7443"/>
                                <a:gd name="T10" fmla="+- 0 5282 5282"/>
                                <a:gd name="T11" fmla="*/ 5282 h 771"/>
                                <a:gd name="T12" fmla="+- 0 3326 3326"/>
                                <a:gd name="T13" fmla="*/ T12 w 7443"/>
                                <a:gd name="T14" fmla="+- 0 5282 5282"/>
                                <a:gd name="T15" fmla="*/ 5282 h 771"/>
                                <a:gd name="T16" fmla="+- 0 3326 3326"/>
                                <a:gd name="T17" fmla="*/ T16 w 7443"/>
                                <a:gd name="T18" fmla="+- 0 6053 5282"/>
                                <a:gd name="T19" fmla="*/ 6053 h 7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771">
                                  <a:moveTo>
                                    <a:pt x="0" y="771"/>
                                  </a:moveTo>
                                  <a:lnTo>
                                    <a:pt x="7443" y="771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205"/>
                        <wpg:cNvGrpSpPr>
                          <a:grpSpLocks/>
                        </wpg:cNvGrpSpPr>
                        <wpg:grpSpPr bwMode="auto">
                          <a:xfrm>
                            <a:off x="3425" y="5282"/>
                            <a:ext cx="7251" cy="384"/>
                            <a:chOff x="3425" y="5282"/>
                            <a:chExt cx="7251" cy="384"/>
                          </a:xfrm>
                        </wpg:grpSpPr>
                        <wps:wsp>
                          <wps:cNvPr id="170" name="Freeform 206"/>
                          <wps:cNvSpPr>
                            <a:spLocks/>
                          </wps:cNvSpPr>
                          <wps:spPr bwMode="auto">
                            <a:xfrm>
                              <a:off x="3425" y="5282"/>
                              <a:ext cx="7251" cy="38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5666 5282"/>
                                <a:gd name="T3" fmla="*/ 5666 h 384"/>
                                <a:gd name="T4" fmla="+- 0 10675 3425"/>
                                <a:gd name="T5" fmla="*/ T4 w 7251"/>
                                <a:gd name="T6" fmla="+- 0 5666 5282"/>
                                <a:gd name="T7" fmla="*/ 5666 h 384"/>
                                <a:gd name="T8" fmla="+- 0 10675 3425"/>
                                <a:gd name="T9" fmla="*/ T8 w 7251"/>
                                <a:gd name="T10" fmla="+- 0 5282 5282"/>
                                <a:gd name="T11" fmla="*/ 5282 h 384"/>
                                <a:gd name="T12" fmla="+- 0 3425 3425"/>
                                <a:gd name="T13" fmla="*/ T12 w 7251"/>
                                <a:gd name="T14" fmla="+- 0 5282 5282"/>
                                <a:gd name="T15" fmla="*/ 5282 h 384"/>
                                <a:gd name="T16" fmla="+- 0 3425 3425"/>
                                <a:gd name="T17" fmla="*/ T16 w 7251"/>
                                <a:gd name="T18" fmla="+- 0 5666 5282"/>
                                <a:gd name="T19" fmla="*/ 5666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4">
                                  <a:moveTo>
                                    <a:pt x="0" y="384"/>
                                  </a:moveTo>
                                  <a:lnTo>
                                    <a:pt x="7250" y="38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203"/>
                        <wpg:cNvGrpSpPr>
                          <a:grpSpLocks/>
                        </wpg:cNvGrpSpPr>
                        <wpg:grpSpPr bwMode="auto">
                          <a:xfrm>
                            <a:off x="3425" y="5666"/>
                            <a:ext cx="7251" cy="387"/>
                            <a:chOff x="3425" y="5666"/>
                            <a:chExt cx="7251" cy="387"/>
                          </a:xfrm>
                        </wpg:grpSpPr>
                        <wps:wsp>
                          <wps:cNvPr id="172" name="Freeform 204"/>
                          <wps:cNvSpPr>
                            <a:spLocks/>
                          </wps:cNvSpPr>
                          <wps:spPr bwMode="auto">
                            <a:xfrm>
                              <a:off x="3425" y="5666"/>
                              <a:ext cx="7251" cy="387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053 5666"/>
                                <a:gd name="T3" fmla="*/ 6053 h 387"/>
                                <a:gd name="T4" fmla="+- 0 10675 3425"/>
                                <a:gd name="T5" fmla="*/ T4 w 7251"/>
                                <a:gd name="T6" fmla="+- 0 6053 5666"/>
                                <a:gd name="T7" fmla="*/ 6053 h 387"/>
                                <a:gd name="T8" fmla="+- 0 10675 3425"/>
                                <a:gd name="T9" fmla="*/ T8 w 7251"/>
                                <a:gd name="T10" fmla="+- 0 5666 5666"/>
                                <a:gd name="T11" fmla="*/ 5666 h 387"/>
                                <a:gd name="T12" fmla="+- 0 3425 3425"/>
                                <a:gd name="T13" fmla="*/ T12 w 7251"/>
                                <a:gd name="T14" fmla="+- 0 5666 5666"/>
                                <a:gd name="T15" fmla="*/ 5666 h 387"/>
                                <a:gd name="T16" fmla="+- 0 3425 3425"/>
                                <a:gd name="T17" fmla="*/ T16 w 7251"/>
                                <a:gd name="T18" fmla="+- 0 6053 5666"/>
                                <a:gd name="T19" fmla="*/ 6053 h 3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7">
                                  <a:moveTo>
                                    <a:pt x="0" y="387"/>
                                  </a:moveTo>
                                  <a:lnTo>
                                    <a:pt x="7250" y="38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3" name="Group 201"/>
                        <wpg:cNvGrpSpPr>
                          <a:grpSpLocks/>
                        </wpg:cNvGrpSpPr>
                        <wpg:grpSpPr bwMode="auto">
                          <a:xfrm>
                            <a:off x="1886" y="6067"/>
                            <a:ext cx="1431" cy="3591"/>
                            <a:chOff x="1886" y="6067"/>
                            <a:chExt cx="1431" cy="3591"/>
                          </a:xfrm>
                        </wpg:grpSpPr>
                        <wps:wsp>
                          <wps:cNvPr id="174" name="Freeform 202"/>
                          <wps:cNvSpPr>
                            <a:spLocks/>
                          </wps:cNvSpPr>
                          <wps:spPr bwMode="auto">
                            <a:xfrm>
                              <a:off x="1886" y="6067"/>
                              <a:ext cx="1431" cy="3591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9658 6067"/>
                                <a:gd name="T3" fmla="*/ 9658 h 3591"/>
                                <a:gd name="T4" fmla="+- 0 3317 1886"/>
                                <a:gd name="T5" fmla="*/ T4 w 1431"/>
                                <a:gd name="T6" fmla="+- 0 9658 6067"/>
                                <a:gd name="T7" fmla="*/ 9658 h 3591"/>
                                <a:gd name="T8" fmla="+- 0 3317 1886"/>
                                <a:gd name="T9" fmla="*/ T8 w 1431"/>
                                <a:gd name="T10" fmla="+- 0 6067 6067"/>
                                <a:gd name="T11" fmla="*/ 6067 h 3591"/>
                                <a:gd name="T12" fmla="+- 0 1886 1886"/>
                                <a:gd name="T13" fmla="*/ T12 w 1431"/>
                                <a:gd name="T14" fmla="+- 0 6067 6067"/>
                                <a:gd name="T15" fmla="*/ 6067 h 3591"/>
                                <a:gd name="T16" fmla="+- 0 1886 1886"/>
                                <a:gd name="T17" fmla="*/ T16 w 1431"/>
                                <a:gd name="T18" fmla="+- 0 9658 6067"/>
                                <a:gd name="T19" fmla="*/ 9658 h 35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3591">
                                  <a:moveTo>
                                    <a:pt x="0" y="3591"/>
                                  </a:moveTo>
                                  <a:lnTo>
                                    <a:pt x="1431" y="3591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5" name="Group 199"/>
                        <wpg:cNvGrpSpPr>
                          <a:grpSpLocks/>
                        </wpg:cNvGrpSpPr>
                        <wpg:grpSpPr bwMode="auto">
                          <a:xfrm>
                            <a:off x="1980" y="7687"/>
                            <a:ext cx="1239" cy="348"/>
                            <a:chOff x="1980" y="7687"/>
                            <a:chExt cx="1239" cy="348"/>
                          </a:xfrm>
                        </wpg:grpSpPr>
                        <wps:wsp>
                          <wps:cNvPr id="176" name="Freeform 200"/>
                          <wps:cNvSpPr>
                            <a:spLocks/>
                          </wps:cNvSpPr>
                          <wps:spPr bwMode="auto">
                            <a:xfrm>
                              <a:off x="1980" y="7687"/>
                              <a:ext cx="1239" cy="34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8035 7687"/>
                                <a:gd name="T3" fmla="*/ 8035 h 348"/>
                                <a:gd name="T4" fmla="+- 0 3218 1980"/>
                                <a:gd name="T5" fmla="*/ T4 w 1239"/>
                                <a:gd name="T6" fmla="+- 0 8035 7687"/>
                                <a:gd name="T7" fmla="*/ 8035 h 348"/>
                                <a:gd name="T8" fmla="+- 0 3218 1980"/>
                                <a:gd name="T9" fmla="*/ T8 w 1239"/>
                                <a:gd name="T10" fmla="+- 0 7687 7687"/>
                                <a:gd name="T11" fmla="*/ 7687 h 348"/>
                                <a:gd name="T12" fmla="+- 0 1980 1980"/>
                                <a:gd name="T13" fmla="*/ T12 w 1239"/>
                                <a:gd name="T14" fmla="+- 0 7687 7687"/>
                                <a:gd name="T15" fmla="*/ 7687 h 348"/>
                                <a:gd name="T16" fmla="+- 0 1980 1980"/>
                                <a:gd name="T17" fmla="*/ T16 w 1239"/>
                                <a:gd name="T18" fmla="+- 0 8035 7687"/>
                                <a:gd name="T19" fmla="*/ 8035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48">
                                  <a:moveTo>
                                    <a:pt x="0" y="348"/>
                                  </a:moveTo>
                                  <a:lnTo>
                                    <a:pt x="1238" y="348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7" name="Group 197"/>
                        <wpg:cNvGrpSpPr>
                          <a:grpSpLocks/>
                        </wpg:cNvGrpSpPr>
                        <wpg:grpSpPr bwMode="auto">
                          <a:xfrm>
                            <a:off x="3326" y="6067"/>
                            <a:ext cx="7443" cy="3591"/>
                            <a:chOff x="3326" y="6067"/>
                            <a:chExt cx="7443" cy="3591"/>
                          </a:xfrm>
                        </wpg:grpSpPr>
                        <wps:wsp>
                          <wps:cNvPr id="178" name="Freeform 198"/>
                          <wps:cNvSpPr>
                            <a:spLocks/>
                          </wps:cNvSpPr>
                          <wps:spPr bwMode="auto">
                            <a:xfrm>
                              <a:off x="3326" y="6067"/>
                              <a:ext cx="7443" cy="3591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9658 6067"/>
                                <a:gd name="T3" fmla="*/ 9658 h 3591"/>
                                <a:gd name="T4" fmla="+- 0 10769 3326"/>
                                <a:gd name="T5" fmla="*/ T4 w 7443"/>
                                <a:gd name="T6" fmla="+- 0 9658 6067"/>
                                <a:gd name="T7" fmla="*/ 9658 h 3591"/>
                                <a:gd name="T8" fmla="+- 0 10769 3326"/>
                                <a:gd name="T9" fmla="*/ T8 w 7443"/>
                                <a:gd name="T10" fmla="+- 0 6067 6067"/>
                                <a:gd name="T11" fmla="*/ 6067 h 3591"/>
                                <a:gd name="T12" fmla="+- 0 3326 3326"/>
                                <a:gd name="T13" fmla="*/ T12 w 7443"/>
                                <a:gd name="T14" fmla="+- 0 6067 6067"/>
                                <a:gd name="T15" fmla="*/ 6067 h 3591"/>
                                <a:gd name="T16" fmla="+- 0 3326 3326"/>
                                <a:gd name="T17" fmla="*/ T16 w 7443"/>
                                <a:gd name="T18" fmla="+- 0 9658 6067"/>
                                <a:gd name="T19" fmla="*/ 9658 h 359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3591">
                                  <a:moveTo>
                                    <a:pt x="0" y="3591"/>
                                  </a:moveTo>
                                  <a:lnTo>
                                    <a:pt x="7443" y="3591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9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9" name="Group 195"/>
                        <wpg:cNvGrpSpPr>
                          <a:grpSpLocks/>
                        </wpg:cNvGrpSpPr>
                        <wpg:grpSpPr bwMode="auto">
                          <a:xfrm>
                            <a:off x="3425" y="6067"/>
                            <a:ext cx="7251" cy="384"/>
                            <a:chOff x="3425" y="6067"/>
                            <a:chExt cx="7251" cy="384"/>
                          </a:xfrm>
                        </wpg:grpSpPr>
                        <wps:wsp>
                          <wps:cNvPr id="180" name="Freeform 196"/>
                          <wps:cNvSpPr>
                            <a:spLocks/>
                          </wps:cNvSpPr>
                          <wps:spPr bwMode="auto">
                            <a:xfrm>
                              <a:off x="3425" y="6067"/>
                              <a:ext cx="7251" cy="38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451 6067"/>
                                <a:gd name="T3" fmla="*/ 6451 h 384"/>
                                <a:gd name="T4" fmla="+- 0 10675 3425"/>
                                <a:gd name="T5" fmla="*/ T4 w 7251"/>
                                <a:gd name="T6" fmla="+- 0 6451 6067"/>
                                <a:gd name="T7" fmla="*/ 6451 h 384"/>
                                <a:gd name="T8" fmla="+- 0 10675 3425"/>
                                <a:gd name="T9" fmla="*/ T8 w 7251"/>
                                <a:gd name="T10" fmla="+- 0 6067 6067"/>
                                <a:gd name="T11" fmla="*/ 6067 h 384"/>
                                <a:gd name="T12" fmla="+- 0 3425 3425"/>
                                <a:gd name="T13" fmla="*/ T12 w 7251"/>
                                <a:gd name="T14" fmla="+- 0 6067 6067"/>
                                <a:gd name="T15" fmla="*/ 6067 h 384"/>
                                <a:gd name="T16" fmla="+- 0 3425 3425"/>
                                <a:gd name="T17" fmla="*/ T16 w 7251"/>
                                <a:gd name="T18" fmla="+- 0 6451 6067"/>
                                <a:gd name="T19" fmla="*/ 6451 h 3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4">
                                  <a:moveTo>
                                    <a:pt x="0" y="384"/>
                                  </a:moveTo>
                                  <a:lnTo>
                                    <a:pt x="7250" y="38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1" name="Group 193"/>
                        <wpg:cNvGrpSpPr>
                          <a:grpSpLocks/>
                        </wpg:cNvGrpSpPr>
                        <wpg:grpSpPr bwMode="auto">
                          <a:xfrm>
                            <a:off x="3425" y="6451"/>
                            <a:ext cx="7251" cy="274"/>
                            <a:chOff x="3425" y="6451"/>
                            <a:chExt cx="7251" cy="274"/>
                          </a:xfrm>
                        </wpg:grpSpPr>
                        <wps:wsp>
                          <wps:cNvPr id="182" name="Freeform 194"/>
                          <wps:cNvSpPr>
                            <a:spLocks/>
                          </wps:cNvSpPr>
                          <wps:spPr bwMode="auto">
                            <a:xfrm>
                              <a:off x="3425" y="6451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725 6451"/>
                                <a:gd name="T3" fmla="*/ 6725 h 274"/>
                                <a:gd name="T4" fmla="+- 0 10675 3425"/>
                                <a:gd name="T5" fmla="*/ T4 w 7251"/>
                                <a:gd name="T6" fmla="+- 0 6725 6451"/>
                                <a:gd name="T7" fmla="*/ 6725 h 274"/>
                                <a:gd name="T8" fmla="+- 0 10675 3425"/>
                                <a:gd name="T9" fmla="*/ T8 w 7251"/>
                                <a:gd name="T10" fmla="+- 0 6451 6451"/>
                                <a:gd name="T11" fmla="*/ 6451 h 274"/>
                                <a:gd name="T12" fmla="+- 0 3425 3425"/>
                                <a:gd name="T13" fmla="*/ T12 w 7251"/>
                                <a:gd name="T14" fmla="+- 0 6451 6451"/>
                                <a:gd name="T15" fmla="*/ 6451 h 274"/>
                                <a:gd name="T16" fmla="+- 0 3425 3425"/>
                                <a:gd name="T17" fmla="*/ T16 w 7251"/>
                                <a:gd name="T18" fmla="+- 0 6725 6451"/>
                                <a:gd name="T19" fmla="*/ 6725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4"/>
                                  </a:moveTo>
                                  <a:lnTo>
                                    <a:pt x="7250" y="274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3" name="Group 191"/>
                        <wpg:cNvGrpSpPr>
                          <a:grpSpLocks/>
                        </wpg:cNvGrpSpPr>
                        <wpg:grpSpPr bwMode="auto">
                          <a:xfrm>
                            <a:off x="3425" y="6725"/>
                            <a:ext cx="7251" cy="274"/>
                            <a:chOff x="3425" y="6725"/>
                            <a:chExt cx="7251" cy="274"/>
                          </a:xfrm>
                        </wpg:grpSpPr>
                        <wps:wsp>
                          <wps:cNvPr id="184" name="Freeform 192"/>
                          <wps:cNvSpPr>
                            <a:spLocks/>
                          </wps:cNvSpPr>
                          <wps:spPr bwMode="auto">
                            <a:xfrm>
                              <a:off x="3425" y="6725"/>
                              <a:ext cx="7251" cy="27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6998 6725"/>
                                <a:gd name="T3" fmla="*/ 6998 h 274"/>
                                <a:gd name="T4" fmla="+- 0 10675 3425"/>
                                <a:gd name="T5" fmla="*/ T4 w 7251"/>
                                <a:gd name="T6" fmla="+- 0 6998 6725"/>
                                <a:gd name="T7" fmla="*/ 6998 h 274"/>
                                <a:gd name="T8" fmla="+- 0 10675 3425"/>
                                <a:gd name="T9" fmla="*/ T8 w 7251"/>
                                <a:gd name="T10" fmla="+- 0 6725 6725"/>
                                <a:gd name="T11" fmla="*/ 6725 h 274"/>
                                <a:gd name="T12" fmla="+- 0 3425 3425"/>
                                <a:gd name="T13" fmla="*/ T12 w 7251"/>
                                <a:gd name="T14" fmla="+- 0 6725 6725"/>
                                <a:gd name="T15" fmla="*/ 6725 h 274"/>
                                <a:gd name="T16" fmla="+- 0 3425 3425"/>
                                <a:gd name="T17" fmla="*/ T16 w 7251"/>
                                <a:gd name="T18" fmla="+- 0 6998 6725"/>
                                <a:gd name="T19" fmla="*/ 6998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74">
                                  <a:moveTo>
                                    <a:pt x="0" y="273"/>
                                  </a:moveTo>
                                  <a:lnTo>
                                    <a:pt x="7250" y="27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5" name="Group 189"/>
                        <wpg:cNvGrpSpPr>
                          <a:grpSpLocks/>
                        </wpg:cNvGrpSpPr>
                        <wpg:grpSpPr bwMode="auto">
                          <a:xfrm>
                            <a:off x="3425" y="6998"/>
                            <a:ext cx="7251" cy="387"/>
                            <a:chOff x="3425" y="6998"/>
                            <a:chExt cx="7251" cy="387"/>
                          </a:xfrm>
                        </wpg:grpSpPr>
                        <wps:wsp>
                          <wps:cNvPr id="186" name="Freeform 190"/>
                          <wps:cNvSpPr>
                            <a:spLocks/>
                          </wps:cNvSpPr>
                          <wps:spPr bwMode="auto">
                            <a:xfrm>
                              <a:off x="3425" y="6998"/>
                              <a:ext cx="7251" cy="387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7385 6998"/>
                                <a:gd name="T3" fmla="*/ 7385 h 387"/>
                                <a:gd name="T4" fmla="+- 0 10675 3425"/>
                                <a:gd name="T5" fmla="*/ T4 w 7251"/>
                                <a:gd name="T6" fmla="+- 0 7385 6998"/>
                                <a:gd name="T7" fmla="*/ 7385 h 387"/>
                                <a:gd name="T8" fmla="+- 0 10675 3425"/>
                                <a:gd name="T9" fmla="*/ T8 w 7251"/>
                                <a:gd name="T10" fmla="+- 0 6998 6998"/>
                                <a:gd name="T11" fmla="*/ 6998 h 387"/>
                                <a:gd name="T12" fmla="+- 0 3425 3425"/>
                                <a:gd name="T13" fmla="*/ T12 w 7251"/>
                                <a:gd name="T14" fmla="+- 0 6998 6998"/>
                                <a:gd name="T15" fmla="*/ 6998 h 387"/>
                                <a:gd name="T16" fmla="+- 0 3425 3425"/>
                                <a:gd name="T17" fmla="*/ T16 w 7251"/>
                                <a:gd name="T18" fmla="+- 0 7385 6998"/>
                                <a:gd name="T19" fmla="*/ 7385 h 3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7">
                                  <a:moveTo>
                                    <a:pt x="0" y="387"/>
                                  </a:moveTo>
                                  <a:lnTo>
                                    <a:pt x="7250" y="38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7" name="Group 187"/>
                        <wpg:cNvGrpSpPr>
                          <a:grpSpLocks/>
                        </wpg:cNvGrpSpPr>
                        <wpg:grpSpPr bwMode="auto">
                          <a:xfrm>
                            <a:off x="3425" y="7385"/>
                            <a:ext cx="7251" cy="236"/>
                            <a:chOff x="3425" y="7385"/>
                            <a:chExt cx="7251" cy="236"/>
                          </a:xfrm>
                        </wpg:grpSpPr>
                        <wps:wsp>
                          <wps:cNvPr id="188" name="Freeform 188"/>
                          <wps:cNvSpPr>
                            <a:spLocks/>
                          </wps:cNvSpPr>
                          <wps:spPr bwMode="auto">
                            <a:xfrm>
                              <a:off x="3425" y="7385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7620 7385"/>
                                <a:gd name="T3" fmla="*/ 7620 h 236"/>
                                <a:gd name="T4" fmla="+- 0 10675 3425"/>
                                <a:gd name="T5" fmla="*/ T4 w 7251"/>
                                <a:gd name="T6" fmla="+- 0 7620 7385"/>
                                <a:gd name="T7" fmla="*/ 7620 h 236"/>
                                <a:gd name="T8" fmla="+- 0 10675 3425"/>
                                <a:gd name="T9" fmla="*/ T8 w 7251"/>
                                <a:gd name="T10" fmla="+- 0 7385 7385"/>
                                <a:gd name="T11" fmla="*/ 7385 h 236"/>
                                <a:gd name="T12" fmla="+- 0 3425 3425"/>
                                <a:gd name="T13" fmla="*/ T12 w 7251"/>
                                <a:gd name="T14" fmla="+- 0 7385 7385"/>
                                <a:gd name="T15" fmla="*/ 7385 h 236"/>
                                <a:gd name="T16" fmla="+- 0 3425 3425"/>
                                <a:gd name="T17" fmla="*/ T16 w 7251"/>
                                <a:gd name="T18" fmla="+- 0 7620 7385"/>
                                <a:gd name="T19" fmla="*/ 7620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5"/>
                                  </a:moveTo>
                                  <a:lnTo>
                                    <a:pt x="7250" y="235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89" name="Group 185"/>
                        <wpg:cNvGrpSpPr>
                          <a:grpSpLocks/>
                        </wpg:cNvGrpSpPr>
                        <wpg:grpSpPr bwMode="auto">
                          <a:xfrm>
                            <a:off x="3425" y="7620"/>
                            <a:ext cx="7251" cy="238"/>
                            <a:chOff x="3425" y="7620"/>
                            <a:chExt cx="7251" cy="238"/>
                          </a:xfrm>
                        </wpg:grpSpPr>
                        <wps:wsp>
                          <wps:cNvPr id="190" name="Freeform 186"/>
                          <wps:cNvSpPr>
                            <a:spLocks/>
                          </wps:cNvSpPr>
                          <wps:spPr bwMode="auto">
                            <a:xfrm>
                              <a:off x="3425" y="7620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7858 7620"/>
                                <a:gd name="T3" fmla="*/ 7858 h 238"/>
                                <a:gd name="T4" fmla="+- 0 10675 3425"/>
                                <a:gd name="T5" fmla="*/ T4 w 7251"/>
                                <a:gd name="T6" fmla="+- 0 7858 7620"/>
                                <a:gd name="T7" fmla="*/ 7858 h 238"/>
                                <a:gd name="T8" fmla="+- 0 10675 3425"/>
                                <a:gd name="T9" fmla="*/ T8 w 7251"/>
                                <a:gd name="T10" fmla="+- 0 7620 7620"/>
                                <a:gd name="T11" fmla="*/ 7620 h 238"/>
                                <a:gd name="T12" fmla="+- 0 3425 3425"/>
                                <a:gd name="T13" fmla="*/ T12 w 7251"/>
                                <a:gd name="T14" fmla="+- 0 7620 7620"/>
                                <a:gd name="T15" fmla="*/ 7620 h 238"/>
                                <a:gd name="T16" fmla="+- 0 3425 3425"/>
                                <a:gd name="T17" fmla="*/ T16 w 7251"/>
                                <a:gd name="T18" fmla="+- 0 7858 7620"/>
                                <a:gd name="T19" fmla="*/ 7858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1" name="Group 183"/>
                        <wpg:cNvGrpSpPr>
                          <a:grpSpLocks/>
                        </wpg:cNvGrpSpPr>
                        <wpg:grpSpPr bwMode="auto">
                          <a:xfrm>
                            <a:off x="3425" y="7858"/>
                            <a:ext cx="7251" cy="240"/>
                            <a:chOff x="3425" y="7858"/>
                            <a:chExt cx="7251" cy="240"/>
                          </a:xfrm>
                        </wpg:grpSpPr>
                        <wps:wsp>
                          <wps:cNvPr id="192" name="Freeform 184"/>
                          <wps:cNvSpPr>
                            <a:spLocks/>
                          </wps:cNvSpPr>
                          <wps:spPr bwMode="auto">
                            <a:xfrm>
                              <a:off x="3425" y="7858"/>
                              <a:ext cx="7251" cy="240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098 7858"/>
                                <a:gd name="T3" fmla="*/ 8098 h 240"/>
                                <a:gd name="T4" fmla="+- 0 10675 3425"/>
                                <a:gd name="T5" fmla="*/ T4 w 7251"/>
                                <a:gd name="T6" fmla="+- 0 8098 7858"/>
                                <a:gd name="T7" fmla="*/ 8098 h 240"/>
                                <a:gd name="T8" fmla="+- 0 10675 3425"/>
                                <a:gd name="T9" fmla="*/ T8 w 7251"/>
                                <a:gd name="T10" fmla="+- 0 7858 7858"/>
                                <a:gd name="T11" fmla="*/ 7858 h 240"/>
                                <a:gd name="T12" fmla="+- 0 3425 3425"/>
                                <a:gd name="T13" fmla="*/ T12 w 7251"/>
                                <a:gd name="T14" fmla="+- 0 7858 7858"/>
                                <a:gd name="T15" fmla="*/ 7858 h 240"/>
                                <a:gd name="T16" fmla="+- 0 3425 3425"/>
                                <a:gd name="T17" fmla="*/ T16 w 7251"/>
                                <a:gd name="T18" fmla="+- 0 8098 7858"/>
                                <a:gd name="T19" fmla="*/ 8098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40">
                                  <a:moveTo>
                                    <a:pt x="0" y="240"/>
                                  </a:moveTo>
                                  <a:lnTo>
                                    <a:pt x="7250" y="24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3" name="Group 181"/>
                        <wpg:cNvGrpSpPr>
                          <a:grpSpLocks/>
                        </wpg:cNvGrpSpPr>
                        <wpg:grpSpPr bwMode="auto">
                          <a:xfrm>
                            <a:off x="3425" y="8098"/>
                            <a:ext cx="7251" cy="236"/>
                            <a:chOff x="3425" y="8098"/>
                            <a:chExt cx="7251" cy="236"/>
                          </a:xfrm>
                        </wpg:grpSpPr>
                        <wps:wsp>
                          <wps:cNvPr id="194" name="Freeform 182"/>
                          <wps:cNvSpPr>
                            <a:spLocks/>
                          </wps:cNvSpPr>
                          <wps:spPr bwMode="auto">
                            <a:xfrm>
                              <a:off x="3425" y="8098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333 8098"/>
                                <a:gd name="T3" fmla="*/ 8333 h 236"/>
                                <a:gd name="T4" fmla="+- 0 10675 3425"/>
                                <a:gd name="T5" fmla="*/ T4 w 7251"/>
                                <a:gd name="T6" fmla="+- 0 8333 8098"/>
                                <a:gd name="T7" fmla="*/ 8333 h 236"/>
                                <a:gd name="T8" fmla="+- 0 10675 3425"/>
                                <a:gd name="T9" fmla="*/ T8 w 7251"/>
                                <a:gd name="T10" fmla="+- 0 8098 8098"/>
                                <a:gd name="T11" fmla="*/ 8098 h 236"/>
                                <a:gd name="T12" fmla="+- 0 3425 3425"/>
                                <a:gd name="T13" fmla="*/ T12 w 7251"/>
                                <a:gd name="T14" fmla="+- 0 8098 8098"/>
                                <a:gd name="T15" fmla="*/ 8098 h 236"/>
                                <a:gd name="T16" fmla="+- 0 3425 3425"/>
                                <a:gd name="T17" fmla="*/ T16 w 7251"/>
                                <a:gd name="T18" fmla="+- 0 8333 8098"/>
                                <a:gd name="T19" fmla="*/ 8333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5"/>
                                  </a:moveTo>
                                  <a:lnTo>
                                    <a:pt x="7250" y="235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5" name="Group 179"/>
                        <wpg:cNvGrpSpPr>
                          <a:grpSpLocks/>
                        </wpg:cNvGrpSpPr>
                        <wpg:grpSpPr bwMode="auto">
                          <a:xfrm>
                            <a:off x="3425" y="8333"/>
                            <a:ext cx="7251" cy="238"/>
                            <a:chOff x="3425" y="8333"/>
                            <a:chExt cx="7251" cy="238"/>
                          </a:xfrm>
                        </wpg:grpSpPr>
                        <wps:wsp>
                          <wps:cNvPr id="196" name="Freeform 180"/>
                          <wps:cNvSpPr>
                            <a:spLocks/>
                          </wps:cNvSpPr>
                          <wps:spPr bwMode="auto">
                            <a:xfrm>
                              <a:off x="3425" y="8333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570 8333"/>
                                <a:gd name="T3" fmla="*/ 8570 h 238"/>
                                <a:gd name="T4" fmla="+- 0 10675 3425"/>
                                <a:gd name="T5" fmla="*/ T4 w 7251"/>
                                <a:gd name="T6" fmla="+- 0 8570 8333"/>
                                <a:gd name="T7" fmla="*/ 8570 h 238"/>
                                <a:gd name="T8" fmla="+- 0 10675 3425"/>
                                <a:gd name="T9" fmla="*/ T8 w 7251"/>
                                <a:gd name="T10" fmla="+- 0 8333 8333"/>
                                <a:gd name="T11" fmla="*/ 8333 h 238"/>
                                <a:gd name="T12" fmla="+- 0 3425 3425"/>
                                <a:gd name="T13" fmla="*/ T12 w 7251"/>
                                <a:gd name="T14" fmla="+- 0 8333 8333"/>
                                <a:gd name="T15" fmla="*/ 8333 h 238"/>
                                <a:gd name="T16" fmla="+- 0 3425 3425"/>
                                <a:gd name="T17" fmla="*/ T16 w 7251"/>
                                <a:gd name="T18" fmla="+- 0 8570 8333"/>
                                <a:gd name="T19" fmla="*/ 857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7" name="Group 177"/>
                        <wpg:cNvGrpSpPr>
                          <a:grpSpLocks/>
                        </wpg:cNvGrpSpPr>
                        <wpg:grpSpPr bwMode="auto">
                          <a:xfrm>
                            <a:off x="3425" y="8570"/>
                            <a:ext cx="7251" cy="238"/>
                            <a:chOff x="3425" y="8570"/>
                            <a:chExt cx="7251" cy="238"/>
                          </a:xfrm>
                        </wpg:grpSpPr>
                        <wps:wsp>
                          <wps:cNvPr id="198" name="Freeform 178"/>
                          <wps:cNvSpPr>
                            <a:spLocks/>
                          </wps:cNvSpPr>
                          <wps:spPr bwMode="auto">
                            <a:xfrm>
                              <a:off x="3425" y="8570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8808 8570"/>
                                <a:gd name="T3" fmla="*/ 8808 h 238"/>
                                <a:gd name="T4" fmla="+- 0 10675 3425"/>
                                <a:gd name="T5" fmla="*/ T4 w 7251"/>
                                <a:gd name="T6" fmla="+- 0 8808 8570"/>
                                <a:gd name="T7" fmla="*/ 8808 h 238"/>
                                <a:gd name="T8" fmla="+- 0 10675 3425"/>
                                <a:gd name="T9" fmla="*/ T8 w 7251"/>
                                <a:gd name="T10" fmla="+- 0 8570 8570"/>
                                <a:gd name="T11" fmla="*/ 8570 h 238"/>
                                <a:gd name="T12" fmla="+- 0 3425 3425"/>
                                <a:gd name="T13" fmla="*/ T12 w 7251"/>
                                <a:gd name="T14" fmla="+- 0 8570 8570"/>
                                <a:gd name="T15" fmla="*/ 8570 h 238"/>
                                <a:gd name="T16" fmla="+- 0 3425 3425"/>
                                <a:gd name="T17" fmla="*/ T16 w 7251"/>
                                <a:gd name="T18" fmla="+- 0 8808 8570"/>
                                <a:gd name="T19" fmla="*/ 8808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9" name="Group 175"/>
                        <wpg:cNvGrpSpPr>
                          <a:grpSpLocks/>
                        </wpg:cNvGrpSpPr>
                        <wpg:grpSpPr bwMode="auto">
                          <a:xfrm>
                            <a:off x="3425" y="8808"/>
                            <a:ext cx="7251" cy="464"/>
                            <a:chOff x="3425" y="8808"/>
                            <a:chExt cx="7251" cy="464"/>
                          </a:xfrm>
                        </wpg:grpSpPr>
                        <wps:wsp>
                          <wps:cNvPr id="200" name="Freeform 176"/>
                          <wps:cNvSpPr>
                            <a:spLocks/>
                          </wps:cNvSpPr>
                          <wps:spPr bwMode="auto">
                            <a:xfrm>
                              <a:off x="3425" y="8808"/>
                              <a:ext cx="7251" cy="464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9271 8808"/>
                                <a:gd name="T3" fmla="*/ 9271 h 464"/>
                                <a:gd name="T4" fmla="+- 0 10675 3425"/>
                                <a:gd name="T5" fmla="*/ T4 w 7251"/>
                                <a:gd name="T6" fmla="+- 0 9271 8808"/>
                                <a:gd name="T7" fmla="*/ 9271 h 464"/>
                                <a:gd name="T8" fmla="+- 0 10675 3425"/>
                                <a:gd name="T9" fmla="*/ T8 w 7251"/>
                                <a:gd name="T10" fmla="+- 0 8808 8808"/>
                                <a:gd name="T11" fmla="*/ 8808 h 464"/>
                                <a:gd name="T12" fmla="+- 0 3425 3425"/>
                                <a:gd name="T13" fmla="*/ T12 w 7251"/>
                                <a:gd name="T14" fmla="+- 0 8808 8808"/>
                                <a:gd name="T15" fmla="*/ 8808 h 464"/>
                                <a:gd name="T16" fmla="+- 0 3425 3425"/>
                                <a:gd name="T17" fmla="*/ T16 w 7251"/>
                                <a:gd name="T18" fmla="+- 0 9271 8808"/>
                                <a:gd name="T19" fmla="*/ 9271 h 46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464">
                                  <a:moveTo>
                                    <a:pt x="0" y="463"/>
                                  </a:moveTo>
                                  <a:lnTo>
                                    <a:pt x="7250" y="46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6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1" name="Group 173"/>
                        <wpg:cNvGrpSpPr>
                          <a:grpSpLocks/>
                        </wpg:cNvGrpSpPr>
                        <wpg:grpSpPr bwMode="auto">
                          <a:xfrm>
                            <a:off x="3425" y="9271"/>
                            <a:ext cx="7251" cy="387"/>
                            <a:chOff x="3425" y="9271"/>
                            <a:chExt cx="7251" cy="387"/>
                          </a:xfrm>
                        </wpg:grpSpPr>
                        <wps:wsp>
                          <wps:cNvPr id="202" name="Freeform 174"/>
                          <wps:cNvSpPr>
                            <a:spLocks/>
                          </wps:cNvSpPr>
                          <wps:spPr bwMode="auto">
                            <a:xfrm>
                              <a:off x="3425" y="9271"/>
                              <a:ext cx="7251" cy="387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9658 9271"/>
                                <a:gd name="T3" fmla="*/ 9658 h 387"/>
                                <a:gd name="T4" fmla="+- 0 10675 3425"/>
                                <a:gd name="T5" fmla="*/ T4 w 7251"/>
                                <a:gd name="T6" fmla="+- 0 9658 9271"/>
                                <a:gd name="T7" fmla="*/ 9658 h 387"/>
                                <a:gd name="T8" fmla="+- 0 10675 3425"/>
                                <a:gd name="T9" fmla="*/ T8 w 7251"/>
                                <a:gd name="T10" fmla="+- 0 9271 9271"/>
                                <a:gd name="T11" fmla="*/ 9271 h 387"/>
                                <a:gd name="T12" fmla="+- 0 3425 3425"/>
                                <a:gd name="T13" fmla="*/ T12 w 7251"/>
                                <a:gd name="T14" fmla="+- 0 9271 9271"/>
                                <a:gd name="T15" fmla="*/ 9271 h 387"/>
                                <a:gd name="T16" fmla="+- 0 3425 3425"/>
                                <a:gd name="T17" fmla="*/ T16 w 7251"/>
                                <a:gd name="T18" fmla="+- 0 9658 9271"/>
                                <a:gd name="T19" fmla="*/ 9658 h 3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87">
                                  <a:moveTo>
                                    <a:pt x="0" y="387"/>
                                  </a:moveTo>
                                  <a:lnTo>
                                    <a:pt x="7250" y="38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8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171"/>
                        <wpg:cNvGrpSpPr>
                          <a:grpSpLocks/>
                        </wpg:cNvGrpSpPr>
                        <wpg:grpSpPr bwMode="auto">
                          <a:xfrm>
                            <a:off x="1886" y="9672"/>
                            <a:ext cx="1431" cy="1889"/>
                            <a:chOff x="1886" y="9672"/>
                            <a:chExt cx="1431" cy="1889"/>
                          </a:xfrm>
                        </wpg:grpSpPr>
                        <wps:wsp>
                          <wps:cNvPr id="204" name="Freeform 172"/>
                          <wps:cNvSpPr>
                            <a:spLocks/>
                          </wps:cNvSpPr>
                          <wps:spPr bwMode="auto">
                            <a:xfrm>
                              <a:off x="1886" y="9672"/>
                              <a:ext cx="1431" cy="1889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11561 9672"/>
                                <a:gd name="T3" fmla="*/ 11561 h 1889"/>
                                <a:gd name="T4" fmla="+- 0 3317 1886"/>
                                <a:gd name="T5" fmla="*/ T4 w 1431"/>
                                <a:gd name="T6" fmla="+- 0 11561 9672"/>
                                <a:gd name="T7" fmla="*/ 11561 h 1889"/>
                                <a:gd name="T8" fmla="+- 0 3317 1886"/>
                                <a:gd name="T9" fmla="*/ T8 w 1431"/>
                                <a:gd name="T10" fmla="+- 0 9672 9672"/>
                                <a:gd name="T11" fmla="*/ 9672 h 1889"/>
                                <a:gd name="T12" fmla="+- 0 1886 1886"/>
                                <a:gd name="T13" fmla="*/ T12 w 1431"/>
                                <a:gd name="T14" fmla="+- 0 9672 9672"/>
                                <a:gd name="T15" fmla="*/ 9672 h 1889"/>
                                <a:gd name="T16" fmla="+- 0 1886 1886"/>
                                <a:gd name="T17" fmla="*/ T16 w 1431"/>
                                <a:gd name="T18" fmla="+- 0 11561 9672"/>
                                <a:gd name="T19" fmla="*/ 11561 h 18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1889">
                                  <a:moveTo>
                                    <a:pt x="0" y="1889"/>
                                  </a:moveTo>
                                  <a:lnTo>
                                    <a:pt x="1431" y="1889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5" name="Group 169"/>
                        <wpg:cNvGrpSpPr>
                          <a:grpSpLocks/>
                        </wpg:cNvGrpSpPr>
                        <wpg:grpSpPr bwMode="auto">
                          <a:xfrm>
                            <a:off x="1980" y="10322"/>
                            <a:ext cx="1239" cy="348"/>
                            <a:chOff x="1980" y="10322"/>
                            <a:chExt cx="1239" cy="348"/>
                          </a:xfrm>
                        </wpg:grpSpPr>
                        <wps:wsp>
                          <wps:cNvPr id="206" name="Freeform 170"/>
                          <wps:cNvSpPr>
                            <a:spLocks/>
                          </wps:cNvSpPr>
                          <wps:spPr bwMode="auto">
                            <a:xfrm>
                              <a:off x="1980" y="10322"/>
                              <a:ext cx="1239" cy="34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0670 10322"/>
                                <a:gd name="T3" fmla="*/ 10670 h 348"/>
                                <a:gd name="T4" fmla="+- 0 3218 1980"/>
                                <a:gd name="T5" fmla="*/ T4 w 1239"/>
                                <a:gd name="T6" fmla="+- 0 10670 10322"/>
                                <a:gd name="T7" fmla="*/ 10670 h 348"/>
                                <a:gd name="T8" fmla="+- 0 3218 1980"/>
                                <a:gd name="T9" fmla="*/ T8 w 1239"/>
                                <a:gd name="T10" fmla="+- 0 10322 10322"/>
                                <a:gd name="T11" fmla="*/ 10322 h 348"/>
                                <a:gd name="T12" fmla="+- 0 1980 1980"/>
                                <a:gd name="T13" fmla="*/ T12 w 1239"/>
                                <a:gd name="T14" fmla="+- 0 10322 10322"/>
                                <a:gd name="T15" fmla="*/ 10322 h 348"/>
                                <a:gd name="T16" fmla="+- 0 1980 1980"/>
                                <a:gd name="T17" fmla="*/ T16 w 1239"/>
                                <a:gd name="T18" fmla="+- 0 10670 10322"/>
                                <a:gd name="T19" fmla="*/ 10670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48">
                                  <a:moveTo>
                                    <a:pt x="0" y="348"/>
                                  </a:moveTo>
                                  <a:lnTo>
                                    <a:pt x="1238" y="348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7" name="Group 167"/>
                        <wpg:cNvGrpSpPr>
                          <a:grpSpLocks/>
                        </wpg:cNvGrpSpPr>
                        <wpg:grpSpPr bwMode="auto">
                          <a:xfrm>
                            <a:off x="1980" y="10670"/>
                            <a:ext cx="1239" cy="240"/>
                            <a:chOff x="1980" y="10670"/>
                            <a:chExt cx="1239" cy="240"/>
                          </a:xfrm>
                        </wpg:grpSpPr>
                        <wps:wsp>
                          <wps:cNvPr id="208" name="Freeform 168"/>
                          <wps:cNvSpPr>
                            <a:spLocks/>
                          </wps:cNvSpPr>
                          <wps:spPr bwMode="auto">
                            <a:xfrm>
                              <a:off x="1980" y="10670"/>
                              <a:ext cx="1239" cy="240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0910 10670"/>
                                <a:gd name="T3" fmla="*/ 10910 h 240"/>
                                <a:gd name="T4" fmla="+- 0 3218 1980"/>
                                <a:gd name="T5" fmla="*/ T4 w 1239"/>
                                <a:gd name="T6" fmla="+- 0 10910 10670"/>
                                <a:gd name="T7" fmla="*/ 10910 h 240"/>
                                <a:gd name="T8" fmla="+- 0 3218 1980"/>
                                <a:gd name="T9" fmla="*/ T8 w 1239"/>
                                <a:gd name="T10" fmla="+- 0 10670 10670"/>
                                <a:gd name="T11" fmla="*/ 10670 h 240"/>
                                <a:gd name="T12" fmla="+- 0 1980 1980"/>
                                <a:gd name="T13" fmla="*/ T12 w 1239"/>
                                <a:gd name="T14" fmla="+- 0 10670 10670"/>
                                <a:gd name="T15" fmla="*/ 10670 h 240"/>
                                <a:gd name="T16" fmla="+- 0 1980 1980"/>
                                <a:gd name="T17" fmla="*/ T16 w 1239"/>
                                <a:gd name="T18" fmla="+- 0 10910 10670"/>
                                <a:gd name="T19" fmla="*/ 10910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40">
                                  <a:moveTo>
                                    <a:pt x="0" y="240"/>
                                  </a:moveTo>
                                  <a:lnTo>
                                    <a:pt x="1238" y="240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165"/>
                        <wpg:cNvGrpSpPr>
                          <a:grpSpLocks/>
                        </wpg:cNvGrpSpPr>
                        <wpg:grpSpPr bwMode="auto">
                          <a:xfrm>
                            <a:off x="3326" y="9672"/>
                            <a:ext cx="7443" cy="1889"/>
                            <a:chOff x="3326" y="9672"/>
                            <a:chExt cx="7443" cy="1889"/>
                          </a:xfrm>
                        </wpg:grpSpPr>
                        <wps:wsp>
                          <wps:cNvPr id="210" name="Freeform 166"/>
                          <wps:cNvSpPr>
                            <a:spLocks/>
                          </wps:cNvSpPr>
                          <wps:spPr bwMode="auto">
                            <a:xfrm>
                              <a:off x="3326" y="9672"/>
                              <a:ext cx="7443" cy="1889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11561 9672"/>
                                <a:gd name="T3" fmla="*/ 11561 h 1889"/>
                                <a:gd name="T4" fmla="+- 0 10769 3326"/>
                                <a:gd name="T5" fmla="*/ T4 w 7443"/>
                                <a:gd name="T6" fmla="+- 0 11561 9672"/>
                                <a:gd name="T7" fmla="*/ 11561 h 1889"/>
                                <a:gd name="T8" fmla="+- 0 10769 3326"/>
                                <a:gd name="T9" fmla="*/ T8 w 7443"/>
                                <a:gd name="T10" fmla="+- 0 9672 9672"/>
                                <a:gd name="T11" fmla="*/ 9672 h 1889"/>
                                <a:gd name="T12" fmla="+- 0 3326 3326"/>
                                <a:gd name="T13" fmla="*/ T12 w 7443"/>
                                <a:gd name="T14" fmla="+- 0 9672 9672"/>
                                <a:gd name="T15" fmla="*/ 9672 h 1889"/>
                                <a:gd name="T16" fmla="+- 0 3326 3326"/>
                                <a:gd name="T17" fmla="*/ T16 w 7443"/>
                                <a:gd name="T18" fmla="+- 0 11561 9672"/>
                                <a:gd name="T19" fmla="*/ 11561 h 188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1889">
                                  <a:moveTo>
                                    <a:pt x="0" y="1889"/>
                                  </a:moveTo>
                                  <a:lnTo>
                                    <a:pt x="7443" y="1889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88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1" name="Group 163"/>
                        <wpg:cNvGrpSpPr>
                          <a:grpSpLocks/>
                        </wpg:cNvGrpSpPr>
                        <wpg:grpSpPr bwMode="auto">
                          <a:xfrm>
                            <a:off x="3425" y="9672"/>
                            <a:ext cx="7251" cy="351"/>
                            <a:chOff x="3425" y="9672"/>
                            <a:chExt cx="7251" cy="351"/>
                          </a:xfrm>
                        </wpg:grpSpPr>
                        <wps:wsp>
                          <wps:cNvPr id="212" name="Freeform 164"/>
                          <wps:cNvSpPr>
                            <a:spLocks/>
                          </wps:cNvSpPr>
                          <wps:spPr bwMode="auto">
                            <a:xfrm>
                              <a:off x="3425" y="9672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022 9672"/>
                                <a:gd name="T3" fmla="*/ 10022 h 351"/>
                                <a:gd name="T4" fmla="+- 0 10675 3425"/>
                                <a:gd name="T5" fmla="*/ T4 w 7251"/>
                                <a:gd name="T6" fmla="+- 0 10022 9672"/>
                                <a:gd name="T7" fmla="*/ 10022 h 351"/>
                                <a:gd name="T8" fmla="+- 0 10675 3425"/>
                                <a:gd name="T9" fmla="*/ T8 w 7251"/>
                                <a:gd name="T10" fmla="+- 0 9672 9672"/>
                                <a:gd name="T11" fmla="*/ 9672 h 351"/>
                                <a:gd name="T12" fmla="+- 0 3425 3425"/>
                                <a:gd name="T13" fmla="*/ T12 w 7251"/>
                                <a:gd name="T14" fmla="+- 0 9672 9672"/>
                                <a:gd name="T15" fmla="*/ 9672 h 351"/>
                                <a:gd name="T16" fmla="+- 0 3425 3425"/>
                                <a:gd name="T17" fmla="*/ T16 w 7251"/>
                                <a:gd name="T18" fmla="+- 0 10022 9672"/>
                                <a:gd name="T19" fmla="*/ 10022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0"/>
                                  </a:moveTo>
                                  <a:lnTo>
                                    <a:pt x="7250" y="35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3" name="Group 161"/>
                        <wpg:cNvGrpSpPr>
                          <a:grpSpLocks/>
                        </wpg:cNvGrpSpPr>
                        <wpg:grpSpPr bwMode="auto">
                          <a:xfrm>
                            <a:off x="3425" y="10022"/>
                            <a:ext cx="7251" cy="236"/>
                            <a:chOff x="3425" y="10022"/>
                            <a:chExt cx="7251" cy="236"/>
                          </a:xfrm>
                        </wpg:grpSpPr>
                        <wps:wsp>
                          <wps:cNvPr id="214" name="Freeform 162"/>
                          <wps:cNvSpPr>
                            <a:spLocks/>
                          </wps:cNvSpPr>
                          <wps:spPr bwMode="auto">
                            <a:xfrm>
                              <a:off x="3425" y="10022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258 10022"/>
                                <a:gd name="T3" fmla="*/ 10258 h 236"/>
                                <a:gd name="T4" fmla="+- 0 10675 3425"/>
                                <a:gd name="T5" fmla="*/ T4 w 7251"/>
                                <a:gd name="T6" fmla="+- 0 10258 10022"/>
                                <a:gd name="T7" fmla="*/ 10258 h 236"/>
                                <a:gd name="T8" fmla="+- 0 10675 3425"/>
                                <a:gd name="T9" fmla="*/ T8 w 7251"/>
                                <a:gd name="T10" fmla="+- 0 10022 10022"/>
                                <a:gd name="T11" fmla="*/ 10022 h 236"/>
                                <a:gd name="T12" fmla="+- 0 3425 3425"/>
                                <a:gd name="T13" fmla="*/ T12 w 7251"/>
                                <a:gd name="T14" fmla="+- 0 10022 10022"/>
                                <a:gd name="T15" fmla="*/ 10022 h 236"/>
                                <a:gd name="T16" fmla="+- 0 3425 3425"/>
                                <a:gd name="T17" fmla="*/ T16 w 7251"/>
                                <a:gd name="T18" fmla="+- 0 10258 10022"/>
                                <a:gd name="T19" fmla="*/ 10258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6"/>
                                  </a:moveTo>
                                  <a:lnTo>
                                    <a:pt x="7250" y="236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5" name="Group 159"/>
                        <wpg:cNvGrpSpPr>
                          <a:grpSpLocks/>
                        </wpg:cNvGrpSpPr>
                        <wpg:grpSpPr bwMode="auto">
                          <a:xfrm>
                            <a:off x="3425" y="10258"/>
                            <a:ext cx="7251" cy="240"/>
                            <a:chOff x="3425" y="10258"/>
                            <a:chExt cx="7251" cy="240"/>
                          </a:xfrm>
                        </wpg:grpSpPr>
                        <wps:wsp>
                          <wps:cNvPr id="216" name="Freeform 160"/>
                          <wps:cNvSpPr>
                            <a:spLocks/>
                          </wps:cNvSpPr>
                          <wps:spPr bwMode="auto">
                            <a:xfrm>
                              <a:off x="3425" y="10258"/>
                              <a:ext cx="7251" cy="240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498 10258"/>
                                <a:gd name="T3" fmla="*/ 10498 h 240"/>
                                <a:gd name="T4" fmla="+- 0 10675 3425"/>
                                <a:gd name="T5" fmla="*/ T4 w 7251"/>
                                <a:gd name="T6" fmla="+- 0 10498 10258"/>
                                <a:gd name="T7" fmla="*/ 10498 h 240"/>
                                <a:gd name="T8" fmla="+- 0 10675 3425"/>
                                <a:gd name="T9" fmla="*/ T8 w 7251"/>
                                <a:gd name="T10" fmla="+- 0 10258 10258"/>
                                <a:gd name="T11" fmla="*/ 10258 h 240"/>
                                <a:gd name="T12" fmla="+- 0 3425 3425"/>
                                <a:gd name="T13" fmla="*/ T12 w 7251"/>
                                <a:gd name="T14" fmla="+- 0 10258 10258"/>
                                <a:gd name="T15" fmla="*/ 10258 h 240"/>
                                <a:gd name="T16" fmla="+- 0 3425 3425"/>
                                <a:gd name="T17" fmla="*/ T16 w 7251"/>
                                <a:gd name="T18" fmla="+- 0 10498 10258"/>
                                <a:gd name="T19" fmla="*/ 10498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40">
                                  <a:moveTo>
                                    <a:pt x="0" y="240"/>
                                  </a:moveTo>
                                  <a:lnTo>
                                    <a:pt x="7250" y="24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7" name="Group 157"/>
                        <wpg:cNvGrpSpPr>
                          <a:grpSpLocks/>
                        </wpg:cNvGrpSpPr>
                        <wpg:grpSpPr bwMode="auto">
                          <a:xfrm>
                            <a:off x="3425" y="10498"/>
                            <a:ext cx="7251" cy="238"/>
                            <a:chOff x="3425" y="10498"/>
                            <a:chExt cx="7251" cy="238"/>
                          </a:xfrm>
                        </wpg:grpSpPr>
                        <wps:wsp>
                          <wps:cNvPr id="218" name="Freeform 158"/>
                          <wps:cNvSpPr>
                            <a:spLocks/>
                          </wps:cNvSpPr>
                          <wps:spPr bwMode="auto">
                            <a:xfrm>
                              <a:off x="3425" y="10498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735 10498"/>
                                <a:gd name="T3" fmla="*/ 10735 h 238"/>
                                <a:gd name="T4" fmla="+- 0 10675 3425"/>
                                <a:gd name="T5" fmla="*/ T4 w 7251"/>
                                <a:gd name="T6" fmla="+- 0 10735 10498"/>
                                <a:gd name="T7" fmla="*/ 10735 h 238"/>
                                <a:gd name="T8" fmla="+- 0 10675 3425"/>
                                <a:gd name="T9" fmla="*/ T8 w 7251"/>
                                <a:gd name="T10" fmla="+- 0 10498 10498"/>
                                <a:gd name="T11" fmla="*/ 10498 h 238"/>
                                <a:gd name="T12" fmla="+- 0 3425 3425"/>
                                <a:gd name="T13" fmla="*/ T12 w 7251"/>
                                <a:gd name="T14" fmla="+- 0 10498 10498"/>
                                <a:gd name="T15" fmla="*/ 10498 h 238"/>
                                <a:gd name="T16" fmla="+- 0 3425 3425"/>
                                <a:gd name="T17" fmla="*/ T16 w 7251"/>
                                <a:gd name="T18" fmla="+- 0 10735 10498"/>
                                <a:gd name="T19" fmla="*/ 10735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9" name="Group 155"/>
                        <wpg:cNvGrpSpPr>
                          <a:grpSpLocks/>
                        </wpg:cNvGrpSpPr>
                        <wpg:grpSpPr bwMode="auto">
                          <a:xfrm>
                            <a:off x="3425" y="10735"/>
                            <a:ext cx="7251" cy="236"/>
                            <a:chOff x="3425" y="10735"/>
                            <a:chExt cx="7251" cy="236"/>
                          </a:xfrm>
                        </wpg:grpSpPr>
                        <wps:wsp>
                          <wps:cNvPr id="220" name="Freeform 156"/>
                          <wps:cNvSpPr>
                            <a:spLocks/>
                          </wps:cNvSpPr>
                          <wps:spPr bwMode="auto">
                            <a:xfrm>
                              <a:off x="3425" y="10735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0970 10735"/>
                                <a:gd name="T3" fmla="*/ 10970 h 236"/>
                                <a:gd name="T4" fmla="+- 0 10675 3425"/>
                                <a:gd name="T5" fmla="*/ T4 w 7251"/>
                                <a:gd name="T6" fmla="+- 0 10970 10735"/>
                                <a:gd name="T7" fmla="*/ 10970 h 236"/>
                                <a:gd name="T8" fmla="+- 0 10675 3425"/>
                                <a:gd name="T9" fmla="*/ T8 w 7251"/>
                                <a:gd name="T10" fmla="+- 0 10735 10735"/>
                                <a:gd name="T11" fmla="*/ 10735 h 236"/>
                                <a:gd name="T12" fmla="+- 0 3425 3425"/>
                                <a:gd name="T13" fmla="*/ T12 w 7251"/>
                                <a:gd name="T14" fmla="+- 0 10735 10735"/>
                                <a:gd name="T15" fmla="*/ 10735 h 236"/>
                                <a:gd name="T16" fmla="+- 0 3425 3425"/>
                                <a:gd name="T17" fmla="*/ T16 w 7251"/>
                                <a:gd name="T18" fmla="+- 0 10970 10735"/>
                                <a:gd name="T19" fmla="*/ 10970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5"/>
                                  </a:moveTo>
                                  <a:lnTo>
                                    <a:pt x="7250" y="235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1" name="Group 153"/>
                        <wpg:cNvGrpSpPr>
                          <a:grpSpLocks/>
                        </wpg:cNvGrpSpPr>
                        <wpg:grpSpPr bwMode="auto">
                          <a:xfrm>
                            <a:off x="3425" y="10970"/>
                            <a:ext cx="7251" cy="238"/>
                            <a:chOff x="3425" y="10970"/>
                            <a:chExt cx="7251" cy="238"/>
                          </a:xfrm>
                        </wpg:grpSpPr>
                        <wps:wsp>
                          <wps:cNvPr id="222" name="Freeform 154"/>
                          <wps:cNvSpPr>
                            <a:spLocks/>
                          </wps:cNvSpPr>
                          <wps:spPr bwMode="auto">
                            <a:xfrm>
                              <a:off x="3425" y="10970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1208 10970"/>
                                <a:gd name="T3" fmla="*/ 11208 h 238"/>
                                <a:gd name="T4" fmla="+- 0 10675 3425"/>
                                <a:gd name="T5" fmla="*/ T4 w 7251"/>
                                <a:gd name="T6" fmla="+- 0 11208 10970"/>
                                <a:gd name="T7" fmla="*/ 11208 h 238"/>
                                <a:gd name="T8" fmla="+- 0 10675 3425"/>
                                <a:gd name="T9" fmla="*/ T8 w 7251"/>
                                <a:gd name="T10" fmla="+- 0 10970 10970"/>
                                <a:gd name="T11" fmla="*/ 10970 h 238"/>
                                <a:gd name="T12" fmla="+- 0 3425 3425"/>
                                <a:gd name="T13" fmla="*/ T12 w 7251"/>
                                <a:gd name="T14" fmla="+- 0 10970 10970"/>
                                <a:gd name="T15" fmla="*/ 10970 h 238"/>
                                <a:gd name="T16" fmla="+- 0 3425 3425"/>
                                <a:gd name="T17" fmla="*/ T16 w 7251"/>
                                <a:gd name="T18" fmla="+- 0 11208 10970"/>
                                <a:gd name="T19" fmla="*/ 11208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3" name="Group 151"/>
                        <wpg:cNvGrpSpPr>
                          <a:grpSpLocks/>
                        </wpg:cNvGrpSpPr>
                        <wpg:grpSpPr bwMode="auto">
                          <a:xfrm>
                            <a:off x="3425" y="11208"/>
                            <a:ext cx="7251" cy="353"/>
                            <a:chOff x="3425" y="11208"/>
                            <a:chExt cx="7251" cy="353"/>
                          </a:xfrm>
                        </wpg:grpSpPr>
                        <wps:wsp>
                          <wps:cNvPr id="224" name="Freeform 152"/>
                          <wps:cNvSpPr>
                            <a:spLocks/>
                          </wps:cNvSpPr>
                          <wps:spPr bwMode="auto">
                            <a:xfrm>
                              <a:off x="3425" y="11208"/>
                              <a:ext cx="7251" cy="353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1561 11208"/>
                                <a:gd name="T3" fmla="*/ 11561 h 353"/>
                                <a:gd name="T4" fmla="+- 0 10675 3425"/>
                                <a:gd name="T5" fmla="*/ T4 w 7251"/>
                                <a:gd name="T6" fmla="+- 0 11561 11208"/>
                                <a:gd name="T7" fmla="*/ 11561 h 353"/>
                                <a:gd name="T8" fmla="+- 0 10675 3425"/>
                                <a:gd name="T9" fmla="*/ T8 w 7251"/>
                                <a:gd name="T10" fmla="+- 0 11208 11208"/>
                                <a:gd name="T11" fmla="*/ 11208 h 353"/>
                                <a:gd name="T12" fmla="+- 0 3425 3425"/>
                                <a:gd name="T13" fmla="*/ T12 w 7251"/>
                                <a:gd name="T14" fmla="+- 0 11208 11208"/>
                                <a:gd name="T15" fmla="*/ 11208 h 353"/>
                                <a:gd name="T16" fmla="+- 0 3425 3425"/>
                                <a:gd name="T17" fmla="*/ T16 w 7251"/>
                                <a:gd name="T18" fmla="+- 0 11561 11208"/>
                                <a:gd name="T19" fmla="*/ 11561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3">
                                  <a:moveTo>
                                    <a:pt x="0" y="353"/>
                                  </a:moveTo>
                                  <a:lnTo>
                                    <a:pt x="7250" y="353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5" name="Group 149"/>
                        <wpg:cNvGrpSpPr>
                          <a:grpSpLocks/>
                        </wpg:cNvGrpSpPr>
                        <wpg:grpSpPr bwMode="auto">
                          <a:xfrm>
                            <a:off x="1886" y="11573"/>
                            <a:ext cx="1431" cy="1409"/>
                            <a:chOff x="1886" y="11573"/>
                            <a:chExt cx="1431" cy="1409"/>
                          </a:xfrm>
                        </wpg:grpSpPr>
                        <wps:wsp>
                          <wps:cNvPr id="226" name="Freeform 150"/>
                          <wps:cNvSpPr>
                            <a:spLocks/>
                          </wps:cNvSpPr>
                          <wps:spPr bwMode="auto">
                            <a:xfrm>
                              <a:off x="1886" y="11573"/>
                              <a:ext cx="1431" cy="1409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12982 11573"/>
                                <a:gd name="T3" fmla="*/ 12982 h 1409"/>
                                <a:gd name="T4" fmla="+- 0 3317 1886"/>
                                <a:gd name="T5" fmla="*/ T4 w 1431"/>
                                <a:gd name="T6" fmla="+- 0 12982 11573"/>
                                <a:gd name="T7" fmla="*/ 12982 h 1409"/>
                                <a:gd name="T8" fmla="+- 0 3317 1886"/>
                                <a:gd name="T9" fmla="*/ T8 w 1431"/>
                                <a:gd name="T10" fmla="+- 0 11573 11573"/>
                                <a:gd name="T11" fmla="*/ 11573 h 1409"/>
                                <a:gd name="T12" fmla="+- 0 1886 1886"/>
                                <a:gd name="T13" fmla="*/ T12 w 1431"/>
                                <a:gd name="T14" fmla="+- 0 11573 11573"/>
                                <a:gd name="T15" fmla="*/ 11573 h 1409"/>
                                <a:gd name="T16" fmla="+- 0 1886 1886"/>
                                <a:gd name="T17" fmla="*/ T16 w 1431"/>
                                <a:gd name="T18" fmla="+- 0 12982 11573"/>
                                <a:gd name="T19" fmla="*/ 12982 h 14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1409">
                                  <a:moveTo>
                                    <a:pt x="0" y="1409"/>
                                  </a:moveTo>
                                  <a:lnTo>
                                    <a:pt x="1431" y="1409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7" name="Group 147"/>
                        <wpg:cNvGrpSpPr>
                          <a:grpSpLocks/>
                        </wpg:cNvGrpSpPr>
                        <wpg:grpSpPr bwMode="auto">
                          <a:xfrm>
                            <a:off x="1980" y="11573"/>
                            <a:ext cx="1239" cy="274"/>
                            <a:chOff x="1980" y="11573"/>
                            <a:chExt cx="1239" cy="274"/>
                          </a:xfrm>
                        </wpg:grpSpPr>
                        <wps:wsp>
                          <wps:cNvPr id="228" name="Freeform 148"/>
                          <wps:cNvSpPr>
                            <a:spLocks/>
                          </wps:cNvSpPr>
                          <wps:spPr bwMode="auto">
                            <a:xfrm>
                              <a:off x="1980" y="11573"/>
                              <a:ext cx="1239" cy="274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1846 11573"/>
                                <a:gd name="T3" fmla="*/ 11846 h 274"/>
                                <a:gd name="T4" fmla="+- 0 3218 1980"/>
                                <a:gd name="T5" fmla="*/ T4 w 1239"/>
                                <a:gd name="T6" fmla="+- 0 11846 11573"/>
                                <a:gd name="T7" fmla="*/ 11846 h 274"/>
                                <a:gd name="T8" fmla="+- 0 3218 1980"/>
                                <a:gd name="T9" fmla="*/ T8 w 1239"/>
                                <a:gd name="T10" fmla="+- 0 11573 11573"/>
                                <a:gd name="T11" fmla="*/ 11573 h 274"/>
                                <a:gd name="T12" fmla="+- 0 1980 1980"/>
                                <a:gd name="T13" fmla="*/ T12 w 1239"/>
                                <a:gd name="T14" fmla="+- 0 11573 11573"/>
                                <a:gd name="T15" fmla="*/ 11573 h 274"/>
                                <a:gd name="T16" fmla="+- 0 1980 1980"/>
                                <a:gd name="T17" fmla="*/ T16 w 1239"/>
                                <a:gd name="T18" fmla="+- 0 11846 11573"/>
                                <a:gd name="T19" fmla="*/ 11846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74">
                                  <a:moveTo>
                                    <a:pt x="0" y="273"/>
                                  </a:moveTo>
                                  <a:lnTo>
                                    <a:pt x="1238" y="273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29" name="Group 145"/>
                        <wpg:cNvGrpSpPr>
                          <a:grpSpLocks/>
                        </wpg:cNvGrpSpPr>
                        <wpg:grpSpPr bwMode="auto">
                          <a:xfrm>
                            <a:off x="1980" y="11846"/>
                            <a:ext cx="1239" cy="274"/>
                            <a:chOff x="1980" y="11846"/>
                            <a:chExt cx="1239" cy="274"/>
                          </a:xfrm>
                        </wpg:grpSpPr>
                        <wps:wsp>
                          <wps:cNvPr id="230" name="Freeform 146"/>
                          <wps:cNvSpPr>
                            <a:spLocks/>
                          </wps:cNvSpPr>
                          <wps:spPr bwMode="auto">
                            <a:xfrm>
                              <a:off x="1980" y="11846"/>
                              <a:ext cx="1239" cy="274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2120 11846"/>
                                <a:gd name="T3" fmla="*/ 12120 h 274"/>
                                <a:gd name="T4" fmla="+- 0 3218 1980"/>
                                <a:gd name="T5" fmla="*/ T4 w 1239"/>
                                <a:gd name="T6" fmla="+- 0 12120 11846"/>
                                <a:gd name="T7" fmla="*/ 12120 h 274"/>
                                <a:gd name="T8" fmla="+- 0 3218 1980"/>
                                <a:gd name="T9" fmla="*/ T8 w 1239"/>
                                <a:gd name="T10" fmla="+- 0 11846 11846"/>
                                <a:gd name="T11" fmla="*/ 11846 h 274"/>
                                <a:gd name="T12" fmla="+- 0 1980 1980"/>
                                <a:gd name="T13" fmla="*/ T12 w 1239"/>
                                <a:gd name="T14" fmla="+- 0 11846 11846"/>
                                <a:gd name="T15" fmla="*/ 11846 h 274"/>
                                <a:gd name="T16" fmla="+- 0 1980 1980"/>
                                <a:gd name="T17" fmla="*/ T16 w 1239"/>
                                <a:gd name="T18" fmla="+- 0 12120 11846"/>
                                <a:gd name="T19" fmla="*/ 12120 h 2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74">
                                  <a:moveTo>
                                    <a:pt x="0" y="274"/>
                                  </a:moveTo>
                                  <a:lnTo>
                                    <a:pt x="1238" y="274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1" name="Group 143"/>
                        <wpg:cNvGrpSpPr>
                          <a:grpSpLocks/>
                        </wpg:cNvGrpSpPr>
                        <wpg:grpSpPr bwMode="auto">
                          <a:xfrm>
                            <a:off x="1980" y="12120"/>
                            <a:ext cx="1239" cy="272"/>
                            <a:chOff x="1980" y="12120"/>
                            <a:chExt cx="1239" cy="272"/>
                          </a:xfrm>
                        </wpg:grpSpPr>
                        <wps:wsp>
                          <wps:cNvPr id="232" name="Freeform 144"/>
                          <wps:cNvSpPr>
                            <a:spLocks/>
                          </wps:cNvSpPr>
                          <wps:spPr bwMode="auto">
                            <a:xfrm>
                              <a:off x="1980" y="12120"/>
                              <a:ext cx="1239" cy="272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2391 12120"/>
                                <a:gd name="T3" fmla="*/ 12391 h 272"/>
                                <a:gd name="T4" fmla="+- 0 3218 1980"/>
                                <a:gd name="T5" fmla="*/ T4 w 1239"/>
                                <a:gd name="T6" fmla="+- 0 12391 12120"/>
                                <a:gd name="T7" fmla="*/ 12391 h 272"/>
                                <a:gd name="T8" fmla="+- 0 3218 1980"/>
                                <a:gd name="T9" fmla="*/ T8 w 1239"/>
                                <a:gd name="T10" fmla="+- 0 12120 12120"/>
                                <a:gd name="T11" fmla="*/ 12120 h 272"/>
                                <a:gd name="T12" fmla="+- 0 1980 1980"/>
                                <a:gd name="T13" fmla="*/ T12 w 1239"/>
                                <a:gd name="T14" fmla="+- 0 12120 12120"/>
                                <a:gd name="T15" fmla="*/ 12120 h 272"/>
                                <a:gd name="T16" fmla="+- 0 1980 1980"/>
                                <a:gd name="T17" fmla="*/ T16 w 1239"/>
                                <a:gd name="T18" fmla="+- 0 12391 12120"/>
                                <a:gd name="T19" fmla="*/ 12391 h 27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72">
                                  <a:moveTo>
                                    <a:pt x="0" y="271"/>
                                  </a:moveTo>
                                  <a:lnTo>
                                    <a:pt x="1238" y="271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3" name="Group 141"/>
                        <wpg:cNvGrpSpPr>
                          <a:grpSpLocks/>
                        </wpg:cNvGrpSpPr>
                        <wpg:grpSpPr bwMode="auto">
                          <a:xfrm>
                            <a:off x="1980" y="12391"/>
                            <a:ext cx="1239" cy="351"/>
                            <a:chOff x="1980" y="12391"/>
                            <a:chExt cx="1239" cy="351"/>
                          </a:xfrm>
                        </wpg:grpSpPr>
                        <wps:wsp>
                          <wps:cNvPr id="234" name="Freeform 142"/>
                          <wps:cNvSpPr>
                            <a:spLocks/>
                          </wps:cNvSpPr>
                          <wps:spPr bwMode="auto">
                            <a:xfrm>
                              <a:off x="1980" y="12391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2742 12391"/>
                                <a:gd name="T3" fmla="*/ 12742 h 351"/>
                                <a:gd name="T4" fmla="+- 0 3218 1980"/>
                                <a:gd name="T5" fmla="*/ T4 w 1239"/>
                                <a:gd name="T6" fmla="+- 0 12742 12391"/>
                                <a:gd name="T7" fmla="*/ 12742 h 351"/>
                                <a:gd name="T8" fmla="+- 0 3218 1980"/>
                                <a:gd name="T9" fmla="*/ T8 w 1239"/>
                                <a:gd name="T10" fmla="+- 0 12391 12391"/>
                                <a:gd name="T11" fmla="*/ 12391 h 351"/>
                                <a:gd name="T12" fmla="+- 0 1980 1980"/>
                                <a:gd name="T13" fmla="*/ T12 w 1239"/>
                                <a:gd name="T14" fmla="+- 0 12391 12391"/>
                                <a:gd name="T15" fmla="*/ 12391 h 351"/>
                                <a:gd name="T16" fmla="+- 0 1980 1980"/>
                                <a:gd name="T17" fmla="*/ T16 w 1239"/>
                                <a:gd name="T18" fmla="+- 0 12742 12391"/>
                                <a:gd name="T19" fmla="*/ 12742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1"/>
                                  </a:moveTo>
                                  <a:lnTo>
                                    <a:pt x="1238" y="351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5" name="Group 139"/>
                        <wpg:cNvGrpSpPr>
                          <a:grpSpLocks/>
                        </wpg:cNvGrpSpPr>
                        <wpg:grpSpPr bwMode="auto">
                          <a:xfrm>
                            <a:off x="1980" y="12742"/>
                            <a:ext cx="1239" cy="240"/>
                            <a:chOff x="1980" y="12742"/>
                            <a:chExt cx="1239" cy="240"/>
                          </a:xfrm>
                        </wpg:grpSpPr>
                        <wps:wsp>
                          <wps:cNvPr id="236" name="Freeform 140"/>
                          <wps:cNvSpPr>
                            <a:spLocks/>
                          </wps:cNvSpPr>
                          <wps:spPr bwMode="auto">
                            <a:xfrm>
                              <a:off x="1980" y="12742"/>
                              <a:ext cx="1239" cy="240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2982 12742"/>
                                <a:gd name="T3" fmla="*/ 12982 h 240"/>
                                <a:gd name="T4" fmla="+- 0 3218 1980"/>
                                <a:gd name="T5" fmla="*/ T4 w 1239"/>
                                <a:gd name="T6" fmla="+- 0 12982 12742"/>
                                <a:gd name="T7" fmla="*/ 12982 h 240"/>
                                <a:gd name="T8" fmla="+- 0 3218 1980"/>
                                <a:gd name="T9" fmla="*/ T8 w 1239"/>
                                <a:gd name="T10" fmla="+- 0 12742 12742"/>
                                <a:gd name="T11" fmla="*/ 12742 h 240"/>
                                <a:gd name="T12" fmla="+- 0 1980 1980"/>
                                <a:gd name="T13" fmla="*/ T12 w 1239"/>
                                <a:gd name="T14" fmla="+- 0 12742 12742"/>
                                <a:gd name="T15" fmla="*/ 12742 h 240"/>
                                <a:gd name="T16" fmla="+- 0 1980 1980"/>
                                <a:gd name="T17" fmla="*/ T16 w 1239"/>
                                <a:gd name="T18" fmla="+- 0 12982 12742"/>
                                <a:gd name="T19" fmla="*/ 12982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40">
                                  <a:moveTo>
                                    <a:pt x="0" y="240"/>
                                  </a:moveTo>
                                  <a:lnTo>
                                    <a:pt x="1238" y="240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7" name="Group 137"/>
                        <wpg:cNvGrpSpPr>
                          <a:grpSpLocks/>
                        </wpg:cNvGrpSpPr>
                        <wpg:grpSpPr bwMode="auto">
                          <a:xfrm>
                            <a:off x="3326" y="11573"/>
                            <a:ext cx="7443" cy="1409"/>
                            <a:chOff x="3326" y="11573"/>
                            <a:chExt cx="7443" cy="1409"/>
                          </a:xfrm>
                        </wpg:grpSpPr>
                        <wps:wsp>
                          <wps:cNvPr id="238" name="Freeform 138"/>
                          <wps:cNvSpPr>
                            <a:spLocks/>
                          </wps:cNvSpPr>
                          <wps:spPr bwMode="auto">
                            <a:xfrm>
                              <a:off x="3326" y="11573"/>
                              <a:ext cx="7443" cy="1409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12982 11573"/>
                                <a:gd name="T3" fmla="*/ 12982 h 1409"/>
                                <a:gd name="T4" fmla="+- 0 10769 3326"/>
                                <a:gd name="T5" fmla="*/ T4 w 7443"/>
                                <a:gd name="T6" fmla="+- 0 12982 11573"/>
                                <a:gd name="T7" fmla="*/ 12982 h 1409"/>
                                <a:gd name="T8" fmla="+- 0 10769 3326"/>
                                <a:gd name="T9" fmla="*/ T8 w 7443"/>
                                <a:gd name="T10" fmla="+- 0 11573 11573"/>
                                <a:gd name="T11" fmla="*/ 11573 h 1409"/>
                                <a:gd name="T12" fmla="+- 0 3326 3326"/>
                                <a:gd name="T13" fmla="*/ T12 w 7443"/>
                                <a:gd name="T14" fmla="+- 0 11573 11573"/>
                                <a:gd name="T15" fmla="*/ 11573 h 1409"/>
                                <a:gd name="T16" fmla="+- 0 3326 3326"/>
                                <a:gd name="T17" fmla="*/ T16 w 7443"/>
                                <a:gd name="T18" fmla="+- 0 12982 11573"/>
                                <a:gd name="T19" fmla="*/ 12982 h 1409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1409">
                                  <a:moveTo>
                                    <a:pt x="0" y="1409"/>
                                  </a:moveTo>
                                  <a:lnTo>
                                    <a:pt x="7443" y="1409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0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9" name="Group 135"/>
                        <wpg:cNvGrpSpPr>
                          <a:grpSpLocks/>
                        </wpg:cNvGrpSpPr>
                        <wpg:grpSpPr bwMode="auto">
                          <a:xfrm>
                            <a:off x="3425" y="11808"/>
                            <a:ext cx="7251" cy="351"/>
                            <a:chOff x="3425" y="11808"/>
                            <a:chExt cx="7251" cy="351"/>
                          </a:xfrm>
                        </wpg:grpSpPr>
                        <wps:wsp>
                          <wps:cNvPr id="240" name="Freeform 136"/>
                          <wps:cNvSpPr>
                            <a:spLocks/>
                          </wps:cNvSpPr>
                          <wps:spPr bwMode="auto">
                            <a:xfrm>
                              <a:off x="3425" y="11808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2158 11808"/>
                                <a:gd name="T3" fmla="*/ 12158 h 351"/>
                                <a:gd name="T4" fmla="+- 0 10675 3425"/>
                                <a:gd name="T5" fmla="*/ T4 w 7251"/>
                                <a:gd name="T6" fmla="+- 0 12158 11808"/>
                                <a:gd name="T7" fmla="*/ 12158 h 351"/>
                                <a:gd name="T8" fmla="+- 0 10675 3425"/>
                                <a:gd name="T9" fmla="*/ T8 w 7251"/>
                                <a:gd name="T10" fmla="+- 0 11808 11808"/>
                                <a:gd name="T11" fmla="*/ 11808 h 351"/>
                                <a:gd name="T12" fmla="+- 0 3425 3425"/>
                                <a:gd name="T13" fmla="*/ T12 w 7251"/>
                                <a:gd name="T14" fmla="+- 0 11808 11808"/>
                                <a:gd name="T15" fmla="*/ 11808 h 351"/>
                                <a:gd name="T16" fmla="+- 0 3425 3425"/>
                                <a:gd name="T17" fmla="*/ T16 w 7251"/>
                                <a:gd name="T18" fmla="+- 0 12158 11808"/>
                                <a:gd name="T19" fmla="*/ 12158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0"/>
                                  </a:moveTo>
                                  <a:lnTo>
                                    <a:pt x="7250" y="35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1" name="Group 133"/>
                        <wpg:cNvGrpSpPr>
                          <a:grpSpLocks/>
                        </wpg:cNvGrpSpPr>
                        <wpg:grpSpPr bwMode="auto">
                          <a:xfrm>
                            <a:off x="3425" y="12158"/>
                            <a:ext cx="7251" cy="236"/>
                            <a:chOff x="3425" y="12158"/>
                            <a:chExt cx="7251" cy="236"/>
                          </a:xfrm>
                        </wpg:grpSpPr>
                        <wps:wsp>
                          <wps:cNvPr id="242" name="Freeform 134"/>
                          <wps:cNvSpPr>
                            <a:spLocks/>
                          </wps:cNvSpPr>
                          <wps:spPr bwMode="auto">
                            <a:xfrm>
                              <a:off x="3425" y="12158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2394 12158"/>
                                <a:gd name="T3" fmla="*/ 12394 h 236"/>
                                <a:gd name="T4" fmla="+- 0 10675 3425"/>
                                <a:gd name="T5" fmla="*/ T4 w 7251"/>
                                <a:gd name="T6" fmla="+- 0 12394 12158"/>
                                <a:gd name="T7" fmla="*/ 12394 h 236"/>
                                <a:gd name="T8" fmla="+- 0 10675 3425"/>
                                <a:gd name="T9" fmla="*/ T8 w 7251"/>
                                <a:gd name="T10" fmla="+- 0 12158 12158"/>
                                <a:gd name="T11" fmla="*/ 12158 h 236"/>
                                <a:gd name="T12" fmla="+- 0 3425 3425"/>
                                <a:gd name="T13" fmla="*/ T12 w 7251"/>
                                <a:gd name="T14" fmla="+- 0 12158 12158"/>
                                <a:gd name="T15" fmla="*/ 12158 h 236"/>
                                <a:gd name="T16" fmla="+- 0 3425 3425"/>
                                <a:gd name="T17" fmla="*/ T16 w 7251"/>
                                <a:gd name="T18" fmla="+- 0 12394 12158"/>
                                <a:gd name="T19" fmla="*/ 12394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6"/>
                                  </a:moveTo>
                                  <a:lnTo>
                                    <a:pt x="7250" y="236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3" name="Group 131"/>
                        <wpg:cNvGrpSpPr>
                          <a:grpSpLocks/>
                        </wpg:cNvGrpSpPr>
                        <wpg:grpSpPr bwMode="auto">
                          <a:xfrm>
                            <a:off x="3425" y="12394"/>
                            <a:ext cx="7251" cy="353"/>
                            <a:chOff x="3425" y="12394"/>
                            <a:chExt cx="7251" cy="353"/>
                          </a:xfrm>
                        </wpg:grpSpPr>
                        <wps:wsp>
                          <wps:cNvPr id="244" name="Freeform 132"/>
                          <wps:cNvSpPr>
                            <a:spLocks/>
                          </wps:cNvSpPr>
                          <wps:spPr bwMode="auto">
                            <a:xfrm>
                              <a:off x="3425" y="12394"/>
                              <a:ext cx="7251" cy="353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2746 12394"/>
                                <a:gd name="T3" fmla="*/ 12746 h 353"/>
                                <a:gd name="T4" fmla="+- 0 10675 3425"/>
                                <a:gd name="T5" fmla="*/ T4 w 7251"/>
                                <a:gd name="T6" fmla="+- 0 12746 12394"/>
                                <a:gd name="T7" fmla="*/ 12746 h 353"/>
                                <a:gd name="T8" fmla="+- 0 10675 3425"/>
                                <a:gd name="T9" fmla="*/ T8 w 7251"/>
                                <a:gd name="T10" fmla="+- 0 12394 12394"/>
                                <a:gd name="T11" fmla="*/ 12394 h 353"/>
                                <a:gd name="T12" fmla="+- 0 3425 3425"/>
                                <a:gd name="T13" fmla="*/ T12 w 7251"/>
                                <a:gd name="T14" fmla="+- 0 12394 12394"/>
                                <a:gd name="T15" fmla="*/ 12394 h 353"/>
                                <a:gd name="T16" fmla="+- 0 3425 3425"/>
                                <a:gd name="T17" fmla="*/ T16 w 7251"/>
                                <a:gd name="T18" fmla="+- 0 12746 12394"/>
                                <a:gd name="T19" fmla="*/ 12746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3">
                                  <a:moveTo>
                                    <a:pt x="0" y="352"/>
                                  </a:moveTo>
                                  <a:lnTo>
                                    <a:pt x="7250" y="352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5" name="Group 129"/>
                        <wpg:cNvGrpSpPr>
                          <a:grpSpLocks/>
                        </wpg:cNvGrpSpPr>
                        <wpg:grpSpPr bwMode="auto">
                          <a:xfrm>
                            <a:off x="1886" y="12994"/>
                            <a:ext cx="1431" cy="826"/>
                            <a:chOff x="1886" y="12994"/>
                            <a:chExt cx="1431" cy="826"/>
                          </a:xfrm>
                        </wpg:grpSpPr>
                        <wps:wsp>
                          <wps:cNvPr id="246" name="Freeform 130"/>
                          <wps:cNvSpPr>
                            <a:spLocks/>
                          </wps:cNvSpPr>
                          <wps:spPr bwMode="auto">
                            <a:xfrm>
                              <a:off x="1886" y="12994"/>
                              <a:ext cx="1431" cy="826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13819 12994"/>
                                <a:gd name="T3" fmla="*/ 13819 h 826"/>
                                <a:gd name="T4" fmla="+- 0 3317 1886"/>
                                <a:gd name="T5" fmla="*/ T4 w 1431"/>
                                <a:gd name="T6" fmla="+- 0 13819 12994"/>
                                <a:gd name="T7" fmla="*/ 13819 h 826"/>
                                <a:gd name="T8" fmla="+- 0 3317 1886"/>
                                <a:gd name="T9" fmla="*/ T8 w 1431"/>
                                <a:gd name="T10" fmla="+- 0 12994 12994"/>
                                <a:gd name="T11" fmla="*/ 12994 h 826"/>
                                <a:gd name="T12" fmla="+- 0 1886 1886"/>
                                <a:gd name="T13" fmla="*/ T12 w 1431"/>
                                <a:gd name="T14" fmla="+- 0 12994 12994"/>
                                <a:gd name="T15" fmla="*/ 12994 h 826"/>
                                <a:gd name="T16" fmla="+- 0 1886 1886"/>
                                <a:gd name="T17" fmla="*/ T16 w 1431"/>
                                <a:gd name="T18" fmla="+- 0 13819 12994"/>
                                <a:gd name="T19" fmla="*/ 13819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826">
                                  <a:moveTo>
                                    <a:pt x="0" y="825"/>
                                  </a:moveTo>
                                  <a:lnTo>
                                    <a:pt x="1431" y="825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7" name="Group 127"/>
                        <wpg:cNvGrpSpPr>
                          <a:grpSpLocks/>
                        </wpg:cNvGrpSpPr>
                        <wpg:grpSpPr bwMode="auto">
                          <a:xfrm>
                            <a:off x="1980" y="12994"/>
                            <a:ext cx="1239" cy="351"/>
                            <a:chOff x="1980" y="12994"/>
                            <a:chExt cx="1239" cy="351"/>
                          </a:xfrm>
                        </wpg:grpSpPr>
                        <wps:wsp>
                          <wps:cNvPr id="248" name="Freeform 128"/>
                          <wps:cNvSpPr>
                            <a:spLocks/>
                          </wps:cNvSpPr>
                          <wps:spPr bwMode="auto">
                            <a:xfrm>
                              <a:off x="1980" y="12994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3344 12994"/>
                                <a:gd name="T3" fmla="*/ 13344 h 351"/>
                                <a:gd name="T4" fmla="+- 0 3218 1980"/>
                                <a:gd name="T5" fmla="*/ T4 w 1239"/>
                                <a:gd name="T6" fmla="+- 0 13344 12994"/>
                                <a:gd name="T7" fmla="*/ 13344 h 351"/>
                                <a:gd name="T8" fmla="+- 0 3218 1980"/>
                                <a:gd name="T9" fmla="*/ T8 w 1239"/>
                                <a:gd name="T10" fmla="+- 0 12994 12994"/>
                                <a:gd name="T11" fmla="*/ 12994 h 351"/>
                                <a:gd name="T12" fmla="+- 0 1980 1980"/>
                                <a:gd name="T13" fmla="*/ T12 w 1239"/>
                                <a:gd name="T14" fmla="+- 0 12994 12994"/>
                                <a:gd name="T15" fmla="*/ 12994 h 351"/>
                                <a:gd name="T16" fmla="+- 0 1980 1980"/>
                                <a:gd name="T17" fmla="*/ T16 w 1239"/>
                                <a:gd name="T18" fmla="+- 0 13344 12994"/>
                                <a:gd name="T19" fmla="*/ 13344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0"/>
                                  </a:moveTo>
                                  <a:lnTo>
                                    <a:pt x="1238" y="350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49" name="Group 125"/>
                        <wpg:cNvGrpSpPr>
                          <a:grpSpLocks/>
                        </wpg:cNvGrpSpPr>
                        <wpg:grpSpPr bwMode="auto">
                          <a:xfrm>
                            <a:off x="1980" y="13344"/>
                            <a:ext cx="1239" cy="238"/>
                            <a:chOff x="1980" y="13344"/>
                            <a:chExt cx="1239" cy="238"/>
                          </a:xfrm>
                        </wpg:grpSpPr>
                        <wps:wsp>
                          <wps:cNvPr id="250" name="Freeform 126"/>
                          <wps:cNvSpPr>
                            <a:spLocks/>
                          </wps:cNvSpPr>
                          <wps:spPr bwMode="auto">
                            <a:xfrm>
                              <a:off x="1980" y="13344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3582 13344"/>
                                <a:gd name="T3" fmla="*/ 13582 h 238"/>
                                <a:gd name="T4" fmla="+- 0 3218 1980"/>
                                <a:gd name="T5" fmla="*/ T4 w 1239"/>
                                <a:gd name="T6" fmla="+- 0 13582 13344"/>
                                <a:gd name="T7" fmla="*/ 13582 h 238"/>
                                <a:gd name="T8" fmla="+- 0 3218 1980"/>
                                <a:gd name="T9" fmla="*/ T8 w 1239"/>
                                <a:gd name="T10" fmla="+- 0 13344 13344"/>
                                <a:gd name="T11" fmla="*/ 13344 h 238"/>
                                <a:gd name="T12" fmla="+- 0 1980 1980"/>
                                <a:gd name="T13" fmla="*/ T12 w 1239"/>
                                <a:gd name="T14" fmla="+- 0 13344 13344"/>
                                <a:gd name="T15" fmla="*/ 13344 h 238"/>
                                <a:gd name="T16" fmla="+- 0 1980 1980"/>
                                <a:gd name="T17" fmla="*/ T16 w 1239"/>
                                <a:gd name="T18" fmla="+- 0 13582 13344"/>
                                <a:gd name="T19" fmla="*/ 1358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8"/>
                                  </a:moveTo>
                                  <a:lnTo>
                                    <a:pt x="1238" y="238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1" name="Group 123"/>
                        <wpg:cNvGrpSpPr>
                          <a:grpSpLocks/>
                        </wpg:cNvGrpSpPr>
                        <wpg:grpSpPr bwMode="auto">
                          <a:xfrm>
                            <a:off x="1980" y="13582"/>
                            <a:ext cx="1239" cy="238"/>
                            <a:chOff x="1980" y="13582"/>
                            <a:chExt cx="1239" cy="238"/>
                          </a:xfrm>
                        </wpg:grpSpPr>
                        <wps:wsp>
                          <wps:cNvPr id="252" name="Freeform 124"/>
                          <wps:cNvSpPr>
                            <a:spLocks/>
                          </wps:cNvSpPr>
                          <wps:spPr bwMode="auto">
                            <a:xfrm>
                              <a:off x="1980" y="13582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3819 13582"/>
                                <a:gd name="T3" fmla="*/ 13819 h 238"/>
                                <a:gd name="T4" fmla="+- 0 3218 1980"/>
                                <a:gd name="T5" fmla="*/ T4 w 1239"/>
                                <a:gd name="T6" fmla="+- 0 13819 13582"/>
                                <a:gd name="T7" fmla="*/ 13819 h 238"/>
                                <a:gd name="T8" fmla="+- 0 3218 1980"/>
                                <a:gd name="T9" fmla="*/ T8 w 1239"/>
                                <a:gd name="T10" fmla="+- 0 13582 13582"/>
                                <a:gd name="T11" fmla="*/ 13582 h 238"/>
                                <a:gd name="T12" fmla="+- 0 1980 1980"/>
                                <a:gd name="T13" fmla="*/ T12 w 1239"/>
                                <a:gd name="T14" fmla="+- 0 13582 13582"/>
                                <a:gd name="T15" fmla="*/ 13582 h 238"/>
                                <a:gd name="T16" fmla="+- 0 1980 1980"/>
                                <a:gd name="T17" fmla="*/ T16 w 1239"/>
                                <a:gd name="T18" fmla="+- 0 13819 13582"/>
                                <a:gd name="T19" fmla="*/ 13819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7"/>
                                  </a:moveTo>
                                  <a:lnTo>
                                    <a:pt x="1238" y="23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3" name="Group 121"/>
                        <wpg:cNvGrpSpPr>
                          <a:grpSpLocks/>
                        </wpg:cNvGrpSpPr>
                        <wpg:grpSpPr bwMode="auto">
                          <a:xfrm>
                            <a:off x="3326" y="12994"/>
                            <a:ext cx="7443" cy="826"/>
                            <a:chOff x="3326" y="12994"/>
                            <a:chExt cx="7443" cy="826"/>
                          </a:xfrm>
                        </wpg:grpSpPr>
                        <wps:wsp>
                          <wps:cNvPr id="254" name="Freeform 122"/>
                          <wps:cNvSpPr>
                            <a:spLocks/>
                          </wps:cNvSpPr>
                          <wps:spPr bwMode="auto">
                            <a:xfrm>
                              <a:off x="3326" y="12994"/>
                              <a:ext cx="7443" cy="826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13819 12994"/>
                                <a:gd name="T3" fmla="*/ 13819 h 826"/>
                                <a:gd name="T4" fmla="+- 0 10769 3326"/>
                                <a:gd name="T5" fmla="*/ T4 w 7443"/>
                                <a:gd name="T6" fmla="+- 0 13819 12994"/>
                                <a:gd name="T7" fmla="*/ 13819 h 826"/>
                                <a:gd name="T8" fmla="+- 0 10769 3326"/>
                                <a:gd name="T9" fmla="*/ T8 w 7443"/>
                                <a:gd name="T10" fmla="+- 0 12994 12994"/>
                                <a:gd name="T11" fmla="*/ 12994 h 826"/>
                                <a:gd name="T12" fmla="+- 0 3326 3326"/>
                                <a:gd name="T13" fmla="*/ T12 w 7443"/>
                                <a:gd name="T14" fmla="+- 0 12994 12994"/>
                                <a:gd name="T15" fmla="*/ 12994 h 826"/>
                                <a:gd name="T16" fmla="+- 0 3326 3326"/>
                                <a:gd name="T17" fmla="*/ T16 w 7443"/>
                                <a:gd name="T18" fmla="+- 0 13819 12994"/>
                                <a:gd name="T19" fmla="*/ 13819 h 82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826">
                                  <a:moveTo>
                                    <a:pt x="0" y="825"/>
                                  </a:moveTo>
                                  <a:lnTo>
                                    <a:pt x="7443" y="825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2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119"/>
                        <wpg:cNvGrpSpPr>
                          <a:grpSpLocks/>
                        </wpg:cNvGrpSpPr>
                        <wpg:grpSpPr bwMode="auto">
                          <a:xfrm>
                            <a:off x="3425" y="13056"/>
                            <a:ext cx="7251" cy="351"/>
                            <a:chOff x="3425" y="13056"/>
                            <a:chExt cx="7251" cy="351"/>
                          </a:xfrm>
                        </wpg:grpSpPr>
                        <wps:wsp>
                          <wps:cNvPr id="256" name="Freeform 120"/>
                          <wps:cNvSpPr>
                            <a:spLocks/>
                          </wps:cNvSpPr>
                          <wps:spPr bwMode="auto">
                            <a:xfrm>
                              <a:off x="3425" y="13056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3406 13056"/>
                                <a:gd name="T3" fmla="*/ 13406 h 351"/>
                                <a:gd name="T4" fmla="+- 0 10675 3425"/>
                                <a:gd name="T5" fmla="*/ T4 w 7251"/>
                                <a:gd name="T6" fmla="+- 0 13406 13056"/>
                                <a:gd name="T7" fmla="*/ 13406 h 351"/>
                                <a:gd name="T8" fmla="+- 0 10675 3425"/>
                                <a:gd name="T9" fmla="*/ T8 w 7251"/>
                                <a:gd name="T10" fmla="+- 0 13056 13056"/>
                                <a:gd name="T11" fmla="*/ 13056 h 351"/>
                                <a:gd name="T12" fmla="+- 0 3425 3425"/>
                                <a:gd name="T13" fmla="*/ T12 w 7251"/>
                                <a:gd name="T14" fmla="+- 0 13056 13056"/>
                                <a:gd name="T15" fmla="*/ 13056 h 351"/>
                                <a:gd name="T16" fmla="+- 0 3425 3425"/>
                                <a:gd name="T17" fmla="*/ T16 w 7251"/>
                                <a:gd name="T18" fmla="+- 0 13406 13056"/>
                                <a:gd name="T19" fmla="*/ 13406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0"/>
                                  </a:moveTo>
                                  <a:lnTo>
                                    <a:pt x="7250" y="350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7" name="Group 117"/>
                        <wpg:cNvGrpSpPr>
                          <a:grpSpLocks/>
                        </wpg:cNvGrpSpPr>
                        <wpg:grpSpPr bwMode="auto">
                          <a:xfrm>
                            <a:off x="3425" y="13406"/>
                            <a:ext cx="7251" cy="351"/>
                            <a:chOff x="3425" y="13406"/>
                            <a:chExt cx="7251" cy="351"/>
                          </a:xfrm>
                        </wpg:grpSpPr>
                        <wps:wsp>
                          <wps:cNvPr id="258" name="Freeform 118"/>
                          <wps:cNvSpPr>
                            <a:spLocks/>
                          </wps:cNvSpPr>
                          <wps:spPr bwMode="auto">
                            <a:xfrm>
                              <a:off x="3425" y="13406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3757 13406"/>
                                <a:gd name="T3" fmla="*/ 13757 h 351"/>
                                <a:gd name="T4" fmla="+- 0 10675 3425"/>
                                <a:gd name="T5" fmla="*/ T4 w 7251"/>
                                <a:gd name="T6" fmla="+- 0 13757 13406"/>
                                <a:gd name="T7" fmla="*/ 13757 h 351"/>
                                <a:gd name="T8" fmla="+- 0 10675 3425"/>
                                <a:gd name="T9" fmla="*/ T8 w 7251"/>
                                <a:gd name="T10" fmla="+- 0 13406 13406"/>
                                <a:gd name="T11" fmla="*/ 13406 h 351"/>
                                <a:gd name="T12" fmla="+- 0 3425 3425"/>
                                <a:gd name="T13" fmla="*/ T12 w 7251"/>
                                <a:gd name="T14" fmla="+- 0 13406 13406"/>
                                <a:gd name="T15" fmla="*/ 13406 h 351"/>
                                <a:gd name="T16" fmla="+- 0 3425 3425"/>
                                <a:gd name="T17" fmla="*/ T16 w 7251"/>
                                <a:gd name="T18" fmla="+- 0 13757 13406"/>
                                <a:gd name="T19" fmla="*/ 13757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1"/>
                                  </a:moveTo>
                                  <a:lnTo>
                                    <a:pt x="7250" y="351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9" name="Group 115"/>
                        <wpg:cNvGrpSpPr>
                          <a:grpSpLocks/>
                        </wpg:cNvGrpSpPr>
                        <wpg:grpSpPr bwMode="auto">
                          <a:xfrm>
                            <a:off x="1886" y="13834"/>
                            <a:ext cx="1431" cy="473"/>
                            <a:chOff x="1886" y="13834"/>
                            <a:chExt cx="1431" cy="473"/>
                          </a:xfrm>
                        </wpg:grpSpPr>
                        <wps:wsp>
                          <wps:cNvPr id="260" name="Freeform 116"/>
                          <wps:cNvSpPr>
                            <a:spLocks/>
                          </wps:cNvSpPr>
                          <wps:spPr bwMode="auto">
                            <a:xfrm>
                              <a:off x="1886" y="13834"/>
                              <a:ext cx="1431" cy="473"/>
                            </a:xfrm>
                            <a:custGeom>
                              <a:avLst/>
                              <a:gdLst>
                                <a:gd name="T0" fmla="+- 0 1886 1886"/>
                                <a:gd name="T1" fmla="*/ T0 w 1431"/>
                                <a:gd name="T2" fmla="+- 0 14306 13834"/>
                                <a:gd name="T3" fmla="*/ 14306 h 473"/>
                                <a:gd name="T4" fmla="+- 0 3317 1886"/>
                                <a:gd name="T5" fmla="*/ T4 w 1431"/>
                                <a:gd name="T6" fmla="+- 0 14306 13834"/>
                                <a:gd name="T7" fmla="*/ 14306 h 473"/>
                                <a:gd name="T8" fmla="+- 0 3317 1886"/>
                                <a:gd name="T9" fmla="*/ T8 w 1431"/>
                                <a:gd name="T10" fmla="+- 0 13834 13834"/>
                                <a:gd name="T11" fmla="*/ 13834 h 473"/>
                                <a:gd name="T12" fmla="+- 0 1886 1886"/>
                                <a:gd name="T13" fmla="*/ T12 w 1431"/>
                                <a:gd name="T14" fmla="+- 0 13834 13834"/>
                                <a:gd name="T15" fmla="*/ 13834 h 473"/>
                                <a:gd name="T16" fmla="+- 0 1886 1886"/>
                                <a:gd name="T17" fmla="*/ T16 w 1431"/>
                                <a:gd name="T18" fmla="+- 0 14306 13834"/>
                                <a:gd name="T19" fmla="*/ 14306 h 4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431" h="473">
                                  <a:moveTo>
                                    <a:pt x="0" y="472"/>
                                  </a:moveTo>
                                  <a:lnTo>
                                    <a:pt x="1431" y="472"/>
                                  </a:lnTo>
                                  <a:lnTo>
                                    <a:pt x="143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1" name="Group 113"/>
                        <wpg:cNvGrpSpPr>
                          <a:grpSpLocks/>
                        </wpg:cNvGrpSpPr>
                        <wpg:grpSpPr bwMode="auto">
                          <a:xfrm>
                            <a:off x="1980" y="13894"/>
                            <a:ext cx="1239" cy="353"/>
                            <a:chOff x="1980" y="13894"/>
                            <a:chExt cx="1239" cy="353"/>
                          </a:xfrm>
                        </wpg:grpSpPr>
                        <wps:wsp>
                          <wps:cNvPr id="262" name="Freeform 114"/>
                          <wps:cNvSpPr>
                            <a:spLocks/>
                          </wps:cNvSpPr>
                          <wps:spPr bwMode="auto">
                            <a:xfrm>
                              <a:off x="1980" y="13894"/>
                              <a:ext cx="1239" cy="353"/>
                            </a:xfrm>
                            <a:custGeom>
                              <a:avLst/>
                              <a:gdLst>
                                <a:gd name="T0" fmla="+- 0 1980 1980"/>
                                <a:gd name="T1" fmla="*/ T0 w 1239"/>
                                <a:gd name="T2" fmla="+- 0 14246 13894"/>
                                <a:gd name="T3" fmla="*/ 14246 h 353"/>
                                <a:gd name="T4" fmla="+- 0 3218 1980"/>
                                <a:gd name="T5" fmla="*/ T4 w 1239"/>
                                <a:gd name="T6" fmla="+- 0 14246 13894"/>
                                <a:gd name="T7" fmla="*/ 14246 h 353"/>
                                <a:gd name="T8" fmla="+- 0 3218 1980"/>
                                <a:gd name="T9" fmla="*/ T8 w 1239"/>
                                <a:gd name="T10" fmla="+- 0 13894 13894"/>
                                <a:gd name="T11" fmla="*/ 13894 h 353"/>
                                <a:gd name="T12" fmla="+- 0 1980 1980"/>
                                <a:gd name="T13" fmla="*/ T12 w 1239"/>
                                <a:gd name="T14" fmla="+- 0 13894 13894"/>
                                <a:gd name="T15" fmla="*/ 13894 h 353"/>
                                <a:gd name="T16" fmla="+- 0 1980 1980"/>
                                <a:gd name="T17" fmla="*/ T16 w 1239"/>
                                <a:gd name="T18" fmla="+- 0 14246 13894"/>
                                <a:gd name="T19" fmla="*/ 14246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3">
                                  <a:moveTo>
                                    <a:pt x="0" y="352"/>
                                  </a:moveTo>
                                  <a:lnTo>
                                    <a:pt x="1238" y="352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3" name="Group 111"/>
                        <wpg:cNvGrpSpPr>
                          <a:grpSpLocks/>
                        </wpg:cNvGrpSpPr>
                        <wpg:grpSpPr bwMode="auto">
                          <a:xfrm>
                            <a:off x="3326" y="13834"/>
                            <a:ext cx="7443" cy="473"/>
                            <a:chOff x="3326" y="13834"/>
                            <a:chExt cx="7443" cy="473"/>
                          </a:xfrm>
                        </wpg:grpSpPr>
                        <wps:wsp>
                          <wps:cNvPr id="264" name="Freeform 112"/>
                          <wps:cNvSpPr>
                            <a:spLocks/>
                          </wps:cNvSpPr>
                          <wps:spPr bwMode="auto">
                            <a:xfrm>
                              <a:off x="3326" y="13834"/>
                              <a:ext cx="7443" cy="473"/>
                            </a:xfrm>
                            <a:custGeom>
                              <a:avLst/>
                              <a:gdLst>
                                <a:gd name="T0" fmla="+- 0 3326 3326"/>
                                <a:gd name="T1" fmla="*/ T0 w 7443"/>
                                <a:gd name="T2" fmla="+- 0 14306 13834"/>
                                <a:gd name="T3" fmla="*/ 14306 h 473"/>
                                <a:gd name="T4" fmla="+- 0 10769 3326"/>
                                <a:gd name="T5" fmla="*/ T4 w 7443"/>
                                <a:gd name="T6" fmla="+- 0 14306 13834"/>
                                <a:gd name="T7" fmla="*/ 14306 h 473"/>
                                <a:gd name="T8" fmla="+- 0 10769 3326"/>
                                <a:gd name="T9" fmla="*/ T8 w 7443"/>
                                <a:gd name="T10" fmla="+- 0 13834 13834"/>
                                <a:gd name="T11" fmla="*/ 13834 h 473"/>
                                <a:gd name="T12" fmla="+- 0 3326 3326"/>
                                <a:gd name="T13" fmla="*/ T12 w 7443"/>
                                <a:gd name="T14" fmla="+- 0 13834 13834"/>
                                <a:gd name="T15" fmla="*/ 13834 h 473"/>
                                <a:gd name="T16" fmla="+- 0 3326 3326"/>
                                <a:gd name="T17" fmla="*/ T16 w 7443"/>
                                <a:gd name="T18" fmla="+- 0 14306 13834"/>
                                <a:gd name="T19" fmla="*/ 14306 h 47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473">
                                  <a:moveTo>
                                    <a:pt x="0" y="472"/>
                                  </a:moveTo>
                                  <a:lnTo>
                                    <a:pt x="7443" y="472"/>
                                  </a:lnTo>
                                  <a:lnTo>
                                    <a:pt x="744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5" name="Group 109"/>
                        <wpg:cNvGrpSpPr>
                          <a:grpSpLocks/>
                        </wpg:cNvGrpSpPr>
                        <wpg:grpSpPr bwMode="auto">
                          <a:xfrm>
                            <a:off x="3425" y="13834"/>
                            <a:ext cx="7251" cy="238"/>
                            <a:chOff x="3425" y="13834"/>
                            <a:chExt cx="7251" cy="238"/>
                          </a:xfrm>
                        </wpg:grpSpPr>
                        <wps:wsp>
                          <wps:cNvPr id="266" name="Freeform 110"/>
                          <wps:cNvSpPr>
                            <a:spLocks/>
                          </wps:cNvSpPr>
                          <wps:spPr bwMode="auto">
                            <a:xfrm>
                              <a:off x="3425" y="13834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4071 13834"/>
                                <a:gd name="T3" fmla="*/ 14071 h 238"/>
                                <a:gd name="T4" fmla="+- 0 10675 3425"/>
                                <a:gd name="T5" fmla="*/ T4 w 7251"/>
                                <a:gd name="T6" fmla="+- 0 14071 13834"/>
                                <a:gd name="T7" fmla="*/ 14071 h 238"/>
                                <a:gd name="T8" fmla="+- 0 10675 3425"/>
                                <a:gd name="T9" fmla="*/ T8 w 7251"/>
                                <a:gd name="T10" fmla="+- 0 13834 13834"/>
                                <a:gd name="T11" fmla="*/ 13834 h 238"/>
                                <a:gd name="T12" fmla="+- 0 3425 3425"/>
                                <a:gd name="T13" fmla="*/ T12 w 7251"/>
                                <a:gd name="T14" fmla="+- 0 13834 13834"/>
                                <a:gd name="T15" fmla="*/ 13834 h 238"/>
                                <a:gd name="T16" fmla="+- 0 3425 3425"/>
                                <a:gd name="T17" fmla="*/ T16 w 7251"/>
                                <a:gd name="T18" fmla="+- 0 14071 13834"/>
                                <a:gd name="T19" fmla="*/ 14071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0" y="237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67" name="Group 107"/>
                        <wpg:cNvGrpSpPr>
                          <a:grpSpLocks/>
                        </wpg:cNvGrpSpPr>
                        <wpg:grpSpPr bwMode="auto">
                          <a:xfrm>
                            <a:off x="3425" y="14071"/>
                            <a:ext cx="7251" cy="238"/>
                            <a:chOff x="3425" y="14071"/>
                            <a:chExt cx="7251" cy="238"/>
                          </a:xfrm>
                        </wpg:grpSpPr>
                        <wps:wsp>
                          <wps:cNvPr id="268" name="Freeform 108"/>
                          <wps:cNvSpPr>
                            <a:spLocks/>
                          </wps:cNvSpPr>
                          <wps:spPr bwMode="auto">
                            <a:xfrm>
                              <a:off x="3425" y="14071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3425 3425"/>
                                <a:gd name="T1" fmla="*/ T0 w 7251"/>
                                <a:gd name="T2" fmla="+- 0 14309 14071"/>
                                <a:gd name="T3" fmla="*/ 14309 h 238"/>
                                <a:gd name="T4" fmla="+- 0 10675 3425"/>
                                <a:gd name="T5" fmla="*/ T4 w 7251"/>
                                <a:gd name="T6" fmla="+- 0 14309 14071"/>
                                <a:gd name="T7" fmla="*/ 14309 h 238"/>
                                <a:gd name="T8" fmla="+- 0 10675 3425"/>
                                <a:gd name="T9" fmla="*/ T8 w 7251"/>
                                <a:gd name="T10" fmla="+- 0 14071 14071"/>
                                <a:gd name="T11" fmla="*/ 14071 h 238"/>
                                <a:gd name="T12" fmla="+- 0 3425 3425"/>
                                <a:gd name="T13" fmla="*/ T12 w 7251"/>
                                <a:gd name="T14" fmla="+- 0 14071 14071"/>
                                <a:gd name="T15" fmla="*/ 14071 h 238"/>
                                <a:gd name="T16" fmla="+- 0 3425 3425"/>
                                <a:gd name="T17" fmla="*/ T16 w 7251"/>
                                <a:gd name="T18" fmla="+- 0 14309 14071"/>
                                <a:gd name="T19" fmla="*/ 14309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0" y="238"/>
                                  </a:lnTo>
                                  <a:lnTo>
                                    <a:pt x="72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971426" id="Group 106" o:spid="_x0000_s1026" style="position:absolute;margin-left:94.3pt;margin-top:80.3pt;width:444.15pt;height:635.2pt;z-index:-30904;mso-position-horizontal-relative:page;mso-position-vertical-relative:page" coordorigin="1886,1606" coordsize="8883,12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">
                <v:group id="Group 253" o:spid="_x0000_s1027" style="position:absolute;left:3218;top:1606;width:99;height:500" coordorigin="3218,1606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<v:shape id="Freeform 254" o:spid="_x0000_s1028" style="position:absolute;left:3218;top:1606;width:99;height:500;visibility:visible;mso-wrap-style:square;v-text-anchor:top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" path="m,499r99,l99,,,,,499xe" fillcolor="#ffc000" stroked="f">
                    <v:path arrowok="t" o:connecttype="custom" o:connectlocs="0,2105;99,2105;99,1606;0,1606;0,2105" o:connectangles="0,0,0,0,0"/>
                  </v:shape>
                </v:group>
                <v:group id="Group 251" o:spid="_x0000_s1029" style="position:absolute;left:1886;top:1606;width:94;height:500" coordorigin="1886,1606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">
                  <v:shape id="Freeform 252" o:spid="_x0000_s1030" style="position:absolute;left:1886;top:1606;width:94;height:500;visibility:visible;mso-wrap-style:square;v-text-anchor:top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" path="m,499r94,l94,,,,,499xe" fillcolor="#ffc000" stroked="f">
                    <v:path arrowok="t" o:connecttype="custom" o:connectlocs="0,2105;94,2105;94,1606;0,1606;0,2105" o:connectangles="0,0,0,0,0"/>
                  </v:shape>
                </v:group>
                <v:group id="Group 249" o:spid="_x0000_s1031" style="position:absolute;left:1980;top:1606;width:1239;height:500" coordorigin="1980,1606" coordsize="123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      <v:shape id="Freeform 250" o:spid="_x0000_s1032" style="position:absolute;left:1980;top:1606;width:1239;height:500;visibility:visible;mso-wrap-style:square;v-text-anchor:top" coordsize="123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" path="m,499r1238,l1238,,,,,499xe" fillcolor="#ffc000" stroked="f">
                    <v:path arrowok="t" o:connecttype="custom" o:connectlocs="0,2105;1238,2105;1238,1606;0,1606;0,2105" o:connectangles="0,0,0,0,0"/>
                  </v:shape>
                </v:group>
                <v:group id="Group 247" o:spid="_x0000_s1033" style="position:absolute;left:3326;top:1606;width:99;height:500" coordorigin="3326,1606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shape id="Freeform 248" o:spid="_x0000_s1034" style="position:absolute;left:3326;top:1606;width:99;height:500;visibility:visible;mso-wrap-style:square;v-text-anchor:top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" path="m,499r99,l99,,,,,499xe" fillcolor="#ffc000" stroked="f">
                    <v:path arrowok="t" o:connecttype="custom" o:connectlocs="0,2105;99,2105;99,1606;0,1606;0,2105" o:connectangles="0,0,0,0,0"/>
                  </v:shape>
                </v:group>
                <v:group id="Group 245" o:spid="_x0000_s1035" style="position:absolute;left:10675;top:1606;width:94;height:500" coordorigin="10675,1606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+h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">
                  <v:shape id="Freeform 246" o:spid="_x0000_s1036" style="position:absolute;left:10675;top:1606;width:94;height:500;visibility:visible;mso-wrap-style:square;v-text-anchor:top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" path="m,499r94,l94,,,,,499xe" fillcolor="#ffc000" stroked="f">
                    <v:path arrowok="t" o:connecttype="custom" o:connectlocs="0,2105;94,2105;94,1606;0,1606;0,2105" o:connectangles="0,0,0,0,0"/>
                  </v:shape>
                </v:group>
                <v:group id="Group 243" o:spid="_x0000_s1037" style="position:absolute;left:3425;top:1606;width:7251;height:500" coordorigin="3425,1606" coordsize="725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PV6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8cxvJ4JF8j5EwAA//8DAFBLAQItABQABgAIAAAAIQDb4fbL7gAAAIUBAAATAAAAAAAAAAAAAAAA&#10;AAAAAABbQ29udGVudF9UeXBlc10ueG1sUEsBAi0AFAAGAAgAAAAhAFr0LFu/AAAAFQEAAAsAAAAA&#10;AAAAAAAAAAAAHwEAAF9yZWxzLy5yZWxzUEsBAi0AFAAGAAgAAAAhAOrk9XrBAAAA3AAAAA8AAAAA&#10;AAAAAAAAAAAABwIAAGRycy9kb3ducmV2LnhtbFBLBQYAAAAAAwADALcAAAD1AgAAAAA=&#10;">
                  <v:shape id="Freeform 244" o:spid="_x0000_s1038" style="position:absolute;left:3425;top:1606;width:7251;height:500;visibility:visible;mso-wrap-style:square;v-text-anchor:top" coordsize="725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" path="m,499r7250,l7250,,,,,499xe" fillcolor="#ffc000" stroked="f">
                    <v:path arrowok="t" o:connecttype="custom" o:connectlocs="0,2105;7250,2105;7250,1606;0,1606;0,2105" o:connectangles="0,0,0,0,0"/>
                  </v:shape>
                </v:group>
                <v:group id="Group 241" o:spid="_x0000_s1039" style="position:absolute;left:1886;top:2122;width:1431;height:3144" coordorigin="1886,2122" coordsize="1431,3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">
                  <v:shape id="Freeform 242" o:spid="_x0000_s1040" style="position:absolute;left:1886;top:2122;width:1431;height:3144;visibility:visible;mso-wrap-style:square;v-text-anchor:top" coordsize="1431,3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" path="m,3144r1431,l1431,,,,,3144xe" fillcolor="#fef5cd" stroked="f">
                    <v:path arrowok="t" o:connecttype="custom" o:connectlocs="0,5266;1431,5266;1431,2122;0,2122;0,5266" o:connectangles="0,0,0,0,0"/>
                  </v:shape>
                </v:group>
                <v:group id="Group 239" o:spid="_x0000_s1041" style="position:absolute;left:1980;top:3365;width:1239;height:384" coordorigin="1980,3365" coordsize="1239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/N5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xRJ+nwkXyM0DAAD//wMAUEsBAi0AFAAGAAgAAAAhANvh9svuAAAAhQEAABMAAAAAAAAAAAAA&#10;AAAAAAAAAFtDb250ZW50X1R5cGVzXS54bWxQSwECLQAUAAYACAAAACEAWvQsW78AAAAVAQAACwAA&#10;AAAAAAAAAAAAAAAfAQAAX3JlbHMvLnJlbHNQSwECLQAUAAYACAAAACEAld/zecMAAADcAAAADwAA&#10;AAAAAAAAAAAAAAAHAgAAZHJzL2Rvd25yZXYueG1sUEsFBgAAAAADAAMAtwAAAPcCAAAAAA==&#10;">
                  <v:shape id="Freeform 240" o:spid="_x0000_s1042" style="position:absolute;left:1980;top:3365;width:1239;height:384;visibility:visible;mso-wrap-style:square;v-text-anchor:top" coordsize="1239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" path="m,384r1238,l1238,,,,,384xe" fillcolor="#fef5cd" stroked="f">
                    <v:path arrowok="t" o:connecttype="custom" o:connectlocs="0,3749;1238,3749;1238,3365;0,3365;0,3749" o:connectangles="0,0,0,0,0"/>
                  </v:shape>
                </v:group>
                <v:group id="Group 237" o:spid="_x0000_s1043" style="position:absolute;left:1980;top:3749;width:1239;height:274" coordorigin="1980,3749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shape id="Freeform 238" o:spid="_x0000_s1044" style="position:absolute;left:1980;top:3749;width:1239;height:274;visibility:visible;mso-wrap-style:square;v-text-anchor:top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" path="m,273r1238,l1238,,,,,273xe" fillcolor="#fef5cd" stroked="f">
                    <v:path arrowok="t" o:connecttype="custom" o:connectlocs="0,4022;1238,4022;1238,3749;0,3749;0,4022" o:connectangles="0,0,0,0,0"/>
                  </v:shape>
                </v:group>
                <v:group id="Group 235" o:spid="_x0000_s1045" style="position:absolute;left:3326;top:2122;width:7443;height:3144" coordorigin="3326,2122" coordsize="7443,3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vl8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T9/g9ky4QC6vAAAA//8DAFBLAQItABQABgAIAAAAIQDb4fbL7gAAAIUBAAATAAAAAAAAAAAA&#10;AAAAAAAAAABbQ29udGVudF9UeXBlc10ueG1sUEsBAi0AFAAGAAgAAAAhAFr0LFu/AAAAFQEAAAsA&#10;AAAAAAAAAAAAAAAAHwEAAF9yZWxzLy5yZWxzUEsBAi0AFAAGAAgAAAAhABSS+XzEAAAA3AAAAA8A&#10;AAAAAAAAAAAAAAAABwIAAGRycy9kb3ducmV2LnhtbFBLBQYAAAAAAwADALcAAAD4AgAAAAA=&#10;">
                  <v:shape id="Freeform 236" o:spid="_x0000_s1046" style="position:absolute;left:3326;top:2122;width:7443;height:3144;visibility:visible;mso-wrap-style:square;v-text-anchor:top" coordsize="7443,3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" path="m,3144r7443,l7443,,,,,3144xe" fillcolor="#fef5cd" stroked="f">
                    <v:path arrowok="t" o:connecttype="custom" o:connectlocs="0,5266;7443,5266;7443,2122;0,2122;0,5266" o:connectangles="0,0,0,0,0"/>
                  </v:shape>
                </v:group>
                <v:group id="Group 233" o:spid="_x0000_s1047" style="position:absolute;left:3425;top:2122;width:7251;height:384" coordorigin="3425,2122" coordsize="725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<v:shape id="Freeform 234" o:spid="_x0000_s1048" style="position:absolute;left:3425;top:2122;width:7251;height:384;visibility:visible;mso-wrap-style:square;v-text-anchor:top" coordsize="725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" path="m,384r7250,l7250,,,,,384xe" fillcolor="#fef5cd" stroked="f">
                    <v:path arrowok="t" o:connecttype="custom" o:connectlocs="0,2506;7250,2506;7250,2122;0,2122;0,2506" o:connectangles="0,0,0,0,0"/>
                  </v:shape>
                </v:group>
                <v:group id="Group 231" o:spid="_x0000_s1049" style="position:absolute;left:3425;top:2506;width:7251;height:387" coordorigin="3425,2506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">
                  <v:shape id="Freeform 232" o:spid="_x0000_s1050" style="position:absolute;left:3425;top:2506;width:7251;height:387;visibility:visible;mso-wrap-style:square;v-text-anchor:top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" path="m,386r7250,l7250,,,,,386xe" fillcolor="#fef5cd" stroked="f">
                    <v:path arrowok="t" o:connecttype="custom" o:connectlocs="0,2892;7250,2892;7250,2506;0,2506;0,2892" o:connectangles="0,0,0,0,0"/>
                  </v:shape>
                </v:group>
                <v:group id="Group 229" o:spid="_x0000_s1051" style="position:absolute;left:3425;top:2892;width:7251;height:240" coordorigin="3425,2892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  <v:shape id="Freeform 230" o:spid="_x0000_s1052" style="position:absolute;left:3425;top:2892;width:7251;height:240;visibility:visible;mso-wrap-style:square;v-text-anchor:top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" path="m,240r7250,l7250,,,,,240xe" fillcolor="#fef5cd" stroked="f">
                    <v:path arrowok="t" o:connecttype="custom" o:connectlocs="0,3132;7250,3132;7250,2892;0,2892;0,3132" o:connectangles="0,0,0,0,0"/>
                  </v:shape>
                </v:group>
                <v:group id="Group 227" o:spid="_x0000_s1053" style="position:absolute;left:3425;top:3132;width:7251;height:238" coordorigin="3425,3132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      <v:shape id="Freeform 228" o:spid="_x0000_s1054" style="position:absolute;left:3425;top:3132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" path="m,238r7250,l7250,,,,,238xe" fillcolor="#fef5cd" stroked="f">
                    <v:path arrowok="t" o:connecttype="custom" o:connectlocs="0,3370;7250,3370;7250,3132;0,3132;0,3370" o:connectangles="0,0,0,0,0"/>
                  </v:shape>
                </v:group>
                <v:group id="Group 225" o:spid="_x0000_s1055" style="position:absolute;left:3425;top:3370;width:7251;height:238" coordorigin="3425,3370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">
                  <v:shape id="Freeform 226" o:spid="_x0000_s1056" style="position:absolute;left:3425;top:3370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" path="m,237r7250,l7250,,,,,237xe" fillcolor="#fef5cd" stroked="f">
                    <v:path arrowok="t" o:connecttype="custom" o:connectlocs="0,3607;7250,3607;7250,3370;0,3370;0,3607" o:connectangles="0,0,0,0,0"/>
                  </v:shape>
                </v:group>
                <v:group id="Group 223" o:spid="_x0000_s1057" style="position:absolute;left:3425;top:3607;width:7251;height:240" coordorigin="3425,3607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OxDa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ycxvJ4JF8j5EwAA//8DAFBLAQItABQABgAIAAAAIQDb4fbL7gAAAIUBAAATAAAAAAAAAAAAAAAA&#10;AAAAAABbQ29udGVudF9UeXBlc10ueG1sUEsBAi0AFAAGAAgAAAAhAFr0LFu/AAAAFQEAAAsAAAAA&#10;AAAAAAAAAAAAHwEAAF9yZWxzLy5yZWxzUEsBAi0AFAAGAAgAAAAhADc7ENrBAAAA3AAAAA8AAAAA&#10;AAAAAAAAAAAABwIAAGRycy9kb3ducmV2LnhtbFBLBQYAAAAAAwADALcAAAD1AgAAAAA=&#10;">
                  <v:shape id="Freeform 224" o:spid="_x0000_s1058" style="position:absolute;left:3425;top:3607;width:7251;height:240;visibility:visible;mso-wrap-style:square;v-text-anchor:top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" path="m,240r7250,l7250,,,,,240xe" fillcolor="#fef5cd" stroked="f">
                    <v:path arrowok="t" o:connecttype="custom" o:connectlocs="0,3847;7250,3847;7250,3607;0,3607;0,3847" o:connectangles="0,0,0,0,0"/>
                  </v:shape>
                </v:group>
                <v:group id="Group 221" o:spid="_x0000_s1059" style="position:absolute;left:3425;top:3847;width:7251;height:240" coordorigin="3425,3847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">
                  <v:shape id="Freeform 222" o:spid="_x0000_s1060" style="position:absolute;left:3425;top:3847;width:7251;height:240;visibility:visible;mso-wrap-style:square;v-text-anchor:top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" path="m,240r7250,l7250,,,,,240xe" fillcolor="#fef5cd" stroked="f">
                    <v:path arrowok="t" o:connecttype="custom" o:connectlocs="0,4087;7250,4087;7250,3847;0,3847;0,4087" o:connectangles="0,0,0,0,0"/>
                  </v:shape>
                </v:group>
                <v:group id="Group 219" o:spid="_x0000_s1061" style="position:absolute;left:3425;top:4087;width:7251;height:240" coordorigin="3425,4087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">
                  <v:shape id="Freeform 220" o:spid="_x0000_s1062" style="position:absolute;left:3425;top:4087;width:7251;height:240;visibility:visible;mso-wrap-style:square;v-text-anchor:top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" path="m,240r7250,l7250,,,,,240xe" fillcolor="#fef5cd" stroked="f">
                    <v:path arrowok="t" o:connecttype="custom" o:connectlocs="0,4327;7250,4327;7250,4087;0,4087;0,4327" o:connectangles="0,0,0,0,0"/>
                  </v:shape>
                </v:group>
                <v:group id="Group 217" o:spid="_x0000_s1063" style="position:absolute;left:3425;top:4327;width:7251;height:353" coordorigin="3425,4327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i01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pHP6eCRfI5S8AAAD//wMAUEsBAi0AFAAGAAgAAAAhANvh9svuAAAAhQEAABMAAAAAAAAAAAAA&#10;AAAAAAAAAFtDb250ZW50X1R5cGVzXS54bWxQSwECLQAUAAYACAAAACEAWvQsW78AAAAVAQAACwAA&#10;AAAAAAAAAAAAAAAfAQAAX3JlbHMvLnJlbHNQSwECLQAUAAYACAAAACEA154tNcMAAADcAAAADwAA&#10;AAAAAAAAAAAAAAAHAgAAZHJzL2Rvd25yZXYueG1sUEsFBgAAAAADAAMAtwAAAPcCAAAAAA==&#10;">
                  <v:shape id="Freeform 218" o:spid="_x0000_s1064" style="position:absolute;left:3425;top:4327;width:7251;height:353;visibility:visible;mso-wrap-style:square;v-text-anchor:top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" path="m,353r7250,l7250,,,,,353xe" fillcolor="#fef5cd" stroked="f">
                    <v:path arrowok="t" o:connecttype="custom" o:connectlocs="0,4680;7250,4680;7250,4327;0,4327;0,4680" o:connectangles="0,0,0,0,0"/>
                  </v:shape>
                </v:group>
                <v:group id="Group 215" o:spid="_x0000_s1065" style="position:absolute;left:3425;top:4680;width:7251;height:236" coordorigin="3425,4680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Freeform 216" o:spid="_x0000_s1066" style="position:absolute;left:3425;top:4680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" path="m,235r7250,l7250,,,,,235xe" fillcolor="#fef5cd" stroked="f">
                    <v:path arrowok="t" o:connecttype="custom" o:connectlocs="0,4915;7250,4915;7250,4680;0,4680;0,4915" o:connectangles="0,0,0,0,0"/>
                  </v:shape>
                </v:group>
                <v:group id="Group 213" o:spid="_x0000_s1067" style="position:absolute;left:3425;top:4915;width:7251;height:351" coordorigin="3425,4915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Freeform 214" o:spid="_x0000_s1068" style="position:absolute;left:3425;top:4915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" path="m,351r7250,l7250,,,,,351xe" fillcolor="#fef5cd" stroked="f">
                    <v:path arrowok="t" o:connecttype="custom" o:connectlocs="0,5266;7250,5266;7250,4915;0,4915;0,5266" o:connectangles="0,0,0,0,0"/>
                  </v:shape>
                </v:group>
                <v:group id="Group 211" o:spid="_x0000_s1069" style="position:absolute;left:1886;top:5282;width:1431;height:771" coordorigin="1886,5282" coordsize="1431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eGL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">
                  <v:shape id="Freeform 212" o:spid="_x0000_s1070" style="position:absolute;left:1886;top:5282;width:1431;height:771;visibility:visible;mso-wrap-style:square;v-text-anchor:top" coordsize="1431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" path="m,771r1431,l1431,,,,,771xe" fillcolor="#fef5cd" stroked="f">
                    <v:path arrowok="t" o:connecttype="custom" o:connectlocs="0,6053;1431,6053;1431,5282;0,5282;0,6053" o:connectangles="0,0,0,0,0"/>
                  </v:shape>
                </v:group>
                <v:group id="Group 209" o:spid="_x0000_s1071" style="position:absolute;left:1980;top:5491;width:1239;height:351" coordorigin="1980,5491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shape id="Freeform 210" o:spid="_x0000_s1072" style="position:absolute;left:1980;top:5491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" path="m,351r1238,l1238,,,,,351xe" fillcolor="#fef5cd" stroked="f">
                    <v:path arrowok="t" o:connecttype="custom" o:connectlocs="0,5842;1238,5842;1238,5491;0,5491;0,5842" o:connectangles="0,0,0,0,0"/>
                  </v:shape>
                </v:group>
                <v:group id="Group 207" o:spid="_x0000_s1073" style="position:absolute;left:3326;top:5282;width:7443;height:771" coordorigin="3326,5282" coordsize="7443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">
                  <v:shape id="Freeform 208" o:spid="_x0000_s1074" style="position:absolute;left:3326;top:5282;width:7443;height:771;visibility:visible;mso-wrap-style:square;v-text-anchor:top" coordsize="7443,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" path="m,771r7443,l7443,,,,,771xe" fillcolor="#fef5cd" stroked="f">
                    <v:path arrowok="t" o:connecttype="custom" o:connectlocs="0,6053;7443,6053;7443,5282;0,5282;0,6053" o:connectangles="0,0,0,0,0"/>
                  </v:shape>
                </v:group>
                <v:group id="Group 205" o:spid="_x0000_s1075" style="position:absolute;left:3425;top:5282;width:7251;height:384" coordorigin="3425,5282" coordsize="725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      <v:shape id="Freeform 206" o:spid="_x0000_s1076" style="position:absolute;left:3425;top:5282;width:7251;height:384;visibility:visible;mso-wrap-style:square;v-text-anchor:top" coordsize="725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" path="m,384r7250,l7250,,,,,384xe" fillcolor="#fef5cd" stroked="f">
                    <v:path arrowok="t" o:connecttype="custom" o:connectlocs="0,5666;7250,5666;7250,5282;0,5282;0,5666" o:connectangles="0,0,0,0,0"/>
                  </v:shape>
                </v:group>
                <v:group id="Group 203" o:spid="_x0000_s1077" style="position:absolute;left:3425;top:5666;width:7251;height:387" coordorigin="3425,5666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ky6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rwn8PhMukJsfAAAA//8DAFBLAQItABQABgAIAAAAIQDb4fbL7gAAAIUBAAATAAAAAAAAAAAA&#10;AAAAAAAAAABbQ29udGVudF9UeXBlc10ueG1sUEsBAi0AFAAGAAgAAAAhAFr0LFu/AAAAFQEAAAsA&#10;AAAAAAAAAAAAAAAAHwEAAF9yZWxzLy5yZWxzUEsBAi0AFAAGAAgAAAAhAHyOTLrEAAAA3AAAAA8A&#10;AAAAAAAAAAAAAAAABwIAAGRycy9kb3ducmV2LnhtbFBLBQYAAAAAAwADALcAAAD4AgAAAAA=&#10;">
                  <v:shape id="Freeform 204" o:spid="_x0000_s1078" style="position:absolute;left:3425;top:5666;width:7251;height:387;visibility:visible;mso-wrap-style:square;v-text-anchor:top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" path="m,387r7250,l7250,,,,,387xe" fillcolor="#fef5cd" stroked="f">
                    <v:path arrowok="t" o:connecttype="custom" o:connectlocs="0,6053;7250,6053;7250,5666;0,5666;0,6053" o:connectangles="0,0,0,0,0"/>
                  </v:shape>
                </v:group>
                <v:group id="Group 201" o:spid="_x0000_s1079" style="position:absolute;left:1886;top:6067;width:1431;height:3591" coordorigin="1886,6067" coordsize="1431,3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HdW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f03h9ky4QC6vAAAA//8DAFBLAQItABQABgAIAAAAIQDb4fbL7gAAAIUBAAATAAAAAAAAAAAA&#10;AAAAAAAAAABbQ29udGVudF9UeXBlc10ueG1sUEsBAi0AFAAGAAgAAAAhAFr0LFu/AAAAFQEAAAsA&#10;AAAAAAAAAAAAAAAAHwEAAF9yZWxzLy5yZWxzUEsBAi0AFAAGAAgAAAAhAOMQd1bEAAAA3AAAAA8A&#10;AAAAAAAAAAAAAAAABwIAAGRycy9kb3ducmV2LnhtbFBLBQYAAAAAAwADALcAAAD4AgAAAAA=&#10;">
                  <v:shape id="Freeform 202" o:spid="_x0000_s1080" style="position:absolute;left:1886;top:6067;width:1431;height:3591;visibility:visible;mso-wrap-style:square;v-text-anchor:top" coordsize="1431,3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" path="m,3591r1431,l1431,,,,,3591xe" fillcolor="#fef5cd" stroked="f">
                    <v:path arrowok="t" o:connecttype="custom" o:connectlocs="0,9658;1431,9658;1431,6067;0,6067;0,9658" o:connectangles="0,0,0,0,0"/>
                  </v:shape>
                </v:group>
                <v:group id="Group 199" o:spid="_x0000_s1081" style="position:absolute;left:1980;top:7687;width:1239;height:348" coordorigin="1980,7687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">
                  <v:shape id="Freeform 200" o:spid="_x0000_s1082" style="position:absolute;left:1980;top:7687;width:1239;height:348;visibility:visible;mso-wrap-style:square;v-text-anchor:top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" path="m,348r1238,l1238,,,,,348xe" fillcolor="#fef5cd" stroked="f">
                    <v:path arrowok="t" o:connecttype="custom" o:connectlocs="0,8035;1238,8035;1238,7687;0,7687;0,8035" o:connectangles="0,0,0,0,0"/>
                  </v:shape>
                </v:group>
                <v:group id="Group 197" o:spid="_x0000_s1083" style="position:absolute;left:3326;top:6067;width:7443;height:3591" coordorigin="3326,6067" coordsize="7443,3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  <v:shape id="Freeform 198" o:spid="_x0000_s1084" style="position:absolute;left:3326;top:6067;width:7443;height:3591;visibility:visible;mso-wrap-style:square;v-text-anchor:top" coordsize="7443,35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" path="m,3591r7443,l7443,,,,,3591xe" fillcolor="#fef5cd" stroked="f">
                    <v:path arrowok="t" o:connecttype="custom" o:connectlocs="0,9658;7443,9658;7443,6067;0,6067;0,9658" o:connectangles="0,0,0,0,0"/>
                  </v:shape>
                </v:group>
                <v:group id="Group 195" o:spid="_x0000_s1085" style="position:absolute;left:3425;top:6067;width:7251;height:384" coordorigin="3425,6067" coordsize="725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shape id="Freeform 196" o:spid="_x0000_s1086" style="position:absolute;left:3425;top:6067;width:7251;height:384;visibility:visible;mso-wrap-style:square;v-text-anchor:top" coordsize="7251,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" path="m,384r7250,l7250,,,,,384xe" fillcolor="#fef5cd" stroked="f">
                    <v:path arrowok="t" o:connecttype="custom" o:connectlocs="0,6451;7250,6451;7250,6067;0,6067;0,6451" o:connectangles="0,0,0,0,0"/>
                  </v:shape>
                </v:group>
                <v:group id="Group 193" o:spid="_x0000_s1087" style="position:absolute;left:3425;top:6451;width:7251;height:274" coordorigin="3425,6451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">
                  <v:shape id="Freeform 194" o:spid="_x0000_s1088" style="position:absolute;left:3425;top:6451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" path="m,274r7250,l7250,,,,,274xe" fillcolor="#fef5cd" stroked="f">
                    <v:path arrowok="t" o:connecttype="custom" o:connectlocs="0,6725;7250,6725;7250,6451;0,6451;0,6725" o:connectangles="0,0,0,0,0"/>
                  </v:shape>
                </v:group>
                <v:group id="Group 191" o:spid="_x0000_s1089" style="position:absolute;left:3425;top:6725;width:7251;height:274" coordorigin="3425,6725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  <v:shape id="Freeform 192" o:spid="_x0000_s1090" style="position:absolute;left:3425;top:6725;width:7251;height:274;visibility:visible;mso-wrap-style:square;v-text-anchor:top" coordsize="7251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" path="m,273r7250,l7250,,,,,273xe" fillcolor="#fef5cd" stroked="f">
                    <v:path arrowok="t" o:connecttype="custom" o:connectlocs="0,6998;7250,6998;7250,6725;0,6725;0,6998" o:connectangles="0,0,0,0,0"/>
                  </v:shape>
                </v:group>
                <v:group id="Group 189" o:spid="_x0000_s1091" style="position:absolute;left:3425;top:6998;width:7251;height:387" coordorigin="3425,6998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<v:shape id="Freeform 190" o:spid="_x0000_s1092" style="position:absolute;left:3425;top:6998;width:7251;height:387;visibility:visible;mso-wrap-style:square;v-text-anchor:top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" path="m,387r7250,l7250,,,,,387xe" fillcolor="#fef5cd" stroked="f">
                    <v:path arrowok="t" o:connecttype="custom" o:connectlocs="0,7385;7250,7385;7250,6998;0,6998;0,7385" o:connectangles="0,0,0,0,0"/>
                  </v:shape>
                </v:group>
                <v:group id="Group 187" o:spid="_x0000_s1093" style="position:absolute;left:3425;top:7385;width:7251;height:236" coordorigin="3425,7385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">
                  <v:shape id="Freeform 188" o:spid="_x0000_s1094" style="position:absolute;left:3425;top:7385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" path="m,235r7250,l7250,,,,,235xe" fillcolor="#fef5cd" stroked="f">
                    <v:path arrowok="t" o:connecttype="custom" o:connectlocs="0,7620;7250,7620;7250,7385;0,7385;0,7620" o:connectangles="0,0,0,0,0"/>
                  </v:shape>
                </v:group>
                <v:group id="Group 185" o:spid="_x0000_s1095" style="position:absolute;left:3425;top:7620;width:7251;height:238" coordorigin="3425,7620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">
                  <v:shape id="Freeform 186" o:spid="_x0000_s1096" style="position:absolute;left:3425;top:7620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" path="m,238r7250,l7250,,,,,238xe" fillcolor="#fef5cd" stroked="f">
                    <v:path arrowok="t" o:connecttype="custom" o:connectlocs="0,7858;7250,7858;7250,7620;0,7620;0,7858" o:connectangles="0,0,0,0,0"/>
                  </v:shape>
                </v:group>
                <v:group id="Group 183" o:spid="_x0000_s1097" style="position:absolute;left:3425;top:7858;width:7251;height:240" coordorigin="3425,7858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      <v:shape id="Freeform 184" o:spid="_x0000_s1098" style="position:absolute;left:3425;top:7858;width:7251;height:240;visibility:visible;mso-wrap-style:square;v-text-anchor:top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" path="m,240r7250,l7250,,,,,240xe" fillcolor="#fef5cd" stroked="f">
                    <v:path arrowok="t" o:connecttype="custom" o:connectlocs="0,8098;7250,8098;7250,7858;0,7858;0,8098" o:connectangles="0,0,0,0,0"/>
                  </v:shape>
                </v:group>
                <v:group id="Group 181" o:spid="_x0000_s1099" style="position:absolute;left:3425;top:8098;width:7251;height:236" coordorigin="3425,8098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">
                  <v:shape id="Freeform 182" o:spid="_x0000_s1100" style="position:absolute;left:3425;top:8098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" path="m,235r7250,l7250,,,,,235xe" fillcolor="#fef5cd" stroked="f">
                    <v:path arrowok="t" o:connecttype="custom" o:connectlocs="0,8333;7250,8333;7250,8098;0,8098;0,8333" o:connectangles="0,0,0,0,0"/>
                  </v:shape>
                </v:group>
                <v:group id="Group 179" o:spid="_x0000_s1101" style="position:absolute;left:3425;top:8333;width:7251;height:238" coordorigin="3425,8333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axD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nFP6eCRfI5S8AAAD//wMAUEsBAi0AFAAGAAgAAAAhANvh9svuAAAAhQEAABMAAAAAAAAAAAAA&#10;AAAAAAAAAFtDb250ZW50X1R5cGVzXS54bWxQSwECLQAUAAYACAAAACEAWvQsW78AAAAVAQAACwAA&#10;AAAAAAAAAAAAAAAfAQAAX3JlbHMvLnJlbHNQSwECLQAUAAYACAAAACEAs7msQ8MAAADcAAAADwAA&#10;AAAAAAAAAAAAAAAHAgAAZHJzL2Rvd25yZXYueG1sUEsFBgAAAAADAAMAtwAAAPcCAAAAAA==&#10;">
                  <v:shape id="Freeform 180" o:spid="_x0000_s1102" style="position:absolute;left:3425;top:8333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" path="m,237r7250,l7250,,,,,237xe" fillcolor="#fef5cd" stroked="f">
                    <v:path arrowok="t" o:connecttype="custom" o:connectlocs="0,8570;7250,8570;7250,8333;0,8333;0,8570" o:connectangles="0,0,0,0,0"/>
                  </v:shape>
                </v:group>
                <v:group id="Group 177" o:spid="_x0000_s1103" style="position:absolute;left:3425;top:8570;width:7251;height:238" coordorigin="3425,8570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shape id="Freeform 178" o:spid="_x0000_s1104" style="position:absolute;left:3425;top:8570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" path="m,238r7250,l7250,,,,,238xe" fillcolor="#fef5cd" stroked="f">
                    <v:path arrowok="t" o:connecttype="custom" o:connectlocs="0,8808;7250,8808;7250,8570;0,8570;0,8808" o:connectangles="0,0,0,0,0"/>
                  </v:shape>
                </v:group>
                <v:group id="Group 175" o:spid="_x0000_s1105" style="position:absolute;left:3425;top:8808;width:7251;height:464" coordorigin="3425,8808" coordsize="7251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">
                  <v:shape id="Freeform 176" o:spid="_x0000_s1106" style="position:absolute;left:3425;top:8808;width:7251;height:464;visibility:visible;mso-wrap-style:square;v-text-anchor:top" coordsize="7251,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" path="m,463r7250,l7250,,,,,463xe" fillcolor="#fef5cd" stroked="f">
                    <v:path arrowok="t" o:connecttype="custom" o:connectlocs="0,9271;7250,9271;7250,8808;0,8808;0,9271" o:connectangles="0,0,0,0,0"/>
                  </v:shape>
                </v:group>
                <v:group id="Group 173" o:spid="_x0000_s1107" style="position:absolute;left:3425;top:9271;width:7251;height:387" coordorigin="3425,9271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V67xgAAANw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asoht8z4QjI3Q8AAAD//wMAUEsBAi0AFAAGAAgAAAAhANvh9svuAAAAhQEAABMAAAAAAAAA&#10;AAAAAAAAAAAAAFtDb250ZW50X1R5cGVzXS54bWxQSwECLQAUAAYACAAAACEAWvQsW78AAAAVAQAA&#10;CwAAAAAAAAAAAAAAAAAfAQAAX3JlbHMvLnJlbHNQSwECLQAUAAYACAAAACEA/61eu8YAAADcAAAA&#10;DwAAAAAAAAAAAAAAAAAHAgAAZHJzL2Rvd25yZXYueG1sUEsFBgAAAAADAAMAtwAAAPoCAAAAAA==&#10;">
                  <v:shape id="Freeform 174" o:spid="_x0000_s1108" style="position:absolute;left:3425;top:9271;width:7251;height:387;visibility:visible;mso-wrap-style:square;v-text-anchor:top" coordsize="7251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" path="m,387r7250,l7250,,,,,387xe" fillcolor="#fef5cd" stroked="f">
                    <v:path arrowok="t" o:connecttype="custom" o:connectlocs="0,9658;7250,9658;7250,9271;0,9271;0,9658" o:connectangles="0,0,0,0,0"/>
                  </v:shape>
                </v:group>
                <v:group id="Group 171" o:spid="_x0000_s1109" style="position:absolute;left:1886;top:9672;width:1431;height:1889" coordorigin="1886,9672" coordsize="1431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shape id="Freeform 172" o:spid="_x0000_s1110" style="position:absolute;left:1886;top:9672;width:1431;height:1889;visibility:visible;mso-wrap-style:square;v-text-anchor:top" coordsize="1431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" path="m,1889r1431,l1431,,,,,1889xe" fillcolor="#fef5cd" stroked="f">
                    <v:path arrowok="t" o:connecttype="custom" o:connectlocs="0,11561;1431,11561;1431,9672;0,9672;0,11561" o:connectangles="0,0,0,0,0"/>
                  </v:shape>
                </v:group>
                <v:group id="Group 169" o:spid="_x0000_s1111" style="position:absolute;left:1980;top:10322;width:1239;height:348" coordorigin="1980,10322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">
                  <v:shape id="Freeform 170" o:spid="_x0000_s1112" style="position:absolute;left:1980;top:10322;width:1239;height:348;visibility:visible;mso-wrap-style:square;v-text-anchor:top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" path="m,348r1238,l1238,,,,,348xe" fillcolor="#fef5cd" stroked="f">
                    <v:path arrowok="t" o:connecttype="custom" o:connectlocs="0,10670;1238,10670;1238,10322;0,10322;0,10670" o:connectangles="0,0,0,0,0"/>
                  </v:shape>
                </v:group>
                <v:group id="Group 167" o:spid="_x0000_s1113" style="position:absolute;left:1980;top:10670;width:1239;height:240" coordorigin="1980,10670" coordsize="1239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">
                  <v:shape id="Freeform 168" o:spid="_x0000_s1114" style="position:absolute;left:1980;top:10670;width:1239;height:240;visibility:visible;mso-wrap-style:square;v-text-anchor:top" coordsize="1239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" path="m,240r1238,l1238,,,,,240xe" fillcolor="#fef5cd" stroked="f">
                    <v:path arrowok="t" o:connecttype="custom" o:connectlocs="0,10910;1238,10910;1238,10670;0,10670;0,10910" o:connectangles="0,0,0,0,0"/>
                  </v:shape>
                </v:group>
                <v:group id="Group 165" o:spid="_x0000_s1115" style="position:absolute;left:3326;top:9672;width:7443;height:1889" coordorigin="3326,9672" coordsize="7443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shape id="Freeform 166" o:spid="_x0000_s1116" style="position:absolute;left:3326;top:9672;width:7443;height:1889;visibility:visible;mso-wrap-style:square;v-text-anchor:top" coordsize="7443,18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" path="m,1889r7443,l7443,,,,,1889xe" fillcolor="#fef5cd" stroked="f">
                    <v:path arrowok="t" o:connecttype="custom" o:connectlocs="0,11561;7443,11561;7443,9672;0,9672;0,11561" o:connectangles="0,0,0,0,0"/>
                  </v:shape>
                </v:group>
                <v:group id="Group 163" o:spid="_x0000_s1117" style="position:absolute;left:3425;top:9672;width:7251;height:351" coordorigin="3425,9672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">
                  <v:shape id="Freeform 164" o:spid="_x0000_s1118" style="position:absolute;left:3425;top:9672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" path="m,350r7250,l7250,,,,,350xe" fillcolor="#fef5cd" stroked="f">
                    <v:path arrowok="t" o:connecttype="custom" o:connectlocs="0,10022;7250,10022;7250,9672;0,9672;0,10022" o:connectangles="0,0,0,0,0"/>
                  </v:shape>
                </v:group>
                <v:group id="Group 161" o:spid="_x0000_s1119" style="position:absolute;left:3425;top:10022;width:7251;height:236" coordorigin="3425,10022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      <v:shape id="Freeform 162" o:spid="_x0000_s1120" style="position:absolute;left:3425;top:10022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" path="m,236r7250,l7250,,,,,236xe" fillcolor="#fef5cd" stroked="f">
                    <v:path arrowok="t" o:connecttype="custom" o:connectlocs="0,10258;7250,10258;7250,10022;0,10022;0,10258" o:connectangles="0,0,0,0,0"/>
                  </v:shape>
                </v:group>
                <v:group id="Group 159" o:spid="_x0000_s1121" style="position:absolute;left:3425;top:10258;width:7251;height:240" coordorigin="3425,10258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85l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JHB5nwhGQq18AAAD//wMAUEsBAi0AFAAGAAgAAAAhANvh9svuAAAAhQEAABMAAAAAAAAA&#10;AAAAAAAAAAAAAFtDb250ZW50X1R5cGVzXS54bWxQSwECLQAUAAYACAAAACEAWvQsW78AAAAVAQAA&#10;CwAAAAAAAAAAAAAAAAAfAQAAX3JlbHMvLnJlbHNQSwECLQAUAAYACAAAACEABU/OZcYAAADcAAAA&#10;DwAAAAAAAAAAAAAAAAAHAgAAZHJzL2Rvd25yZXYueG1sUEsFBgAAAAADAAMAtwAAAPoCAAAAAA==&#10;">
                  <v:shape id="Freeform 160" o:spid="_x0000_s1122" style="position:absolute;left:3425;top:10258;width:7251;height:240;visibility:visible;mso-wrap-style:square;v-text-anchor:top" coordsize="7251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" path="m,240r7250,l7250,,,,,240xe" fillcolor="#fef5cd" stroked="f">
                    <v:path arrowok="t" o:connecttype="custom" o:connectlocs="0,10498;7250,10498;7250,10258;0,10258;0,10498" o:connectangles="0,0,0,0,0"/>
                  </v:shape>
                </v:group>
                <v:group id="Group 157" o:spid="_x0000_s1123" style="position:absolute;left:3425;top:10498;width:7251;height:238" coordorigin="3425,10498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fWJxAAAANw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UfwNzzPhCMjFAwAA//8DAFBLAQItABQABgAIAAAAIQDb4fbL7gAAAIUBAAATAAAAAAAAAAAA&#10;AAAAAAAAAABbQ29udGVudF9UeXBlc10ueG1sUEsBAi0AFAAGAAgAAAAhAFr0LFu/AAAAFQEAAAsA&#10;AAAAAAAAAAAAAAAAHwEAAF9yZWxzLy5yZWxzUEsBAi0AFAAGAAgAAAAhAJrR9YnEAAAA3AAAAA8A&#10;AAAAAAAAAAAAAAAABwIAAGRycy9kb3ducmV2LnhtbFBLBQYAAAAAAwADALcAAAD4AgAAAAA=&#10;">
                  <v:shape id="Freeform 158" o:spid="_x0000_s1124" style="position:absolute;left:3425;top:10498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" path="m,237r7250,l7250,,,,,237xe" fillcolor="#fef5cd" stroked="f">
                    <v:path arrowok="t" o:connecttype="custom" o:connectlocs="0,10735;7250,10735;7250,10498;0,10498;0,10735" o:connectangles="0,0,0,0,0"/>
                  </v:shape>
                </v:group>
                <v:group id="Group 155" o:spid="_x0000_s1125" style="position:absolute;left:3425;top:10735;width:7251;height:236" coordorigin="3425,10735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<v:shape id="Freeform 156" o:spid="_x0000_s1126" style="position:absolute;left:3425;top:10735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" path="m,235r7250,l7250,,,,,235xe" fillcolor="#fef5cd" stroked="f">
                    <v:path arrowok="t" o:connecttype="custom" o:connectlocs="0,10970;7250,10970;7250,10735;0,10735;0,10970" o:connectangles="0,0,0,0,0"/>
                  </v:shape>
                </v:group>
                <v:group id="Group 153" o:spid="_x0000_s1127" style="position:absolute;left:3425;top:10970;width:7251;height:238" coordorigin="3425,10970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">
                  <v:shape id="Freeform 154" o:spid="_x0000_s1128" style="position:absolute;left:3425;top:10970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" path="m,238r7250,l7250,,,,,238xe" fillcolor="#fef5cd" stroked="f">
                    <v:path arrowok="t" o:connecttype="custom" o:connectlocs="0,11208;7250,11208;7250,10970;0,10970;0,11208" o:connectangles="0,0,0,0,0"/>
                  </v:shape>
                </v:group>
                <v:group id="Group 151" o:spid="_x0000_s1129" style="position:absolute;left:3425;top:11208;width:7251;height:353" coordorigin="3425,11208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jk3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TKB95lwBOTyBQAA//8DAFBLAQItABQABgAIAAAAIQDb4fbL7gAAAIUBAAATAAAAAAAAAAAA&#10;AAAAAAAAAABbQ29udGVudF9UeXBlc10ueG1sUEsBAi0AFAAGAAgAAAAhAFr0LFu/AAAAFQEAAAsA&#10;AAAAAAAAAAAAAAAAHwEAAF9yZWxzLy5yZWxzUEsBAi0AFAAGAAgAAAAhACuGOTfEAAAA3AAAAA8A&#10;AAAAAAAAAAAAAAAABwIAAGRycy9kb3ducmV2LnhtbFBLBQYAAAAAAwADALcAAAD4AgAAAAA=&#10;">
                  <v:shape id="Freeform 152" o:spid="_x0000_s1130" style="position:absolute;left:3425;top:11208;width:7251;height:353;visibility:visible;mso-wrap-style:square;v-text-anchor:top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" path="m,353r7250,l7250,,,,,353xe" fillcolor="#fef5cd" stroked="f">
                    <v:path arrowok="t" o:connecttype="custom" o:connectlocs="0,11561;7250,11561;7250,11208;0,11208;0,11561" o:connectangles="0,0,0,0,0"/>
                  </v:shape>
                </v:group>
                <v:group id="Group 149" o:spid="_x0000_s1131" style="position:absolute;left:1886;top:11573;width:1431;height:1409" coordorigin="1886,11573" coordsize="14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wTY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KG95lwBOT8BQAA//8DAFBLAQItABQABgAIAAAAIQDb4fbL7gAAAIUBAAATAAAAAAAAAAAA&#10;AAAAAAAAAABbQ29udGVudF9UeXBlc10ueG1sUEsBAi0AFAAGAAgAAAAhAFr0LFu/AAAAFQEAAAsA&#10;AAAAAAAAAAAAAAAAHwEAAF9yZWxzLy5yZWxzUEsBAi0AFAAGAAgAAAAhAMsjBNjEAAAA3AAAAA8A&#10;AAAAAAAAAAAAAAAABwIAAGRycy9kb3ducmV2LnhtbFBLBQYAAAAAAwADALcAAAD4AgAAAAA=&#10;">
                  <v:shape id="Freeform 150" o:spid="_x0000_s1132" style="position:absolute;left:1886;top:11573;width:1431;height:1409;visibility:visible;mso-wrap-style:square;v-text-anchor:top" coordsize="1431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" path="m,1409r1431,l1431,,,,,1409xe" fillcolor="#fef5cd" stroked="f">
                    <v:path arrowok="t" o:connecttype="custom" o:connectlocs="0,12982;1431,12982;1431,11573;0,11573;0,12982" o:connectangles="0,0,0,0,0"/>
                  </v:shape>
                </v:group>
                <v:group id="Group 147" o:spid="_x0000_s1133" style="position:absolute;left:1980;top:11573;width:1239;height:274" coordorigin="1980,11573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  <v:shape id="Freeform 148" o:spid="_x0000_s1134" style="position:absolute;left:1980;top:11573;width:1239;height:274;visibility:visible;mso-wrap-style:square;v-text-anchor:top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" path="m,273r1238,l1238,,,,,273xe" fillcolor="#fef5cd" stroked="f">
                    <v:path arrowok="t" o:connecttype="custom" o:connectlocs="0,11846;1238,11846;1238,11573;0,11573;0,11846" o:connectangles="0,0,0,0,0"/>
                  </v:shape>
                </v:group>
                <v:group id="Group 145" o:spid="_x0000_s1135" style="position:absolute;left:1980;top:11846;width:1239;height:274" coordorigin="1980,11846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Freeform 146" o:spid="_x0000_s1136" style="position:absolute;left:1980;top:11846;width:1239;height:274;visibility:visible;mso-wrap-style:square;v-text-anchor:top" coordsize="123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" path="m,274r1238,l1238,,,,,274xe" fillcolor="#fef5cd" stroked="f">
                    <v:path arrowok="t" o:connecttype="custom" o:connectlocs="0,12120;1238,12120;1238,11846;0,11846;0,12120" o:connectangles="0,0,0,0,0"/>
                  </v:shape>
                </v:group>
                <v:group id="Group 143" o:spid="_x0000_s1137" style="position:absolute;left:1980;top:12120;width:1239;height:272" coordorigin="1980,12120" coordsize="1239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ZQ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ZBrD+0w4AnL5CwAA//8DAFBLAQItABQABgAIAAAAIQDb4fbL7gAAAIUBAAATAAAAAAAAAAAA&#10;AAAAAAAAAABbQ29udGVudF9UeXBlc10ueG1sUEsBAi0AFAAGAAgAAAAhAFr0LFu/AAAAFQEAAAsA&#10;AAAAAAAAAAAAAAAAHwEAAF9yZWxzLy5yZWxzUEsBAi0AFAAGAAgAAAAhADHBlAbEAAAA3AAAAA8A&#10;AAAAAAAAAAAAAAAABwIAAGRycy9kb3ducmV2LnhtbFBLBQYAAAAAAwADALcAAAD4AgAAAAA=&#10;">
                  <v:shape id="Freeform 144" o:spid="_x0000_s1138" style="position:absolute;left:1980;top:12120;width:1239;height:272;visibility:visible;mso-wrap-style:square;v-text-anchor:top" coordsize="1239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" path="m,271r1238,l1238,,,,,271xe" fillcolor="#fef5cd" stroked="f">
                    <v:path arrowok="t" o:connecttype="custom" o:connectlocs="0,12391;1238,12391;1238,12120;0,12120;0,12391" o:connectangles="0,0,0,0,0"/>
                  </v:shape>
                </v:group>
                <v:group id="Group 141" o:spid="_x0000_s1139" style="position:absolute;left:1980;top:12391;width:1239;height:351" coordorigin="1980,12391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6/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rBJEng/0w4AnLxBwAA//8DAFBLAQItABQABgAIAAAAIQDb4fbL7gAAAIUBAAATAAAAAAAAAAAA&#10;AAAAAAAAAABbQ29udGVudF9UeXBlc10ueG1sUEsBAi0AFAAGAAgAAAAhAFr0LFu/AAAAFQEAAAsA&#10;AAAAAAAAAAAAAAAAHwEAAF9yZWxzLy5yZWxzUEsBAi0AFAAGAAgAAAAhAK5fr+rEAAAA3AAAAA8A&#10;AAAAAAAAAAAAAAAABwIAAGRycy9kb3ducmV2LnhtbFBLBQYAAAAAAwADALcAAAD4AgAAAAA=&#10;">
                  <v:shape id="Freeform 142" o:spid="_x0000_s1140" style="position:absolute;left:1980;top:12391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" path="m,351r1238,l1238,,,,,351xe" fillcolor="#fef5cd" stroked="f">
                    <v:path arrowok="t" o:connecttype="custom" o:connectlocs="0,12742;1238,12742;1238,12391;0,12391;0,12742" o:connectangles="0,0,0,0,0"/>
                  </v:shape>
                </v:group>
                <v:group id="Group 139" o:spid="_x0000_s1141" style="position:absolute;left:1980;top:12742;width:1239;height:240" coordorigin="1980,12742" coordsize="1239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shape id="Freeform 140" o:spid="_x0000_s1142" style="position:absolute;left:1980;top:12742;width:1239;height:240;visibility:visible;mso-wrap-style:square;v-text-anchor:top" coordsize="1239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" path="m,240r1238,l1238,,,,,240xe" fillcolor="#fef5cd" stroked="f">
                    <v:path arrowok="t" o:connecttype="custom" o:connectlocs="0,12982;1238,12982;1238,12742;0,12742;0,12982" o:connectangles="0,0,0,0,0"/>
                  </v:shape>
                </v:group>
                <v:group id="Group 137" o:spid="_x0000_s1143" style="position:absolute;left:3326;top:11573;width:7443;height:1409" coordorigin="3326,11573" coordsize="744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np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JX+HvTDgCcv0LAAD//wMAUEsBAi0AFAAGAAgAAAAhANvh9svuAAAAhQEAABMAAAAAAAAA&#10;AAAAAAAAAAAAAFtDb250ZW50X1R5cGVzXS54bWxQSwECLQAUAAYACAAAACEAWvQsW78AAAAVAQAA&#10;CwAAAAAAAAAAAAAAAAAfAQAAX3JlbHMvLnJlbHNQSwECLQAUAAYACAAAACEA0WSp6cYAAADcAAAA&#10;DwAAAAAAAAAAAAAAAAAHAgAAZHJzL2Rvd25yZXYueG1sUEsFBgAAAAADAAMAtwAAAPoCAAAAAA==&#10;">
                  <v:shape id="Freeform 138" o:spid="_x0000_s1144" style="position:absolute;left:3326;top:11573;width:7443;height:1409;visibility:visible;mso-wrap-style:square;v-text-anchor:top" coordsize="7443,1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" path="m,1409r7443,l7443,,,,,1409xe" fillcolor="#fef5cd" stroked="f">
                    <v:path arrowok="t" o:connecttype="custom" o:connectlocs="0,12982;7443,12982;7443,11573;0,11573;0,12982" o:connectangles="0,0,0,0,0"/>
                  </v:shape>
                </v:group>
                <v:group id="Group 135" o:spid="_x0000_s1145" style="position:absolute;left:3425;top:11808;width:7251;height:351" coordorigin="3425,11808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<v:shape id="Freeform 136" o:spid="_x0000_s1146" style="position:absolute;left:3425;top:11808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" path="m,350r7250,l7250,,,,,350xe" fillcolor="#fef5cd" stroked="f">
                    <v:path arrowok="t" o:connecttype="custom" o:connectlocs="0,12158;7250,12158;7250,11808;0,11808;0,12158" o:connectangles="0,0,0,0,0"/>
                  </v:shape>
                </v:group>
                <v:group id="Group 133" o:spid="_x0000_s1147" style="position:absolute;left:3425;top:12158;width:7251;height:236" coordorigin="3425,12158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<v:shape id="Freeform 134" o:spid="_x0000_s1148" style="position:absolute;left:3425;top:12158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" path="m,236r7250,l7250,,,,,236xe" fillcolor="#fef5cd" stroked="f">
                    <v:path arrowok="t" o:connecttype="custom" o:connectlocs="0,12394;7250,12394;7250,12158;0,12158;0,12394" o:connectangles="0,0,0,0,0"/>
                  </v:shape>
                </v:group>
                <v:group id="Group 131" o:spid="_x0000_s1149" style="position:absolute;left:3425;top:12394;width:7251;height:353" coordorigin="3425,12394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dyX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kGySOHvTDgCcv0LAAD//wMAUEsBAi0AFAAGAAgAAAAhANvh9svuAAAAhQEAABMAAAAAAAAA&#10;AAAAAAAAAAAAAFtDb250ZW50X1R5cGVzXS54bWxQSwECLQAUAAYACAAAACEAWvQsW78AAAAVAQAA&#10;CwAAAAAAAAAAAAAAAAAfAQAAX3JlbHMvLnJlbHNQSwECLQAUAAYACAAAACEA9lncl8YAAADcAAAA&#10;DwAAAAAAAAAAAAAAAAAHAgAAZHJzL2Rvd25yZXYueG1sUEsFBgAAAAADAAMAtwAAAPoCAAAAAA==&#10;">
                  <v:shape id="Freeform 132" o:spid="_x0000_s1150" style="position:absolute;left:3425;top:12394;width:7251;height:353;visibility:visible;mso-wrap-style:square;v-text-anchor:top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" path="m,352r7250,l7250,,,,,352xe" fillcolor="#fef5cd" stroked="f">
                    <v:path arrowok="t" o:connecttype="custom" o:connectlocs="0,12746;7250,12746;7250,12394;0,12394;0,12746" o:connectangles="0,0,0,0,0"/>
                  </v:shape>
                </v:group>
                <v:group id="Group 129" o:spid="_x0000_s1151" style="position:absolute;left:1886;top:12994;width:1431;height:826" coordorigin="1886,12994" coordsize="143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OF4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8pPB7JhwBuf4BAAD//wMAUEsBAi0AFAAGAAgAAAAhANvh9svuAAAAhQEAABMAAAAAAAAA&#10;AAAAAAAAAAAAAFtDb250ZW50X1R5cGVzXS54bWxQSwECLQAUAAYACAAAACEAWvQsW78AAAAVAQAA&#10;CwAAAAAAAAAAAAAAAAAfAQAAX3JlbHMvLnJlbHNQSwECLQAUAAYACAAAACEAFvzheMYAAADcAAAA&#10;DwAAAAAAAAAAAAAAAAAHAgAAZHJzL2Rvd25yZXYueG1sUEsFBgAAAAADAAMAtwAAAPoCAAAAAA==&#10;">
                  <v:shape id="Freeform 130" o:spid="_x0000_s1152" style="position:absolute;left:1886;top:12994;width:1431;height:826;visibility:visible;mso-wrap-style:square;v-text-anchor:top" coordsize="1431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" path="m,825r1431,l1431,,,,,825xe" fillcolor="#fef5cd" stroked="f">
                    <v:path arrowok="t" o:connecttype="custom" o:connectlocs="0,13819;1431,13819;1431,12994;0,12994;0,13819" o:connectangles="0,0,0,0,0"/>
                  </v:shape>
                </v:group>
                <v:group id="Group 127" o:spid="_x0000_s1153" style="position:absolute;left:1980;top:12994;width:1239;height:351" coordorigin="1980,12994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shape id="Freeform 128" o:spid="_x0000_s1154" style="position:absolute;left:1980;top:12994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" path="m,350r1238,l1238,,,,,350xe" fillcolor="#fef5cd" stroked="f">
                    <v:path arrowok="t" o:connecttype="custom" o:connectlocs="0,13344;1238,13344;1238,12994;0,12994;0,13344" o:connectangles="0,0,0,0,0"/>
                  </v:shape>
                </v:group>
                <v:group id="Group 125" o:spid="_x0000_s1155" style="position:absolute;left:1980;top:13344;width:1239;height:238" coordorigin="1980,13344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et9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">
                  <v:shape id="Freeform 126" o:spid="_x0000_s1156" style="position:absolute;left:1980;top:13344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" path="m,238r1238,l1238,,,,,238xe" fillcolor="#fef5cd" stroked="f">
                    <v:path arrowok="t" o:connecttype="custom" o:connectlocs="0,13582;1238,13582;1238,13344;0,13344;0,13582" o:connectangles="0,0,0,0,0"/>
                  </v:shape>
                </v:group>
                <v:group id="Group 123" o:spid="_x0000_s1157" style="position:absolute;left:1980;top:13582;width:1239;height:238" coordorigin="1980,13582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<v:shape id="Freeform 124" o:spid="_x0000_s1158" style="position:absolute;left:1980;top:13582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" path="m,237r1238,l1238,,,,,237xe" fillcolor="#fef5cd" stroked="f">
                    <v:path arrowok="t" o:connecttype="custom" o:connectlocs="0,13819;1238,13819;1238,13582;0,13582;0,13819" o:connectangles="0,0,0,0,0"/>
                  </v:shape>
                </v:group>
                <v:group id="Group 121" o:spid="_x0000_s1159" style="position:absolute;left:3326;top:12994;width:7443;height:826" coordorigin="3326,12994" coordsize="7443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EpK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/B/5lwBOTmDwAA//8DAFBLAQItABQABgAIAAAAIQDb4fbL7gAAAIUBAAATAAAAAAAAAAAA&#10;AAAAAAAAAABbQ29udGVudF9UeXBlc10ueG1sUEsBAi0AFAAGAAgAAAAhAFr0LFu/AAAAFQEAAAsA&#10;AAAAAAAAAAAAAAAAHwEAAF9yZWxzLy5yZWxzUEsBAi0AFAAGAAgAAAAhAHOASkrEAAAA3AAAAA8A&#10;AAAAAAAAAAAAAAAABwIAAGRycy9kb3ducmV2LnhtbFBLBQYAAAAAAwADALcAAAD4AgAAAAA=&#10;">
                  <v:shape id="Freeform 122" o:spid="_x0000_s1160" style="position:absolute;left:3326;top:12994;width:7443;height:826;visibility:visible;mso-wrap-style:square;v-text-anchor:top" coordsize="7443,8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" path="m,825r7443,l7443,,,,,825xe" fillcolor="#fef5cd" stroked="f">
                    <v:path arrowok="t" o:connecttype="custom" o:connectlocs="0,13819;7443,13819;7443,12994;0,12994;0,13819" o:connectangles="0,0,0,0,0"/>
                  </v:shape>
                </v:group>
                <v:group id="Group 119" o:spid="_x0000_s1161" style="position:absolute;left:3425;top:13056;width:7251;height:351" coordorigin="3425,13056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shape id="Freeform 120" o:spid="_x0000_s1162" style="position:absolute;left:3425;top:13056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" path="m,350r7250,l7250,,,,,350xe" fillcolor="#fef5cd" stroked="f">
                    <v:path arrowok="t" o:connecttype="custom" o:connectlocs="0,13406;7250,13406;7250,13056;0,13056;0,13406" o:connectangles="0,0,0,0,0"/>
                  </v:shape>
                </v:group>
                <v:group id="Group 117" o:spid="_x0000_s1163" style="position:absolute;left:3425;top:13406;width:7251;height:351" coordorigin="3425,13406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      <v:shape id="Freeform 118" o:spid="_x0000_s1164" style="position:absolute;left:3425;top:13406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" path="m,351r7250,l7250,,,,,351xe" fillcolor="#fef5cd" stroked="f">
                    <v:path arrowok="t" o:connecttype="custom" o:connectlocs="0,13757;7250,13757;7250,13406;0,13406;0,13757" o:connectangles="0,0,0,0,0"/>
                  </v:shape>
                </v:group>
                <v:group id="Group 115" o:spid="_x0000_s1165" style="position:absolute;left:1886;top:13834;width:1431;height:473" coordorigin="1886,13834" coordsize="1431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H2g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">
                  <v:shape id="Freeform 116" o:spid="_x0000_s1166" style="position:absolute;left:1886;top:13834;width:1431;height:473;visibility:visible;mso-wrap-style:square;v-text-anchor:top" coordsize="1431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" path="m,472r1431,l1431,,,,,472xe" fillcolor="#fef5cd" stroked="f">
                    <v:path arrowok="t" o:connecttype="custom" o:connectlocs="0,14306;1431,14306;1431,13834;0,13834;0,14306" o:connectangles="0,0,0,0,0"/>
                  </v:shape>
                </v:group>
                <v:group id="Group 113" o:spid="_x0000_s1167" style="position:absolute;left:1980;top:13894;width:1239;height:353" coordorigin="1980,13894" coordsize="1239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sb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BnD80w4AnL7DwAA//8DAFBLAQItABQABgAIAAAAIQDb4fbL7gAAAIUBAAATAAAAAAAAAAAA&#10;AAAAAAAAAABbQ29udGVudF9UeXBlc10ueG1sUEsBAi0AFAAGAAgAAAAhAFr0LFu/AAAAFQEAAAsA&#10;AAAAAAAAAAAAAAAAHwEAAF9yZWxzLy5yZWxzUEsBAi0AFAAGAAgAAAAhACJyuxvEAAAA3AAAAA8A&#10;AAAAAAAAAAAAAAAABwIAAGRycy9kb3ducmV2LnhtbFBLBQYAAAAAAwADALcAAAD4AgAAAAA=&#10;">
                  <v:shape id="Freeform 114" o:spid="_x0000_s1168" style="position:absolute;left:1980;top:13894;width:1239;height:353;visibility:visible;mso-wrap-style:square;v-text-anchor:top" coordsize="1239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" path="m,352r1238,l1238,,,,,352xe" fillcolor="#fef5cd" stroked="f">
                    <v:path arrowok="t" o:connecttype="custom" o:connectlocs="0,14246;1238,14246;1238,13894;0,13894;0,14246" o:connectangles="0,0,0,0,0"/>
                  </v:shape>
                </v:group>
                <v:group id="Group 111" o:spid="_x0000_s1169" style="position:absolute;left:3326;top:13834;width:7443;height:473" coordorigin="3326,13834" coordsize="7443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">
                  <v:shape id="Freeform 112" o:spid="_x0000_s1170" style="position:absolute;left:3326;top:13834;width:7443;height:473;visibility:visible;mso-wrap-style:square;v-text-anchor:top" coordsize="7443,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" path="m,472r7443,l7443,,,,,472xe" fillcolor="#fef5cd" stroked="f">
                    <v:path arrowok="t" o:connecttype="custom" o:connectlocs="0,14306;7443,14306;7443,13834;0,13834;0,14306" o:connectangles="0,0,0,0,0"/>
                  </v:shape>
                </v:group>
                <v:group id="Group 109" o:spid="_x0000_s1171" style="position:absolute;left:3425;top:13834;width:7251;height:238" coordorigin="3425,13834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b0Y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E7idCUdAbq4AAAD//wMAUEsBAi0AFAAGAAgAAAAhANvh9svuAAAAhQEAABMAAAAAAAAA&#10;AAAAAAAAAAAAAFtDb250ZW50X1R5cGVzXS54bWxQSwECLQAUAAYACAAAACEAWvQsW78AAAAVAQAA&#10;CwAAAAAAAAAAAAAAAAAfAQAAX3JlbHMvLnJlbHNQSwECLQAUAAYACAAAACEAXUm9GMYAAADcAAAA&#10;DwAAAAAAAAAAAAAAAAAHAgAAZHJzL2Rvd25yZXYueG1sUEsFBgAAAAADAAMAtwAAAPoCAAAAAA==&#10;">
                  <v:shape id="Freeform 110" o:spid="_x0000_s1172" style="position:absolute;left:3425;top:13834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" path="m,237r7250,l7250,,,,,237xe" fillcolor="#fef5cd" stroked="f">
                    <v:path arrowok="t" o:connecttype="custom" o:connectlocs="0,14071;7250,14071;7250,13834;0,13834;0,14071" o:connectangles="0,0,0,0,0"/>
                  </v:shape>
                </v:group>
                <v:group id="Group 107" o:spid="_x0000_s1173" style="position:absolute;left:3425;top:14071;width:7251;height:238" coordorigin="3425,14071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">
                  <v:shape id="Freeform 108" o:spid="_x0000_s1174" style="position:absolute;left:3425;top:14071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" path="m,238r7250,l7250,,,,,238xe" fillcolor="#fef5cd" stroked="f">
                    <v:path arrowok="t" o:connecttype="custom" o:connectlocs="0,14309;7250,14309;7250,14071;0,14071;0,14309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14:paraId="1386C810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34B5D6B8" w14:textId="77777777" w:rsidR="00A726F1" w:rsidRDefault="00A726F1">
      <w:pPr>
        <w:spacing w:before="12"/>
        <w:rPr>
          <w:rFonts w:ascii="Futura Medium" w:eastAsia="Futura Medium" w:hAnsi="Futura Medium" w:cs="Futura Medium"/>
          <w:sz w:val="20"/>
          <w:szCs w:val="20"/>
        </w:rPr>
      </w:pPr>
    </w:p>
    <w:p w14:paraId="3EFB2091" w14:textId="77777777" w:rsidR="00A726F1" w:rsidRDefault="0007046C">
      <w:pPr>
        <w:pStyle w:val="BodyText"/>
        <w:spacing w:line="248" w:lineRule="auto"/>
        <w:ind w:left="259" w:firstLine="0"/>
      </w:pPr>
      <w:r>
        <w:rPr>
          <w:color w:val="585858"/>
          <w:spacing w:val="-4"/>
          <w:w w:val="105"/>
        </w:rPr>
        <w:t>Production</w:t>
      </w:r>
      <w:r>
        <w:rPr>
          <w:rFonts w:ascii="Times New Roman"/>
          <w:color w:val="585858"/>
          <w:spacing w:val="25"/>
          <w:w w:val="101"/>
        </w:rPr>
        <w:t xml:space="preserve"> </w:t>
      </w:r>
      <w:r>
        <w:rPr>
          <w:color w:val="585858"/>
          <w:spacing w:val="-1"/>
          <w:w w:val="105"/>
        </w:rPr>
        <w:t>Teams</w:t>
      </w:r>
    </w:p>
    <w:p w14:paraId="431D3EB5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53FB6C09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6F6C7DA4" w14:textId="77777777" w:rsidR="00A726F1" w:rsidRDefault="00A726F1">
      <w:pPr>
        <w:spacing w:before="10"/>
        <w:rPr>
          <w:rFonts w:ascii="Futura Medium" w:eastAsia="Futura Medium" w:hAnsi="Futura Medium" w:cs="Futura Medium"/>
          <w:sz w:val="16"/>
          <w:szCs w:val="16"/>
        </w:rPr>
      </w:pPr>
    </w:p>
    <w:p w14:paraId="301CFDC1" w14:textId="77777777" w:rsidR="00A726F1" w:rsidRDefault="0007046C">
      <w:pPr>
        <w:pStyle w:val="BodyText"/>
        <w:spacing w:line="288" w:lineRule="auto"/>
        <w:ind w:left="259" w:firstLine="0"/>
      </w:pP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23"/>
          <w:w w:val="105"/>
        </w:rPr>
        <w:t xml:space="preserve"> </w:t>
      </w:r>
      <w:r>
        <w:rPr>
          <w:color w:val="585858"/>
          <w:spacing w:val="-1"/>
          <w:w w:val="105"/>
        </w:rPr>
        <w:t>Unit</w:t>
      </w:r>
      <w:r>
        <w:rPr>
          <w:rFonts w:ascii="Times New Roman"/>
          <w:color w:val="585858"/>
          <w:spacing w:val="26"/>
          <w:w w:val="104"/>
        </w:rPr>
        <w:t xml:space="preserve"> </w:t>
      </w:r>
      <w:r>
        <w:rPr>
          <w:color w:val="585858"/>
          <w:spacing w:val="-1"/>
          <w:w w:val="105"/>
        </w:rPr>
        <w:t>Manager</w:t>
      </w:r>
      <w:r>
        <w:rPr>
          <w:rFonts w:ascii="Times New Roman"/>
          <w:color w:val="585858"/>
          <w:spacing w:val="26"/>
          <w:w w:val="104"/>
        </w:rPr>
        <w:t xml:space="preserve"> </w:t>
      </w:r>
      <w:r>
        <w:rPr>
          <w:color w:val="585858"/>
          <w:spacing w:val="-1"/>
          <w:w w:val="105"/>
        </w:rPr>
        <w:t>(PUM)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/</w:t>
      </w:r>
    </w:p>
    <w:p w14:paraId="633FB4A5" w14:textId="77777777" w:rsidR="00A726F1" w:rsidRDefault="0007046C">
      <w:pPr>
        <w:pStyle w:val="BodyText"/>
        <w:spacing w:before="110" w:line="250" w:lineRule="auto"/>
        <w:ind w:left="259" w:firstLine="0"/>
      </w:pPr>
      <w:r>
        <w:rPr>
          <w:color w:val="585858"/>
          <w:spacing w:val="-1"/>
          <w:w w:val="105"/>
        </w:rPr>
        <w:t>Operations</w:t>
      </w:r>
      <w:r>
        <w:rPr>
          <w:rFonts w:ascii="Times New Roman"/>
          <w:color w:val="585858"/>
          <w:spacing w:val="25"/>
          <w:w w:val="104"/>
        </w:rPr>
        <w:t xml:space="preserve"> </w:t>
      </w:r>
      <w:r>
        <w:rPr>
          <w:color w:val="585858"/>
          <w:spacing w:val="-1"/>
          <w:w w:val="105"/>
        </w:rPr>
        <w:t>Manager</w:t>
      </w:r>
      <w:r>
        <w:rPr>
          <w:color w:val="585858"/>
          <w:spacing w:val="-27"/>
          <w:w w:val="105"/>
        </w:rPr>
        <w:t xml:space="preserve"> </w:t>
      </w:r>
      <w:r>
        <w:rPr>
          <w:color w:val="585858"/>
          <w:spacing w:val="-2"/>
          <w:w w:val="105"/>
        </w:rPr>
        <w:t>(OM)</w:t>
      </w:r>
    </w:p>
    <w:p w14:paraId="1E020E7C" w14:textId="77777777" w:rsidR="00A726F1" w:rsidRDefault="0007046C">
      <w:pPr>
        <w:pStyle w:val="BodyText"/>
        <w:spacing w:before="127" w:line="250" w:lineRule="auto"/>
        <w:ind w:left="259" w:firstLine="0"/>
      </w:pPr>
      <w:r>
        <w:rPr>
          <w:color w:val="585858"/>
          <w:spacing w:val="-1"/>
          <w:w w:val="105"/>
        </w:rPr>
        <w:t>Short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term</w:t>
      </w:r>
      <w:r>
        <w:rPr>
          <w:rFonts w:ascii="Times New Roman"/>
          <w:color w:val="585858"/>
          <w:spacing w:val="25"/>
          <w:w w:val="104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26"/>
          <w:w w:val="104"/>
        </w:rPr>
        <w:t xml:space="preserve"> </w:t>
      </w:r>
      <w:r>
        <w:rPr>
          <w:color w:val="585858"/>
          <w:spacing w:val="-3"/>
        </w:rPr>
        <w:t>Opportunities</w:t>
      </w:r>
    </w:p>
    <w:p w14:paraId="4FF27E24" w14:textId="77777777" w:rsidR="00A726F1" w:rsidRDefault="00A726F1">
      <w:pPr>
        <w:rPr>
          <w:rFonts w:ascii="Futura Medium" w:eastAsia="Futura Medium" w:hAnsi="Futura Medium" w:cs="Futura Medium"/>
          <w:sz w:val="15"/>
          <w:szCs w:val="15"/>
        </w:rPr>
      </w:pPr>
    </w:p>
    <w:p w14:paraId="24DE15C7" w14:textId="77777777" w:rsidR="00A726F1" w:rsidRDefault="0007046C">
      <w:pPr>
        <w:pStyle w:val="BodyText"/>
        <w:ind w:left="259" w:firstLine="0"/>
      </w:pPr>
      <w:r>
        <w:rPr>
          <w:color w:val="585858"/>
          <w:spacing w:val="-1"/>
          <w:w w:val="105"/>
        </w:rPr>
        <w:t>Threat</w:t>
      </w:r>
    </w:p>
    <w:p w14:paraId="76F63FF1" w14:textId="77777777" w:rsidR="00A726F1" w:rsidRDefault="0007046C">
      <w:pPr>
        <w:pStyle w:val="BodyText"/>
        <w:spacing w:before="68" w:line="250" w:lineRule="auto"/>
        <w:ind w:left="215" w:right="201" w:firstLine="0"/>
        <w:jc w:val="both"/>
      </w:pPr>
      <w:r>
        <w:rPr>
          <w:w w:val="105"/>
        </w:rPr>
        <w:br w:type="column"/>
      </w:r>
      <w:r>
        <w:rPr>
          <w:color w:val="585858"/>
          <w:w w:val="105"/>
        </w:rPr>
        <w:t>Multi-discipline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members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assigned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operating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unit</w:t>
      </w:r>
      <w:r>
        <w:rPr>
          <w:rFonts w:ascii="Times New Roman"/>
          <w:color w:val="585858"/>
          <w:spacing w:val="69"/>
          <w:w w:val="104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area,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identify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spacing w:val="-1"/>
          <w:w w:val="105"/>
        </w:rPr>
        <w:t>opportunities,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manage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communicate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rFonts w:ascii="Times New Roman"/>
          <w:color w:val="585858"/>
          <w:spacing w:val="69"/>
          <w:w w:val="104"/>
        </w:rPr>
        <w:t xml:space="preserve"> </w:t>
      </w:r>
      <w:r>
        <w:rPr>
          <w:color w:val="585858"/>
          <w:spacing w:val="-1"/>
          <w:w w:val="105"/>
        </w:rPr>
        <w:t>opportunities,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follow-up</w:t>
      </w:r>
      <w:r>
        <w:rPr>
          <w:color w:val="585858"/>
          <w:spacing w:val="1"/>
          <w:w w:val="105"/>
        </w:rPr>
        <w:t xml:space="preserve"> on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related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2"/>
          <w:w w:val="105"/>
        </w:rPr>
        <w:t>action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items.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Members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may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include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day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staff,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support,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process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engineering,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inspection,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maintenance,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HSSE,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Technology,</w:t>
      </w:r>
      <w:r>
        <w:rPr>
          <w:rFonts w:ascii="Times New Roman"/>
          <w:color w:val="585858"/>
          <w:spacing w:val="85"/>
          <w:w w:val="104"/>
        </w:rPr>
        <w:t xml:space="preserve"> </w:t>
      </w:r>
      <w:r>
        <w:rPr>
          <w:color w:val="585858"/>
          <w:w w:val="105"/>
        </w:rPr>
        <w:t>discipline</w:t>
      </w:r>
      <w:r>
        <w:rPr>
          <w:color w:val="585858"/>
          <w:spacing w:val="38"/>
          <w:w w:val="105"/>
        </w:rPr>
        <w:t xml:space="preserve"> </w:t>
      </w:r>
      <w:r>
        <w:rPr>
          <w:color w:val="585858"/>
          <w:w w:val="105"/>
        </w:rPr>
        <w:t>engineering,</w:t>
      </w:r>
      <w:r>
        <w:rPr>
          <w:color w:val="585858"/>
          <w:spacing w:val="42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45"/>
          <w:w w:val="105"/>
        </w:rPr>
        <w:t xml:space="preserve"> </w:t>
      </w:r>
      <w:r>
        <w:rPr>
          <w:color w:val="585858"/>
          <w:spacing w:val="-1"/>
          <w:w w:val="105"/>
        </w:rPr>
        <w:t>chemistry,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spacing w:val="-1"/>
          <w:w w:val="105"/>
        </w:rPr>
        <w:t>Well,</w:t>
      </w:r>
      <w:r>
        <w:rPr>
          <w:color w:val="585858"/>
          <w:spacing w:val="42"/>
          <w:w w:val="105"/>
        </w:rPr>
        <w:t xml:space="preserve"> </w:t>
      </w:r>
      <w:r>
        <w:rPr>
          <w:color w:val="585858"/>
          <w:w w:val="105"/>
        </w:rPr>
        <w:t>Reservoir</w:t>
      </w:r>
      <w:r>
        <w:rPr>
          <w:color w:val="585858"/>
          <w:spacing w:val="4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41"/>
          <w:w w:val="105"/>
        </w:rPr>
        <w:t xml:space="preserve"> </w:t>
      </w:r>
      <w:r>
        <w:rPr>
          <w:color w:val="585858"/>
          <w:spacing w:val="-1"/>
          <w:w w:val="105"/>
        </w:rPr>
        <w:t>Facility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(WRFM),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Economics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Scheduling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(E&amp;S)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laboratory.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Production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members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may</w:t>
      </w:r>
      <w:r>
        <w:rPr>
          <w:rFonts w:ascii="Times New Roman"/>
          <w:color w:val="585858"/>
          <w:spacing w:val="58"/>
          <w:w w:val="104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own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contract</w:t>
      </w:r>
      <w:r>
        <w:rPr>
          <w:color w:val="585858"/>
          <w:spacing w:val="15"/>
          <w:w w:val="105"/>
        </w:rPr>
        <w:t xml:space="preserve"> </w:t>
      </w:r>
      <w:del w:id="50" w:author="Ndukwe, Victor C SPDC-UPO/G/PSMR [2]" w:date="2017-08-15T11:47:00Z">
        <w:r w:rsidDel="003B482B">
          <w:rPr>
            <w:color w:val="585858"/>
            <w:spacing w:val="-1"/>
            <w:w w:val="105"/>
          </w:rPr>
          <w:delText>staff</w:delText>
        </w:r>
        <w:r w:rsidDel="003B482B">
          <w:rPr>
            <w:color w:val="585858"/>
            <w:w w:val="105"/>
          </w:rPr>
          <w:delText xml:space="preserve"> </w:delText>
        </w:r>
        <w:r w:rsidDel="003B482B">
          <w:rPr>
            <w:color w:val="585858"/>
            <w:spacing w:val="4"/>
            <w:w w:val="105"/>
          </w:rPr>
          <w:delText xml:space="preserve"> </w:delText>
        </w:r>
        <w:r w:rsidDel="003B482B">
          <w:rPr>
            <w:color w:val="585858"/>
            <w:w w:val="105"/>
          </w:rPr>
          <w:delText>and</w:delText>
        </w:r>
      </w:del>
      <w:ins w:id="51" w:author="Ndukwe, Victor C SPDC-UPO/G/PSMR [2]" w:date="2017-08-15T11:47:00Z">
        <w:r w:rsidR="003B482B">
          <w:rPr>
            <w:color w:val="585858"/>
            <w:spacing w:val="-1"/>
            <w:w w:val="105"/>
          </w:rPr>
          <w:t>staff</w:t>
        </w:r>
        <w:r w:rsidR="003B482B">
          <w:rPr>
            <w:color w:val="585858"/>
            <w:w w:val="105"/>
          </w:rPr>
          <w:t xml:space="preserve"> </w:t>
        </w:r>
        <w:r w:rsidR="003B482B">
          <w:rPr>
            <w:color w:val="585858"/>
            <w:spacing w:val="4"/>
            <w:w w:val="105"/>
          </w:rPr>
          <w:t>and</w:t>
        </w:r>
      </w:ins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led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by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Unit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Manager/Operations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Manager.</w:t>
      </w:r>
    </w:p>
    <w:p w14:paraId="5FFFF9C8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7A1E69F6" w14:textId="77777777" w:rsidR="00A726F1" w:rsidRDefault="00A726F1">
      <w:pPr>
        <w:spacing w:before="8"/>
        <w:rPr>
          <w:rFonts w:ascii="Futura Medium" w:eastAsia="Futura Medium" w:hAnsi="Futura Medium" w:cs="Futura Medium"/>
          <w:sz w:val="19"/>
          <w:szCs w:val="19"/>
        </w:rPr>
      </w:pPr>
    </w:p>
    <w:p w14:paraId="7BD3E951" w14:textId="77777777" w:rsidR="00A726F1" w:rsidRDefault="0007046C">
      <w:pPr>
        <w:pStyle w:val="BodyText"/>
        <w:spacing w:line="249" w:lineRule="auto"/>
        <w:ind w:left="215" w:right="204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individual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accountable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unit/facility.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PUM/OM</w:t>
      </w:r>
      <w:r>
        <w:rPr>
          <w:rFonts w:ascii="Times New Roman"/>
          <w:color w:val="585858"/>
          <w:spacing w:val="107"/>
          <w:w w:val="104"/>
        </w:rPr>
        <w:t xml:space="preserve"> </w:t>
      </w:r>
      <w:r>
        <w:rPr>
          <w:color w:val="585858"/>
          <w:spacing w:val="-1"/>
          <w:w w:val="105"/>
        </w:rPr>
        <w:t>leads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works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 xml:space="preserve">the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Teams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Shift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Teams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area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status,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manage</w:t>
      </w:r>
      <w:r>
        <w:rPr>
          <w:rFonts w:ascii="Times New Roman"/>
          <w:color w:val="585858"/>
          <w:spacing w:val="69"/>
          <w:w w:val="104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resource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spacing w:val="-1"/>
          <w:w w:val="105"/>
        </w:rPr>
        <w:t>recommended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actions.</w:t>
      </w:r>
    </w:p>
    <w:p w14:paraId="0BAAB872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2F72B62C" w14:textId="77777777" w:rsidR="00A726F1" w:rsidRDefault="00A726F1">
      <w:pPr>
        <w:spacing w:before="8"/>
        <w:rPr>
          <w:rFonts w:ascii="Futura Medium" w:eastAsia="Futura Medium" w:hAnsi="Futura Medium" w:cs="Futura Medium"/>
          <w:sz w:val="24"/>
          <w:szCs w:val="24"/>
        </w:rPr>
      </w:pPr>
    </w:p>
    <w:p w14:paraId="5EC377C5" w14:textId="77777777" w:rsidR="00A726F1" w:rsidRDefault="0007046C">
      <w:pPr>
        <w:pStyle w:val="BodyText"/>
        <w:spacing w:line="250" w:lineRule="auto"/>
        <w:ind w:left="215" w:right="201" w:firstLine="0"/>
        <w:jc w:val="both"/>
      </w:pPr>
      <w:r>
        <w:rPr>
          <w:color w:val="585858"/>
          <w:spacing w:val="-1"/>
          <w:w w:val="105"/>
        </w:rPr>
        <w:t>Threats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delivering,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opportunities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meet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beat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business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commitments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rFonts w:ascii="Times New Roman"/>
          <w:color w:val="585858"/>
          <w:spacing w:val="69"/>
          <w:w w:val="104"/>
        </w:rPr>
        <w:t xml:space="preserve"> </w:t>
      </w:r>
      <w:r>
        <w:rPr>
          <w:color w:val="585858"/>
          <w:spacing w:val="1"/>
          <w:w w:val="105"/>
        </w:rPr>
        <w:t>typically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require</w:t>
      </w:r>
      <w:r>
        <w:rPr>
          <w:color w:val="585858"/>
          <w:spacing w:val="-7"/>
          <w:w w:val="105"/>
        </w:rPr>
        <w:t xml:space="preserve"> </w:t>
      </w:r>
      <w:proofErr w:type="gramStart"/>
      <w:r>
        <w:rPr>
          <w:color w:val="585858"/>
          <w:w w:val="105"/>
        </w:rPr>
        <w:t xml:space="preserve">less 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-1"/>
          <w:w w:val="105"/>
        </w:rPr>
        <w:t>than</w:t>
      </w:r>
      <w:proofErr w:type="gramEnd"/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1"/>
          <w:w w:val="105"/>
        </w:rPr>
        <w:t>30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calendar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days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manage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after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identification.</w:t>
      </w:r>
    </w:p>
    <w:p w14:paraId="0BD6ACD7" w14:textId="77777777" w:rsidR="00A726F1" w:rsidRDefault="00A726F1">
      <w:pPr>
        <w:rPr>
          <w:rFonts w:ascii="Futura Medium" w:eastAsia="Futura Medium" w:hAnsi="Futura Medium" w:cs="Futura Medium"/>
          <w:sz w:val="15"/>
          <w:szCs w:val="15"/>
        </w:rPr>
      </w:pPr>
    </w:p>
    <w:p w14:paraId="45B179A4" w14:textId="77777777" w:rsidR="00A726F1" w:rsidRDefault="0007046C">
      <w:pPr>
        <w:pStyle w:val="BodyText"/>
        <w:spacing w:line="250" w:lineRule="auto"/>
        <w:ind w:left="215" w:right="205" w:firstLine="0"/>
        <w:jc w:val="both"/>
      </w:pPr>
      <w:r>
        <w:rPr>
          <w:color w:val="585858"/>
          <w:spacing w:val="-1"/>
          <w:w w:val="105"/>
        </w:rPr>
        <w:t>Undesired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outcomes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(potential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actual)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negatively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impact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business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objectives</w:t>
      </w:r>
      <w:r>
        <w:rPr>
          <w:rFonts w:ascii="Times New Roman"/>
          <w:color w:val="585858"/>
          <w:spacing w:val="83"/>
          <w:w w:val="104"/>
        </w:rPr>
        <w:t xml:space="preserve"> </w:t>
      </w:r>
      <w:r>
        <w:rPr>
          <w:color w:val="585858"/>
          <w:spacing w:val="-1"/>
          <w:w w:val="105"/>
        </w:rPr>
        <w:t>(local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strategy).</w:t>
      </w:r>
    </w:p>
    <w:p w14:paraId="449451A2" w14:textId="77777777" w:rsidR="00A726F1" w:rsidRDefault="00A726F1">
      <w:pPr>
        <w:spacing w:line="250" w:lineRule="auto"/>
        <w:jc w:val="both"/>
        <w:sectPr w:rsidR="00A726F1">
          <w:type w:val="continuous"/>
          <w:pgSz w:w="12240" w:h="15840"/>
          <w:pgMar w:top="1500" w:right="1360" w:bottom="280" w:left="1720" w:header="720" w:footer="720" w:gutter="0"/>
          <w:cols w:num="2" w:space="720" w:equalWidth="0">
            <w:col w:w="1450" w:space="40"/>
            <w:col w:w="7670"/>
          </w:cols>
        </w:sectPr>
      </w:pPr>
    </w:p>
    <w:p w14:paraId="090C9184" w14:textId="77777777" w:rsidR="00A726F1" w:rsidRDefault="00A726F1">
      <w:pPr>
        <w:spacing w:before="3"/>
        <w:rPr>
          <w:rFonts w:ascii="Times New Roman" w:eastAsia="Times New Roman" w:hAnsi="Times New Roman" w:cs="Times New Roman"/>
          <w:sz w:val="28"/>
          <w:szCs w:val="28"/>
        </w:rPr>
      </w:pPr>
    </w:p>
    <w:p w14:paraId="42372A61" w14:textId="77777777" w:rsidR="00A726F1" w:rsidRDefault="00816E9D">
      <w:pPr>
        <w:spacing w:line="200" w:lineRule="atLeast"/>
        <w:ind w:left="16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en-GB" w:eastAsia="en-GB"/>
        </w:rPr>
        <mc:AlternateContent>
          <mc:Choice Requires="wpg">
            <w:drawing>
              <wp:inline distT="0" distB="0" distL="0" distR="0" wp14:anchorId="2682C822" wp14:editId="024491CD">
                <wp:extent cx="5640705" cy="2283460"/>
                <wp:effectExtent l="0" t="0" r="635" b="2540"/>
                <wp:docPr id="52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0705" cy="2283460"/>
                          <a:chOff x="0" y="0"/>
                          <a:chExt cx="8883" cy="3596"/>
                        </a:xfrm>
                      </wpg:grpSpPr>
                      <wpg:grpSp>
                        <wpg:cNvPr id="53" name="Group 104"/>
                        <wpg:cNvGrpSpPr>
                          <a:grpSpLocks/>
                        </wpg:cNvGrpSpPr>
                        <wpg:grpSpPr bwMode="auto">
                          <a:xfrm>
                            <a:off x="1332" y="0"/>
                            <a:ext cx="99" cy="500"/>
                            <a:chOff x="1332" y="0"/>
                            <a:chExt cx="99" cy="500"/>
                          </a:xfrm>
                        </wpg:grpSpPr>
                        <wps:wsp>
                          <wps:cNvPr id="54" name="Freeform 105"/>
                          <wps:cNvSpPr>
                            <a:spLocks/>
                          </wps:cNvSpPr>
                          <wps:spPr bwMode="auto">
                            <a:xfrm>
                              <a:off x="1332" y="0"/>
                              <a:ext cx="99" cy="500"/>
                            </a:xfrm>
                            <a:custGeom>
                              <a:avLst/>
                              <a:gdLst>
                                <a:gd name="T0" fmla="+- 0 1332 1332"/>
                                <a:gd name="T1" fmla="*/ T0 w 99"/>
                                <a:gd name="T2" fmla="*/ 499 h 500"/>
                                <a:gd name="T3" fmla="+- 0 1430 1332"/>
                                <a:gd name="T4" fmla="*/ T3 w 99"/>
                                <a:gd name="T5" fmla="*/ 499 h 500"/>
                                <a:gd name="T6" fmla="+- 0 1430 1332"/>
                                <a:gd name="T7" fmla="*/ T6 w 99"/>
                                <a:gd name="T8" fmla="*/ 0 h 500"/>
                                <a:gd name="T9" fmla="+- 0 1332 1332"/>
                                <a:gd name="T10" fmla="*/ T9 w 99"/>
                                <a:gd name="T11" fmla="*/ 0 h 500"/>
                                <a:gd name="T12" fmla="+- 0 1332 1332"/>
                                <a:gd name="T13" fmla="*/ T12 w 99"/>
                                <a:gd name="T14" fmla="*/ 499 h 5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9" h="500">
                                  <a:moveTo>
                                    <a:pt x="0" y="499"/>
                                  </a:moveTo>
                                  <a:lnTo>
                                    <a:pt x="98" y="499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" name="Group 102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94" cy="500"/>
                            <a:chOff x="0" y="0"/>
                            <a:chExt cx="94" cy="500"/>
                          </a:xfrm>
                        </wpg:grpSpPr>
                        <wps:wsp>
                          <wps:cNvPr id="56" name="Freeform 103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94" cy="500"/>
                            </a:xfrm>
                            <a:custGeom>
                              <a:avLst/>
                              <a:gdLst>
                                <a:gd name="T0" fmla="*/ 0 w 94"/>
                                <a:gd name="T1" fmla="*/ 499 h 500"/>
                                <a:gd name="T2" fmla="*/ 94 w 94"/>
                                <a:gd name="T3" fmla="*/ 499 h 500"/>
                                <a:gd name="T4" fmla="*/ 94 w 94"/>
                                <a:gd name="T5" fmla="*/ 0 h 500"/>
                                <a:gd name="T6" fmla="*/ 0 w 94"/>
                                <a:gd name="T7" fmla="*/ 0 h 500"/>
                                <a:gd name="T8" fmla="*/ 0 w 94"/>
                                <a:gd name="T9" fmla="*/ 499 h 50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94" h="500">
                                  <a:moveTo>
                                    <a:pt x="0" y="499"/>
                                  </a:moveTo>
                                  <a:lnTo>
                                    <a:pt x="94" y="499"/>
                                  </a:lnTo>
                                  <a:lnTo>
                                    <a:pt x="94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7" name="Group 100"/>
                        <wpg:cNvGrpSpPr>
                          <a:grpSpLocks/>
                        </wpg:cNvGrpSpPr>
                        <wpg:grpSpPr bwMode="auto">
                          <a:xfrm>
                            <a:off x="94" y="0"/>
                            <a:ext cx="1239" cy="500"/>
                            <a:chOff x="94" y="0"/>
                            <a:chExt cx="1239" cy="500"/>
                          </a:xfrm>
                        </wpg:grpSpPr>
                        <wps:wsp>
                          <wps:cNvPr id="58" name="Freeform 101"/>
                          <wps:cNvSpPr>
                            <a:spLocks/>
                          </wps:cNvSpPr>
                          <wps:spPr bwMode="auto">
                            <a:xfrm>
                              <a:off x="94" y="0"/>
                              <a:ext cx="1239" cy="500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*/ 499 h 500"/>
                                <a:gd name="T3" fmla="+- 0 1332 94"/>
                                <a:gd name="T4" fmla="*/ T3 w 1239"/>
                                <a:gd name="T5" fmla="*/ 499 h 500"/>
                                <a:gd name="T6" fmla="+- 0 1332 94"/>
                                <a:gd name="T7" fmla="*/ T6 w 1239"/>
                                <a:gd name="T8" fmla="*/ 0 h 500"/>
                                <a:gd name="T9" fmla="+- 0 94 94"/>
                                <a:gd name="T10" fmla="*/ T9 w 1239"/>
                                <a:gd name="T11" fmla="*/ 0 h 500"/>
                                <a:gd name="T12" fmla="+- 0 94 94"/>
                                <a:gd name="T13" fmla="*/ T12 w 1239"/>
                                <a:gd name="T14" fmla="*/ 499 h 5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1239" h="500">
                                  <a:moveTo>
                                    <a:pt x="0" y="499"/>
                                  </a:moveTo>
                                  <a:lnTo>
                                    <a:pt x="1238" y="499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98"/>
                        <wpg:cNvGrpSpPr>
                          <a:grpSpLocks/>
                        </wpg:cNvGrpSpPr>
                        <wpg:grpSpPr bwMode="auto">
                          <a:xfrm>
                            <a:off x="1440" y="0"/>
                            <a:ext cx="99" cy="500"/>
                            <a:chOff x="1440" y="0"/>
                            <a:chExt cx="99" cy="500"/>
                          </a:xfrm>
                        </wpg:grpSpPr>
                        <wps:wsp>
                          <wps:cNvPr id="60" name="Freeform 99"/>
                          <wps:cNvSpPr>
                            <a:spLocks/>
                          </wps:cNvSpPr>
                          <wps:spPr bwMode="auto">
                            <a:xfrm>
                              <a:off x="1440" y="0"/>
                              <a:ext cx="99" cy="500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99"/>
                                <a:gd name="T2" fmla="*/ 499 h 500"/>
                                <a:gd name="T3" fmla="+- 0 1538 1440"/>
                                <a:gd name="T4" fmla="*/ T3 w 99"/>
                                <a:gd name="T5" fmla="*/ 499 h 500"/>
                                <a:gd name="T6" fmla="+- 0 1538 1440"/>
                                <a:gd name="T7" fmla="*/ T6 w 99"/>
                                <a:gd name="T8" fmla="*/ 0 h 500"/>
                                <a:gd name="T9" fmla="+- 0 1440 1440"/>
                                <a:gd name="T10" fmla="*/ T9 w 99"/>
                                <a:gd name="T11" fmla="*/ 0 h 500"/>
                                <a:gd name="T12" fmla="+- 0 1440 1440"/>
                                <a:gd name="T13" fmla="*/ T12 w 99"/>
                                <a:gd name="T14" fmla="*/ 499 h 5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9" h="500">
                                  <a:moveTo>
                                    <a:pt x="0" y="499"/>
                                  </a:moveTo>
                                  <a:lnTo>
                                    <a:pt x="98" y="499"/>
                                  </a:lnTo>
                                  <a:lnTo>
                                    <a:pt x="9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96"/>
                        <wpg:cNvGrpSpPr>
                          <a:grpSpLocks/>
                        </wpg:cNvGrpSpPr>
                        <wpg:grpSpPr bwMode="auto">
                          <a:xfrm>
                            <a:off x="8789" y="0"/>
                            <a:ext cx="94" cy="500"/>
                            <a:chOff x="8789" y="0"/>
                            <a:chExt cx="94" cy="500"/>
                          </a:xfrm>
                        </wpg:grpSpPr>
                        <wps:wsp>
                          <wps:cNvPr id="62" name="Freeform 97"/>
                          <wps:cNvSpPr>
                            <a:spLocks/>
                          </wps:cNvSpPr>
                          <wps:spPr bwMode="auto">
                            <a:xfrm>
                              <a:off x="8789" y="0"/>
                              <a:ext cx="94" cy="500"/>
                            </a:xfrm>
                            <a:custGeom>
                              <a:avLst/>
                              <a:gdLst>
                                <a:gd name="T0" fmla="+- 0 8789 8789"/>
                                <a:gd name="T1" fmla="*/ T0 w 94"/>
                                <a:gd name="T2" fmla="*/ 499 h 500"/>
                                <a:gd name="T3" fmla="+- 0 8882 8789"/>
                                <a:gd name="T4" fmla="*/ T3 w 94"/>
                                <a:gd name="T5" fmla="*/ 499 h 500"/>
                                <a:gd name="T6" fmla="+- 0 8882 8789"/>
                                <a:gd name="T7" fmla="*/ T6 w 94"/>
                                <a:gd name="T8" fmla="*/ 0 h 500"/>
                                <a:gd name="T9" fmla="+- 0 8789 8789"/>
                                <a:gd name="T10" fmla="*/ T9 w 94"/>
                                <a:gd name="T11" fmla="*/ 0 h 500"/>
                                <a:gd name="T12" fmla="+- 0 8789 8789"/>
                                <a:gd name="T13" fmla="*/ T12 w 94"/>
                                <a:gd name="T14" fmla="*/ 499 h 5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94" h="500">
                                  <a:moveTo>
                                    <a:pt x="0" y="499"/>
                                  </a:moveTo>
                                  <a:lnTo>
                                    <a:pt x="93" y="499"/>
                                  </a:lnTo>
                                  <a:lnTo>
                                    <a:pt x="9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94"/>
                        <wpg:cNvGrpSpPr>
                          <a:grpSpLocks/>
                        </wpg:cNvGrpSpPr>
                        <wpg:grpSpPr bwMode="auto">
                          <a:xfrm>
                            <a:off x="1538" y="0"/>
                            <a:ext cx="7251" cy="500"/>
                            <a:chOff x="1538" y="0"/>
                            <a:chExt cx="7251" cy="500"/>
                          </a:xfrm>
                        </wpg:grpSpPr>
                        <wps:wsp>
                          <wps:cNvPr id="64" name="Freeform 95"/>
                          <wps:cNvSpPr>
                            <a:spLocks/>
                          </wps:cNvSpPr>
                          <wps:spPr bwMode="auto">
                            <a:xfrm>
                              <a:off x="1538" y="0"/>
                              <a:ext cx="7251" cy="500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*/ 499 h 500"/>
                                <a:gd name="T3" fmla="+- 0 8789 1538"/>
                                <a:gd name="T4" fmla="*/ T3 w 7251"/>
                                <a:gd name="T5" fmla="*/ 499 h 500"/>
                                <a:gd name="T6" fmla="+- 0 8789 1538"/>
                                <a:gd name="T7" fmla="*/ T6 w 7251"/>
                                <a:gd name="T8" fmla="*/ 0 h 500"/>
                                <a:gd name="T9" fmla="+- 0 1538 1538"/>
                                <a:gd name="T10" fmla="*/ T9 w 7251"/>
                                <a:gd name="T11" fmla="*/ 0 h 500"/>
                                <a:gd name="T12" fmla="+- 0 1538 1538"/>
                                <a:gd name="T13" fmla="*/ T12 w 7251"/>
                                <a:gd name="T14" fmla="*/ 499 h 500"/>
                              </a:gdLst>
                              <a:ahLst/>
                              <a:cxnLst>
                                <a:cxn ang="0">
                                  <a:pos x="T1" y="T2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7" y="T8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3" y="T14"/>
                                </a:cxn>
                              </a:cxnLst>
                              <a:rect l="0" t="0" r="r" b="b"/>
                              <a:pathLst>
                                <a:path w="7251" h="500">
                                  <a:moveTo>
                                    <a:pt x="0" y="499"/>
                                  </a:moveTo>
                                  <a:lnTo>
                                    <a:pt x="7251" y="499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92"/>
                        <wpg:cNvGrpSpPr>
                          <a:grpSpLocks/>
                        </wpg:cNvGrpSpPr>
                        <wpg:grpSpPr bwMode="auto">
                          <a:xfrm>
                            <a:off x="0" y="516"/>
                            <a:ext cx="1431" cy="936"/>
                            <a:chOff x="0" y="516"/>
                            <a:chExt cx="1431" cy="936"/>
                          </a:xfrm>
                        </wpg:grpSpPr>
                        <wps:wsp>
                          <wps:cNvPr id="66" name="Freeform 93"/>
                          <wps:cNvSpPr>
                            <a:spLocks/>
                          </wps:cNvSpPr>
                          <wps:spPr bwMode="auto">
                            <a:xfrm>
                              <a:off x="0" y="516"/>
                              <a:ext cx="1431" cy="936"/>
                            </a:xfrm>
                            <a:custGeom>
                              <a:avLst/>
                              <a:gdLst>
                                <a:gd name="T0" fmla="*/ 0 w 1431"/>
                                <a:gd name="T1" fmla="+- 0 1452 516"/>
                                <a:gd name="T2" fmla="*/ 1452 h 936"/>
                                <a:gd name="T3" fmla="*/ 1430 w 1431"/>
                                <a:gd name="T4" fmla="+- 0 1452 516"/>
                                <a:gd name="T5" fmla="*/ 1452 h 936"/>
                                <a:gd name="T6" fmla="*/ 1430 w 1431"/>
                                <a:gd name="T7" fmla="+- 0 516 516"/>
                                <a:gd name="T8" fmla="*/ 516 h 936"/>
                                <a:gd name="T9" fmla="*/ 0 w 1431"/>
                                <a:gd name="T10" fmla="+- 0 516 516"/>
                                <a:gd name="T11" fmla="*/ 516 h 936"/>
                                <a:gd name="T12" fmla="*/ 0 w 1431"/>
                                <a:gd name="T13" fmla="+- 0 1452 516"/>
                                <a:gd name="T14" fmla="*/ 1452 h 93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431" h="936">
                                  <a:moveTo>
                                    <a:pt x="0" y="936"/>
                                  </a:moveTo>
                                  <a:lnTo>
                                    <a:pt x="1430" y="936"/>
                                  </a:lnTo>
                                  <a:lnTo>
                                    <a:pt x="14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90"/>
                        <wpg:cNvGrpSpPr>
                          <a:grpSpLocks/>
                        </wpg:cNvGrpSpPr>
                        <wpg:grpSpPr bwMode="auto">
                          <a:xfrm>
                            <a:off x="94" y="571"/>
                            <a:ext cx="1239" cy="351"/>
                            <a:chOff x="94" y="571"/>
                            <a:chExt cx="1239" cy="351"/>
                          </a:xfrm>
                        </wpg:grpSpPr>
                        <wps:wsp>
                          <wps:cNvPr id="68" name="Freeform 91"/>
                          <wps:cNvSpPr>
                            <a:spLocks/>
                          </wps:cNvSpPr>
                          <wps:spPr bwMode="auto">
                            <a:xfrm>
                              <a:off x="94" y="571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922 571"/>
                                <a:gd name="T3" fmla="*/ 922 h 351"/>
                                <a:gd name="T4" fmla="+- 0 1332 94"/>
                                <a:gd name="T5" fmla="*/ T4 w 1239"/>
                                <a:gd name="T6" fmla="+- 0 922 571"/>
                                <a:gd name="T7" fmla="*/ 922 h 351"/>
                                <a:gd name="T8" fmla="+- 0 1332 94"/>
                                <a:gd name="T9" fmla="*/ T8 w 1239"/>
                                <a:gd name="T10" fmla="+- 0 571 571"/>
                                <a:gd name="T11" fmla="*/ 571 h 351"/>
                                <a:gd name="T12" fmla="+- 0 94 94"/>
                                <a:gd name="T13" fmla="*/ T12 w 1239"/>
                                <a:gd name="T14" fmla="+- 0 571 571"/>
                                <a:gd name="T15" fmla="*/ 571 h 351"/>
                                <a:gd name="T16" fmla="+- 0 94 94"/>
                                <a:gd name="T17" fmla="*/ T16 w 1239"/>
                                <a:gd name="T18" fmla="+- 0 922 571"/>
                                <a:gd name="T19" fmla="*/ 922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1"/>
                                  </a:moveTo>
                                  <a:lnTo>
                                    <a:pt x="1238" y="351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88"/>
                        <wpg:cNvGrpSpPr>
                          <a:grpSpLocks/>
                        </wpg:cNvGrpSpPr>
                        <wpg:grpSpPr bwMode="auto">
                          <a:xfrm>
                            <a:off x="94" y="922"/>
                            <a:ext cx="1239" cy="238"/>
                            <a:chOff x="94" y="922"/>
                            <a:chExt cx="1239" cy="238"/>
                          </a:xfrm>
                        </wpg:grpSpPr>
                        <wps:wsp>
                          <wps:cNvPr id="70" name="Freeform 89"/>
                          <wps:cNvSpPr>
                            <a:spLocks/>
                          </wps:cNvSpPr>
                          <wps:spPr bwMode="auto">
                            <a:xfrm>
                              <a:off x="94" y="922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1159 922"/>
                                <a:gd name="T3" fmla="*/ 1159 h 238"/>
                                <a:gd name="T4" fmla="+- 0 1332 94"/>
                                <a:gd name="T5" fmla="*/ T4 w 1239"/>
                                <a:gd name="T6" fmla="+- 0 1159 922"/>
                                <a:gd name="T7" fmla="*/ 1159 h 238"/>
                                <a:gd name="T8" fmla="+- 0 1332 94"/>
                                <a:gd name="T9" fmla="*/ T8 w 1239"/>
                                <a:gd name="T10" fmla="+- 0 922 922"/>
                                <a:gd name="T11" fmla="*/ 922 h 238"/>
                                <a:gd name="T12" fmla="+- 0 94 94"/>
                                <a:gd name="T13" fmla="*/ T12 w 1239"/>
                                <a:gd name="T14" fmla="+- 0 922 922"/>
                                <a:gd name="T15" fmla="*/ 922 h 238"/>
                                <a:gd name="T16" fmla="+- 0 94 94"/>
                                <a:gd name="T17" fmla="*/ T16 w 1239"/>
                                <a:gd name="T18" fmla="+- 0 1159 922"/>
                                <a:gd name="T19" fmla="*/ 1159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7"/>
                                  </a:moveTo>
                                  <a:lnTo>
                                    <a:pt x="1238" y="23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86"/>
                        <wpg:cNvGrpSpPr>
                          <a:grpSpLocks/>
                        </wpg:cNvGrpSpPr>
                        <wpg:grpSpPr bwMode="auto">
                          <a:xfrm>
                            <a:off x="94" y="1159"/>
                            <a:ext cx="1239" cy="236"/>
                            <a:chOff x="94" y="1159"/>
                            <a:chExt cx="1239" cy="236"/>
                          </a:xfrm>
                        </wpg:grpSpPr>
                        <wps:wsp>
                          <wps:cNvPr id="72" name="Freeform 87"/>
                          <wps:cNvSpPr>
                            <a:spLocks/>
                          </wps:cNvSpPr>
                          <wps:spPr bwMode="auto">
                            <a:xfrm>
                              <a:off x="94" y="1159"/>
                              <a:ext cx="1239" cy="236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1394 1159"/>
                                <a:gd name="T3" fmla="*/ 1394 h 236"/>
                                <a:gd name="T4" fmla="+- 0 1332 94"/>
                                <a:gd name="T5" fmla="*/ T4 w 1239"/>
                                <a:gd name="T6" fmla="+- 0 1394 1159"/>
                                <a:gd name="T7" fmla="*/ 1394 h 236"/>
                                <a:gd name="T8" fmla="+- 0 1332 94"/>
                                <a:gd name="T9" fmla="*/ T8 w 1239"/>
                                <a:gd name="T10" fmla="+- 0 1159 1159"/>
                                <a:gd name="T11" fmla="*/ 1159 h 236"/>
                                <a:gd name="T12" fmla="+- 0 94 94"/>
                                <a:gd name="T13" fmla="*/ T12 w 1239"/>
                                <a:gd name="T14" fmla="+- 0 1159 1159"/>
                                <a:gd name="T15" fmla="*/ 1159 h 236"/>
                                <a:gd name="T16" fmla="+- 0 94 94"/>
                                <a:gd name="T17" fmla="*/ T16 w 1239"/>
                                <a:gd name="T18" fmla="+- 0 1394 1159"/>
                                <a:gd name="T19" fmla="*/ 1394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6">
                                  <a:moveTo>
                                    <a:pt x="0" y="235"/>
                                  </a:moveTo>
                                  <a:lnTo>
                                    <a:pt x="1238" y="235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84"/>
                        <wpg:cNvGrpSpPr>
                          <a:grpSpLocks/>
                        </wpg:cNvGrpSpPr>
                        <wpg:grpSpPr bwMode="auto">
                          <a:xfrm>
                            <a:off x="1440" y="516"/>
                            <a:ext cx="7443" cy="936"/>
                            <a:chOff x="1440" y="516"/>
                            <a:chExt cx="7443" cy="936"/>
                          </a:xfrm>
                        </wpg:grpSpPr>
                        <wps:wsp>
                          <wps:cNvPr id="74" name="Freeform 85"/>
                          <wps:cNvSpPr>
                            <a:spLocks/>
                          </wps:cNvSpPr>
                          <wps:spPr bwMode="auto">
                            <a:xfrm>
                              <a:off x="1440" y="516"/>
                              <a:ext cx="7443" cy="93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7443"/>
                                <a:gd name="T2" fmla="+- 0 1452 516"/>
                                <a:gd name="T3" fmla="*/ 1452 h 936"/>
                                <a:gd name="T4" fmla="+- 0 8882 1440"/>
                                <a:gd name="T5" fmla="*/ T4 w 7443"/>
                                <a:gd name="T6" fmla="+- 0 1452 516"/>
                                <a:gd name="T7" fmla="*/ 1452 h 936"/>
                                <a:gd name="T8" fmla="+- 0 8882 1440"/>
                                <a:gd name="T9" fmla="*/ T8 w 7443"/>
                                <a:gd name="T10" fmla="+- 0 516 516"/>
                                <a:gd name="T11" fmla="*/ 516 h 936"/>
                                <a:gd name="T12" fmla="+- 0 1440 1440"/>
                                <a:gd name="T13" fmla="*/ T12 w 7443"/>
                                <a:gd name="T14" fmla="+- 0 516 516"/>
                                <a:gd name="T15" fmla="*/ 516 h 936"/>
                                <a:gd name="T16" fmla="+- 0 1440 1440"/>
                                <a:gd name="T17" fmla="*/ T16 w 7443"/>
                                <a:gd name="T18" fmla="+- 0 1452 516"/>
                                <a:gd name="T19" fmla="*/ 1452 h 9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936">
                                  <a:moveTo>
                                    <a:pt x="0" y="936"/>
                                  </a:moveTo>
                                  <a:lnTo>
                                    <a:pt x="7442" y="936"/>
                                  </a:lnTo>
                                  <a:lnTo>
                                    <a:pt x="744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82"/>
                        <wpg:cNvGrpSpPr>
                          <a:grpSpLocks/>
                        </wpg:cNvGrpSpPr>
                        <wpg:grpSpPr bwMode="auto">
                          <a:xfrm>
                            <a:off x="1538" y="516"/>
                            <a:ext cx="7251" cy="348"/>
                            <a:chOff x="1538" y="516"/>
                            <a:chExt cx="7251" cy="348"/>
                          </a:xfrm>
                        </wpg:grpSpPr>
                        <wps:wsp>
                          <wps:cNvPr id="76" name="Freeform 83"/>
                          <wps:cNvSpPr>
                            <a:spLocks/>
                          </wps:cNvSpPr>
                          <wps:spPr bwMode="auto">
                            <a:xfrm>
                              <a:off x="1538" y="516"/>
                              <a:ext cx="7251" cy="348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864 516"/>
                                <a:gd name="T3" fmla="*/ 864 h 348"/>
                                <a:gd name="T4" fmla="+- 0 8789 1538"/>
                                <a:gd name="T5" fmla="*/ T4 w 7251"/>
                                <a:gd name="T6" fmla="+- 0 864 516"/>
                                <a:gd name="T7" fmla="*/ 864 h 348"/>
                                <a:gd name="T8" fmla="+- 0 8789 1538"/>
                                <a:gd name="T9" fmla="*/ T8 w 7251"/>
                                <a:gd name="T10" fmla="+- 0 516 516"/>
                                <a:gd name="T11" fmla="*/ 516 h 348"/>
                                <a:gd name="T12" fmla="+- 0 1538 1538"/>
                                <a:gd name="T13" fmla="*/ T12 w 7251"/>
                                <a:gd name="T14" fmla="+- 0 516 516"/>
                                <a:gd name="T15" fmla="*/ 516 h 348"/>
                                <a:gd name="T16" fmla="+- 0 1538 1538"/>
                                <a:gd name="T17" fmla="*/ T16 w 7251"/>
                                <a:gd name="T18" fmla="+- 0 864 516"/>
                                <a:gd name="T19" fmla="*/ 864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48">
                                  <a:moveTo>
                                    <a:pt x="0" y="348"/>
                                  </a:moveTo>
                                  <a:lnTo>
                                    <a:pt x="7251" y="348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80"/>
                        <wpg:cNvGrpSpPr>
                          <a:grpSpLocks/>
                        </wpg:cNvGrpSpPr>
                        <wpg:grpSpPr bwMode="auto">
                          <a:xfrm>
                            <a:off x="1538" y="864"/>
                            <a:ext cx="7251" cy="238"/>
                            <a:chOff x="1538" y="864"/>
                            <a:chExt cx="7251" cy="238"/>
                          </a:xfrm>
                        </wpg:grpSpPr>
                        <wps:wsp>
                          <wps:cNvPr id="78" name="Freeform 81"/>
                          <wps:cNvSpPr>
                            <a:spLocks/>
                          </wps:cNvSpPr>
                          <wps:spPr bwMode="auto">
                            <a:xfrm>
                              <a:off x="1538" y="864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1102 864"/>
                                <a:gd name="T3" fmla="*/ 1102 h 238"/>
                                <a:gd name="T4" fmla="+- 0 8789 1538"/>
                                <a:gd name="T5" fmla="*/ T4 w 7251"/>
                                <a:gd name="T6" fmla="+- 0 1102 864"/>
                                <a:gd name="T7" fmla="*/ 1102 h 238"/>
                                <a:gd name="T8" fmla="+- 0 8789 1538"/>
                                <a:gd name="T9" fmla="*/ T8 w 7251"/>
                                <a:gd name="T10" fmla="+- 0 864 864"/>
                                <a:gd name="T11" fmla="*/ 864 h 238"/>
                                <a:gd name="T12" fmla="+- 0 1538 1538"/>
                                <a:gd name="T13" fmla="*/ T12 w 7251"/>
                                <a:gd name="T14" fmla="+- 0 864 864"/>
                                <a:gd name="T15" fmla="*/ 864 h 238"/>
                                <a:gd name="T16" fmla="+- 0 1538 1538"/>
                                <a:gd name="T17" fmla="*/ T16 w 7251"/>
                                <a:gd name="T18" fmla="+- 0 1102 864"/>
                                <a:gd name="T19" fmla="*/ 110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1" y="238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78"/>
                        <wpg:cNvGrpSpPr>
                          <a:grpSpLocks/>
                        </wpg:cNvGrpSpPr>
                        <wpg:grpSpPr bwMode="auto">
                          <a:xfrm>
                            <a:off x="1538" y="1102"/>
                            <a:ext cx="7251" cy="351"/>
                            <a:chOff x="1538" y="1102"/>
                            <a:chExt cx="7251" cy="351"/>
                          </a:xfrm>
                        </wpg:grpSpPr>
                        <wps:wsp>
                          <wps:cNvPr id="80" name="Freeform 79"/>
                          <wps:cNvSpPr>
                            <a:spLocks/>
                          </wps:cNvSpPr>
                          <wps:spPr bwMode="auto">
                            <a:xfrm>
                              <a:off x="1538" y="1102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1452 1102"/>
                                <a:gd name="T3" fmla="*/ 1452 h 351"/>
                                <a:gd name="T4" fmla="+- 0 8789 1538"/>
                                <a:gd name="T5" fmla="*/ T4 w 7251"/>
                                <a:gd name="T6" fmla="+- 0 1452 1102"/>
                                <a:gd name="T7" fmla="*/ 1452 h 351"/>
                                <a:gd name="T8" fmla="+- 0 8789 1538"/>
                                <a:gd name="T9" fmla="*/ T8 w 7251"/>
                                <a:gd name="T10" fmla="+- 0 1102 1102"/>
                                <a:gd name="T11" fmla="*/ 1102 h 351"/>
                                <a:gd name="T12" fmla="+- 0 1538 1538"/>
                                <a:gd name="T13" fmla="*/ T12 w 7251"/>
                                <a:gd name="T14" fmla="+- 0 1102 1102"/>
                                <a:gd name="T15" fmla="*/ 1102 h 351"/>
                                <a:gd name="T16" fmla="+- 0 1538 1538"/>
                                <a:gd name="T17" fmla="*/ T16 w 7251"/>
                                <a:gd name="T18" fmla="+- 0 1452 1102"/>
                                <a:gd name="T19" fmla="*/ 1452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0"/>
                                  </a:moveTo>
                                  <a:lnTo>
                                    <a:pt x="7251" y="350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76"/>
                        <wpg:cNvGrpSpPr>
                          <a:grpSpLocks/>
                        </wpg:cNvGrpSpPr>
                        <wpg:grpSpPr bwMode="auto">
                          <a:xfrm>
                            <a:off x="0" y="1466"/>
                            <a:ext cx="1431" cy="701"/>
                            <a:chOff x="0" y="1466"/>
                            <a:chExt cx="1431" cy="701"/>
                          </a:xfrm>
                        </wpg:grpSpPr>
                        <wps:wsp>
                          <wps:cNvPr id="82" name="Freeform 77"/>
                          <wps:cNvSpPr>
                            <a:spLocks/>
                          </wps:cNvSpPr>
                          <wps:spPr bwMode="auto">
                            <a:xfrm>
                              <a:off x="0" y="1466"/>
                              <a:ext cx="1431" cy="701"/>
                            </a:xfrm>
                            <a:custGeom>
                              <a:avLst/>
                              <a:gdLst>
                                <a:gd name="T0" fmla="*/ 0 w 1431"/>
                                <a:gd name="T1" fmla="+- 0 2167 1466"/>
                                <a:gd name="T2" fmla="*/ 2167 h 701"/>
                                <a:gd name="T3" fmla="*/ 1430 w 1431"/>
                                <a:gd name="T4" fmla="+- 0 2167 1466"/>
                                <a:gd name="T5" fmla="*/ 2167 h 701"/>
                                <a:gd name="T6" fmla="*/ 1430 w 1431"/>
                                <a:gd name="T7" fmla="+- 0 1466 1466"/>
                                <a:gd name="T8" fmla="*/ 1466 h 701"/>
                                <a:gd name="T9" fmla="*/ 0 w 1431"/>
                                <a:gd name="T10" fmla="+- 0 1466 1466"/>
                                <a:gd name="T11" fmla="*/ 1466 h 701"/>
                                <a:gd name="T12" fmla="*/ 0 w 1431"/>
                                <a:gd name="T13" fmla="+- 0 2167 1466"/>
                                <a:gd name="T14" fmla="*/ 2167 h 701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431" h="701">
                                  <a:moveTo>
                                    <a:pt x="0" y="701"/>
                                  </a:moveTo>
                                  <a:lnTo>
                                    <a:pt x="1430" y="701"/>
                                  </a:lnTo>
                                  <a:lnTo>
                                    <a:pt x="14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74"/>
                        <wpg:cNvGrpSpPr>
                          <a:grpSpLocks/>
                        </wpg:cNvGrpSpPr>
                        <wpg:grpSpPr bwMode="auto">
                          <a:xfrm>
                            <a:off x="94" y="1642"/>
                            <a:ext cx="1239" cy="351"/>
                            <a:chOff x="94" y="1642"/>
                            <a:chExt cx="1239" cy="351"/>
                          </a:xfrm>
                        </wpg:grpSpPr>
                        <wps:wsp>
                          <wps:cNvPr id="84" name="Freeform 75"/>
                          <wps:cNvSpPr>
                            <a:spLocks/>
                          </wps:cNvSpPr>
                          <wps:spPr bwMode="auto">
                            <a:xfrm>
                              <a:off x="94" y="1642"/>
                              <a:ext cx="1239" cy="351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1992 1642"/>
                                <a:gd name="T3" fmla="*/ 1992 h 351"/>
                                <a:gd name="T4" fmla="+- 0 1332 94"/>
                                <a:gd name="T5" fmla="*/ T4 w 1239"/>
                                <a:gd name="T6" fmla="+- 0 1992 1642"/>
                                <a:gd name="T7" fmla="*/ 1992 h 351"/>
                                <a:gd name="T8" fmla="+- 0 1332 94"/>
                                <a:gd name="T9" fmla="*/ T8 w 1239"/>
                                <a:gd name="T10" fmla="+- 0 1642 1642"/>
                                <a:gd name="T11" fmla="*/ 1642 h 351"/>
                                <a:gd name="T12" fmla="+- 0 94 94"/>
                                <a:gd name="T13" fmla="*/ T12 w 1239"/>
                                <a:gd name="T14" fmla="+- 0 1642 1642"/>
                                <a:gd name="T15" fmla="*/ 1642 h 351"/>
                                <a:gd name="T16" fmla="+- 0 94 94"/>
                                <a:gd name="T17" fmla="*/ T16 w 1239"/>
                                <a:gd name="T18" fmla="+- 0 1992 1642"/>
                                <a:gd name="T19" fmla="*/ 1992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51">
                                  <a:moveTo>
                                    <a:pt x="0" y="350"/>
                                  </a:moveTo>
                                  <a:lnTo>
                                    <a:pt x="1238" y="350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72"/>
                        <wpg:cNvGrpSpPr>
                          <a:grpSpLocks/>
                        </wpg:cNvGrpSpPr>
                        <wpg:grpSpPr bwMode="auto">
                          <a:xfrm>
                            <a:off x="1440" y="1466"/>
                            <a:ext cx="7443" cy="701"/>
                            <a:chOff x="1440" y="1466"/>
                            <a:chExt cx="7443" cy="701"/>
                          </a:xfrm>
                        </wpg:grpSpPr>
                        <wps:wsp>
                          <wps:cNvPr id="86" name="Freeform 73"/>
                          <wps:cNvSpPr>
                            <a:spLocks/>
                          </wps:cNvSpPr>
                          <wps:spPr bwMode="auto">
                            <a:xfrm>
                              <a:off x="1440" y="1466"/>
                              <a:ext cx="7443" cy="701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7443"/>
                                <a:gd name="T2" fmla="+- 0 2167 1466"/>
                                <a:gd name="T3" fmla="*/ 2167 h 701"/>
                                <a:gd name="T4" fmla="+- 0 8882 1440"/>
                                <a:gd name="T5" fmla="*/ T4 w 7443"/>
                                <a:gd name="T6" fmla="+- 0 2167 1466"/>
                                <a:gd name="T7" fmla="*/ 2167 h 701"/>
                                <a:gd name="T8" fmla="+- 0 8882 1440"/>
                                <a:gd name="T9" fmla="*/ T8 w 7443"/>
                                <a:gd name="T10" fmla="+- 0 1466 1466"/>
                                <a:gd name="T11" fmla="*/ 1466 h 701"/>
                                <a:gd name="T12" fmla="+- 0 1440 1440"/>
                                <a:gd name="T13" fmla="*/ T12 w 7443"/>
                                <a:gd name="T14" fmla="+- 0 1466 1466"/>
                                <a:gd name="T15" fmla="*/ 1466 h 701"/>
                                <a:gd name="T16" fmla="+- 0 1440 1440"/>
                                <a:gd name="T17" fmla="*/ T16 w 7443"/>
                                <a:gd name="T18" fmla="+- 0 2167 1466"/>
                                <a:gd name="T19" fmla="*/ 2167 h 70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701">
                                  <a:moveTo>
                                    <a:pt x="0" y="701"/>
                                  </a:moveTo>
                                  <a:lnTo>
                                    <a:pt x="7442" y="701"/>
                                  </a:lnTo>
                                  <a:lnTo>
                                    <a:pt x="744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0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70"/>
                        <wpg:cNvGrpSpPr>
                          <a:grpSpLocks/>
                        </wpg:cNvGrpSpPr>
                        <wpg:grpSpPr bwMode="auto">
                          <a:xfrm>
                            <a:off x="1538" y="1466"/>
                            <a:ext cx="7251" cy="351"/>
                            <a:chOff x="1538" y="1466"/>
                            <a:chExt cx="7251" cy="351"/>
                          </a:xfrm>
                        </wpg:grpSpPr>
                        <wps:wsp>
                          <wps:cNvPr id="88" name="Freeform 71"/>
                          <wps:cNvSpPr>
                            <a:spLocks/>
                          </wps:cNvSpPr>
                          <wps:spPr bwMode="auto">
                            <a:xfrm>
                              <a:off x="1538" y="1466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1817 1466"/>
                                <a:gd name="T3" fmla="*/ 1817 h 351"/>
                                <a:gd name="T4" fmla="+- 0 8789 1538"/>
                                <a:gd name="T5" fmla="*/ T4 w 7251"/>
                                <a:gd name="T6" fmla="+- 0 1817 1466"/>
                                <a:gd name="T7" fmla="*/ 1817 h 351"/>
                                <a:gd name="T8" fmla="+- 0 8789 1538"/>
                                <a:gd name="T9" fmla="*/ T8 w 7251"/>
                                <a:gd name="T10" fmla="+- 0 1466 1466"/>
                                <a:gd name="T11" fmla="*/ 1466 h 351"/>
                                <a:gd name="T12" fmla="+- 0 1538 1538"/>
                                <a:gd name="T13" fmla="*/ T12 w 7251"/>
                                <a:gd name="T14" fmla="+- 0 1466 1466"/>
                                <a:gd name="T15" fmla="*/ 1466 h 351"/>
                                <a:gd name="T16" fmla="+- 0 1538 1538"/>
                                <a:gd name="T17" fmla="*/ T16 w 7251"/>
                                <a:gd name="T18" fmla="+- 0 1817 1466"/>
                                <a:gd name="T19" fmla="*/ 1817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1"/>
                                  </a:moveTo>
                                  <a:lnTo>
                                    <a:pt x="7251" y="351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68"/>
                        <wpg:cNvGrpSpPr>
                          <a:grpSpLocks/>
                        </wpg:cNvGrpSpPr>
                        <wpg:grpSpPr bwMode="auto">
                          <a:xfrm>
                            <a:off x="1538" y="1817"/>
                            <a:ext cx="7251" cy="351"/>
                            <a:chOff x="1538" y="1817"/>
                            <a:chExt cx="7251" cy="351"/>
                          </a:xfrm>
                        </wpg:grpSpPr>
                        <wps:wsp>
                          <wps:cNvPr id="90" name="Freeform 69"/>
                          <wps:cNvSpPr>
                            <a:spLocks/>
                          </wps:cNvSpPr>
                          <wps:spPr bwMode="auto">
                            <a:xfrm>
                              <a:off x="1538" y="1817"/>
                              <a:ext cx="7251" cy="351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2167 1817"/>
                                <a:gd name="T3" fmla="*/ 2167 h 351"/>
                                <a:gd name="T4" fmla="+- 0 8789 1538"/>
                                <a:gd name="T5" fmla="*/ T4 w 7251"/>
                                <a:gd name="T6" fmla="+- 0 2167 1817"/>
                                <a:gd name="T7" fmla="*/ 2167 h 351"/>
                                <a:gd name="T8" fmla="+- 0 8789 1538"/>
                                <a:gd name="T9" fmla="*/ T8 w 7251"/>
                                <a:gd name="T10" fmla="+- 0 1817 1817"/>
                                <a:gd name="T11" fmla="*/ 1817 h 351"/>
                                <a:gd name="T12" fmla="+- 0 1538 1538"/>
                                <a:gd name="T13" fmla="*/ T12 w 7251"/>
                                <a:gd name="T14" fmla="+- 0 1817 1817"/>
                                <a:gd name="T15" fmla="*/ 1817 h 351"/>
                                <a:gd name="T16" fmla="+- 0 1538 1538"/>
                                <a:gd name="T17" fmla="*/ T16 w 7251"/>
                                <a:gd name="T18" fmla="+- 0 2167 1817"/>
                                <a:gd name="T19" fmla="*/ 2167 h 35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1">
                                  <a:moveTo>
                                    <a:pt x="0" y="350"/>
                                  </a:moveTo>
                                  <a:lnTo>
                                    <a:pt x="7251" y="350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66"/>
                        <wpg:cNvGrpSpPr>
                          <a:grpSpLocks/>
                        </wpg:cNvGrpSpPr>
                        <wpg:grpSpPr bwMode="auto">
                          <a:xfrm>
                            <a:off x="0" y="2179"/>
                            <a:ext cx="1431" cy="1416"/>
                            <a:chOff x="0" y="2179"/>
                            <a:chExt cx="1431" cy="1416"/>
                          </a:xfrm>
                        </wpg:grpSpPr>
                        <wps:wsp>
                          <wps:cNvPr id="92" name="Freeform 67"/>
                          <wps:cNvSpPr>
                            <a:spLocks/>
                          </wps:cNvSpPr>
                          <wps:spPr bwMode="auto">
                            <a:xfrm>
                              <a:off x="0" y="2179"/>
                              <a:ext cx="1431" cy="1416"/>
                            </a:xfrm>
                            <a:custGeom>
                              <a:avLst/>
                              <a:gdLst>
                                <a:gd name="T0" fmla="*/ 0 w 1431"/>
                                <a:gd name="T1" fmla="+- 0 3595 2179"/>
                                <a:gd name="T2" fmla="*/ 3595 h 1416"/>
                                <a:gd name="T3" fmla="*/ 1430 w 1431"/>
                                <a:gd name="T4" fmla="+- 0 3595 2179"/>
                                <a:gd name="T5" fmla="*/ 3595 h 1416"/>
                                <a:gd name="T6" fmla="*/ 1430 w 1431"/>
                                <a:gd name="T7" fmla="+- 0 2179 2179"/>
                                <a:gd name="T8" fmla="*/ 2179 h 1416"/>
                                <a:gd name="T9" fmla="*/ 0 w 1431"/>
                                <a:gd name="T10" fmla="+- 0 2179 2179"/>
                                <a:gd name="T11" fmla="*/ 2179 h 1416"/>
                                <a:gd name="T12" fmla="*/ 0 w 1431"/>
                                <a:gd name="T13" fmla="+- 0 3595 2179"/>
                                <a:gd name="T14" fmla="*/ 3595 h 1416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431" h="1416">
                                  <a:moveTo>
                                    <a:pt x="0" y="1416"/>
                                  </a:moveTo>
                                  <a:lnTo>
                                    <a:pt x="1430" y="1416"/>
                                  </a:lnTo>
                                  <a:lnTo>
                                    <a:pt x="143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64"/>
                        <wpg:cNvGrpSpPr>
                          <a:grpSpLocks/>
                        </wpg:cNvGrpSpPr>
                        <wpg:grpSpPr bwMode="auto">
                          <a:xfrm>
                            <a:off x="94" y="2357"/>
                            <a:ext cx="1239" cy="348"/>
                            <a:chOff x="94" y="2357"/>
                            <a:chExt cx="1239" cy="348"/>
                          </a:xfrm>
                        </wpg:grpSpPr>
                        <wps:wsp>
                          <wps:cNvPr id="94" name="Freeform 65"/>
                          <wps:cNvSpPr>
                            <a:spLocks/>
                          </wps:cNvSpPr>
                          <wps:spPr bwMode="auto">
                            <a:xfrm>
                              <a:off x="94" y="2357"/>
                              <a:ext cx="1239" cy="348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2705 2357"/>
                                <a:gd name="T3" fmla="*/ 2705 h 348"/>
                                <a:gd name="T4" fmla="+- 0 1332 94"/>
                                <a:gd name="T5" fmla="*/ T4 w 1239"/>
                                <a:gd name="T6" fmla="+- 0 2705 2357"/>
                                <a:gd name="T7" fmla="*/ 2705 h 348"/>
                                <a:gd name="T8" fmla="+- 0 1332 94"/>
                                <a:gd name="T9" fmla="*/ T8 w 1239"/>
                                <a:gd name="T10" fmla="+- 0 2357 2357"/>
                                <a:gd name="T11" fmla="*/ 2357 h 348"/>
                                <a:gd name="T12" fmla="+- 0 94 94"/>
                                <a:gd name="T13" fmla="*/ T12 w 1239"/>
                                <a:gd name="T14" fmla="+- 0 2357 2357"/>
                                <a:gd name="T15" fmla="*/ 2357 h 348"/>
                                <a:gd name="T16" fmla="+- 0 94 94"/>
                                <a:gd name="T17" fmla="*/ T16 w 1239"/>
                                <a:gd name="T18" fmla="+- 0 2705 2357"/>
                                <a:gd name="T19" fmla="*/ 2705 h 34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348">
                                  <a:moveTo>
                                    <a:pt x="0" y="348"/>
                                  </a:moveTo>
                                  <a:lnTo>
                                    <a:pt x="1238" y="348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4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62"/>
                        <wpg:cNvGrpSpPr>
                          <a:grpSpLocks/>
                        </wpg:cNvGrpSpPr>
                        <wpg:grpSpPr bwMode="auto">
                          <a:xfrm>
                            <a:off x="94" y="2705"/>
                            <a:ext cx="1239" cy="240"/>
                            <a:chOff x="94" y="2705"/>
                            <a:chExt cx="1239" cy="240"/>
                          </a:xfrm>
                        </wpg:grpSpPr>
                        <wps:wsp>
                          <wps:cNvPr id="96" name="Freeform 63"/>
                          <wps:cNvSpPr>
                            <a:spLocks/>
                          </wps:cNvSpPr>
                          <wps:spPr bwMode="auto">
                            <a:xfrm>
                              <a:off x="94" y="2705"/>
                              <a:ext cx="1239" cy="240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2945 2705"/>
                                <a:gd name="T3" fmla="*/ 2945 h 240"/>
                                <a:gd name="T4" fmla="+- 0 1332 94"/>
                                <a:gd name="T5" fmla="*/ T4 w 1239"/>
                                <a:gd name="T6" fmla="+- 0 2945 2705"/>
                                <a:gd name="T7" fmla="*/ 2945 h 240"/>
                                <a:gd name="T8" fmla="+- 0 1332 94"/>
                                <a:gd name="T9" fmla="*/ T8 w 1239"/>
                                <a:gd name="T10" fmla="+- 0 2705 2705"/>
                                <a:gd name="T11" fmla="*/ 2705 h 240"/>
                                <a:gd name="T12" fmla="+- 0 94 94"/>
                                <a:gd name="T13" fmla="*/ T12 w 1239"/>
                                <a:gd name="T14" fmla="+- 0 2705 2705"/>
                                <a:gd name="T15" fmla="*/ 2705 h 240"/>
                                <a:gd name="T16" fmla="+- 0 94 94"/>
                                <a:gd name="T17" fmla="*/ T16 w 1239"/>
                                <a:gd name="T18" fmla="+- 0 2945 2705"/>
                                <a:gd name="T19" fmla="*/ 2945 h 24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40">
                                  <a:moveTo>
                                    <a:pt x="0" y="240"/>
                                  </a:moveTo>
                                  <a:lnTo>
                                    <a:pt x="1238" y="240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4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60"/>
                        <wpg:cNvGrpSpPr>
                          <a:grpSpLocks/>
                        </wpg:cNvGrpSpPr>
                        <wpg:grpSpPr bwMode="auto">
                          <a:xfrm>
                            <a:off x="94" y="2945"/>
                            <a:ext cx="1239" cy="238"/>
                            <a:chOff x="94" y="2945"/>
                            <a:chExt cx="1239" cy="238"/>
                          </a:xfrm>
                        </wpg:grpSpPr>
                        <wps:wsp>
                          <wps:cNvPr id="98" name="Freeform 61"/>
                          <wps:cNvSpPr>
                            <a:spLocks/>
                          </wps:cNvSpPr>
                          <wps:spPr bwMode="auto">
                            <a:xfrm>
                              <a:off x="94" y="2945"/>
                              <a:ext cx="1239" cy="238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3182 2945"/>
                                <a:gd name="T3" fmla="*/ 3182 h 238"/>
                                <a:gd name="T4" fmla="+- 0 1332 94"/>
                                <a:gd name="T5" fmla="*/ T4 w 1239"/>
                                <a:gd name="T6" fmla="+- 0 3182 2945"/>
                                <a:gd name="T7" fmla="*/ 3182 h 238"/>
                                <a:gd name="T8" fmla="+- 0 1332 94"/>
                                <a:gd name="T9" fmla="*/ T8 w 1239"/>
                                <a:gd name="T10" fmla="+- 0 2945 2945"/>
                                <a:gd name="T11" fmla="*/ 2945 h 238"/>
                                <a:gd name="T12" fmla="+- 0 94 94"/>
                                <a:gd name="T13" fmla="*/ T12 w 1239"/>
                                <a:gd name="T14" fmla="+- 0 2945 2945"/>
                                <a:gd name="T15" fmla="*/ 2945 h 238"/>
                                <a:gd name="T16" fmla="+- 0 94 94"/>
                                <a:gd name="T17" fmla="*/ T16 w 1239"/>
                                <a:gd name="T18" fmla="+- 0 3182 2945"/>
                                <a:gd name="T19" fmla="*/ 318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8">
                                  <a:moveTo>
                                    <a:pt x="0" y="237"/>
                                  </a:moveTo>
                                  <a:lnTo>
                                    <a:pt x="1238" y="237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58"/>
                        <wpg:cNvGrpSpPr>
                          <a:grpSpLocks/>
                        </wpg:cNvGrpSpPr>
                        <wpg:grpSpPr bwMode="auto">
                          <a:xfrm>
                            <a:off x="94" y="3182"/>
                            <a:ext cx="1239" cy="236"/>
                            <a:chOff x="94" y="3182"/>
                            <a:chExt cx="1239" cy="236"/>
                          </a:xfrm>
                        </wpg:grpSpPr>
                        <wps:wsp>
                          <wps:cNvPr id="100" name="Freeform 59"/>
                          <wps:cNvSpPr>
                            <a:spLocks/>
                          </wps:cNvSpPr>
                          <wps:spPr bwMode="auto">
                            <a:xfrm>
                              <a:off x="94" y="3182"/>
                              <a:ext cx="1239" cy="236"/>
                            </a:xfrm>
                            <a:custGeom>
                              <a:avLst/>
                              <a:gdLst>
                                <a:gd name="T0" fmla="+- 0 94 94"/>
                                <a:gd name="T1" fmla="*/ T0 w 1239"/>
                                <a:gd name="T2" fmla="+- 0 3418 3182"/>
                                <a:gd name="T3" fmla="*/ 3418 h 236"/>
                                <a:gd name="T4" fmla="+- 0 1332 94"/>
                                <a:gd name="T5" fmla="*/ T4 w 1239"/>
                                <a:gd name="T6" fmla="+- 0 3418 3182"/>
                                <a:gd name="T7" fmla="*/ 3418 h 236"/>
                                <a:gd name="T8" fmla="+- 0 1332 94"/>
                                <a:gd name="T9" fmla="*/ T8 w 1239"/>
                                <a:gd name="T10" fmla="+- 0 3182 3182"/>
                                <a:gd name="T11" fmla="*/ 3182 h 236"/>
                                <a:gd name="T12" fmla="+- 0 94 94"/>
                                <a:gd name="T13" fmla="*/ T12 w 1239"/>
                                <a:gd name="T14" fmla="+- 0 3182 3182"/>
                                <a:gd name="T15" fmla="*/ 3182 h 236"/>
                                <a:gd name="T16" fmla="+- 0 94 94"/>
                                <a:gd name="T17" fmla="*/ T16 w 1239"/>
                                <a:gd name="T18" fmla="+- 0 3418 3182"/>
                                <a:gd name="T19" fmla="*/ 3418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39" h="236">
                                  <a:moveTo>
                                    <a:pt x="0" y="236"/>
                                  </a:moveTo>
                                  <a:lnTo>
                                    <a:pt x="1238" y="236"/>
                                  </a:lnTo>
                                  <a:lnTo>
                                    <a:pt x="1238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56"/>
                        <wpg:cNvGrpSpPr>
                          <a:grpSpLocks/>
                        </wpg:cNvGrpSpPr>
                        <wpg:grpSpPr bwMode="auto">
                          <a:xfrm>
                            <a:off x="1440" y="2179"/>
                            <a:ext cx="7443" cy="1416"/>
                            <a:chOff x="1440" y="2179"/>
                            <a:chExt cx="7443" cy="1416"/>
                          </a:xfrm>
                        </wpg:grpSpPr>
                        <wps:wsp>
                          <wps:cNvPr id="102" name="Freeform 57"/>
                          <wps:cNvSpPr>
                            <a:spLocks/>
                          </wps:cNvSpPr>
                          <wps:spPr bwMode="auto">
                            <a:xfrm>
                              <a:off x="1440" y="2179"/>
                              <a:ext cx="7443" cy="1416"/>
                            </a:xfrm>
                            <a:custGeom>
                              <a:avLst/>
                              <a:gdLst>
                                <a:gd name="T0" fmla="+- 0 1440 1440"/>
                                <a:gd name="T1" fmla="*/ T0 w 7443"/>
                                <a:gd name="T2" fmla="+- 0 3595 2179"/>
                                <a:gd name="T3" fmla="*/ 3595 h 1416"/>
                                <a:gd name="T4" fmla="+- 0 8882 1440"/>
                                <a:gd name="T5" fmla="*/ T4 w 7443"/>
                                <a:gd name="T6" fmla="+- 0 3595 2179"/>
                                <a:gd name="T7" fmla="*/ 3595 h 1416"/>
                                <a:gd name="T8" fmla="+- 0 8882 1440"/>
                                <a:gd name="T9" fmla="*/ T8 w 7443"/>
                                <a:gd name="T10" fmla="+- 0 2179 2179"/>
                                <a:gd name="T11" fmla="*/ 2179 h 1416"/>
                                <a:gd name="T12" fmla="+- 0 1440 1440"/>
                                <a:gd name="T13" fmla="*/ T12 w 7443"/>
                                <a:gd name="T14" fmla="+- 0 2179 2179"/>
                                <a:gd name="T15" fmla="*/ 2179 h 1416"/>
                                <a:gd name="T16" fmla="+- 0 1440 1440"/>
                                <a:gd name="T17" fmla="*/ T16 w 7443"/>
                                <a:gd name="T18" fmla="+- 0 3595 2179"/>
                                <a:gd name="T19" fmla="*/ 3595 h 141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443" h="1416">
                                  <a:moveTo>
                                    <a:pt x="0" y="1416"/>
                                  </a:moveTo>
                                  <a:lnTo>
                                    <a:pt x="7442" y="1416"/>
                                  </a:lnTo>
                                  <a:lnTo>
                                    <a:pt x="744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41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Group 54"/>
                        <wpg:cNvGrpSpPr>
                          <a:grpSpLocks/>
                        </wpg:cNvGrpSpPr>
                        <wpg:grpSpPr bwMode="auto">
                          <a:xfrm>
                            <a:off x="1538" y="2179"/>
                            <a:ext cx="7251" cy="353"/>
                            <a:chOff x="1538" y="2179"/>
                            <a:chExt cx="7251" cy="353"/>
                          </a:xfrm>
                        </wpg:grpSpPr>
                        <wps:wsp>
                          <wps:cNvPr id="104" name="Freeform 55"/>
                          <wps:cNvSpPr>
                            <a:spLocks/>
                          </wps:cNvSpPr>
                          <wps:spPr bwMode="auto">
                            <a:xfrm>
                              <a:off x="1538" y="2179"/>
                              <a:ext cx="7251" cy="353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2532 2179"/>
                                <a:gd name="T3" fmla="*/ 2532 h 353"/>
                                <a:gd name="T4" fmla="+- 0 8789 1538"/>
                                <a:gd name="T5" fmla="*/ T4 w 7251"/>
                                <a:gd name="T6" fmla="+- 0 2532 2179"/>
                                <a:gd name="T7" fmla="*/ 2532 h 353"/>
                                <a:gd name="T8" fmla="+- 0 8789 1538"/>
                                <a:gd name="T9" fmla="*/ T8 w 7251"/>
                                <a:gd name="T10" fmla="+- 0 2179 2179"/>
                                <a:gd name="T11" fmla="*/ 2179 h 353"/>
                                <a:gd name="T12" fmla="+- 0 1538 1538"/>
                                <a:gd name="T13" fmla="*/ T12 w 7251"/>
                                <a:gd name="T14" fmla="+- 0 2179 2179"/>
                                <a:gd name="T15" fmla="*/ 2179 h 353"/>
                                <a:gd name="T16" fmla="+- 0 1538 1538"/>
                                <a:gd name="T17" fmla="*/ T16 w 7251"/>
                                <a:gd name="T18" fmla="+- 0 2532 2179"/>
                                <a:gd name="T19" fmla="*/ 2532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3">
                                  <a:moveTo>
                                    <a:pt x="0" y="353"/>
                                  </a:moveTo>
                                  <a:lnTo>
                                    <a:pt x="7251" y="353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Group 52"/>
                        <wpg:cNvGrpSpPr>
                          <a:grpSpLocks/>
                        </wpg:cNvGrpSpPr>
                        <wpg:grpSpPr bwMode="auto">
                          <a:xfrm>
                            <a:off x="1538" y="2532"/>
                            <a:ext cx="7251" cy="238"/>
                            <a:chOff x="1538" y="2532"/>
                            <a:chExt cx="7251" cy="238"/>
                          </a:xfrm>
                        </wpg:grpSpPr>
                        <wps:wsp>
                          <wps:cNvPr id="106" name="Freeform 53"/>
                          <wps:cNvSpPr>
                            <a:spLocks/>
                          </wps:cNvSpPr>
                          <wps:spPr bwMode="auto">
                            <a:xfrm>
                              <a:off x="1538" y="2532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2770 2532"/>
                                <a:gd name="T3" fmla="*/ 2770 h 238"/>
                                <a:gd name="T4" fmla="+- 0 8789 1538"/>
                                <a:gd name="T5" fmla="*/ T4 w 7251"/>
                                <a:gd name="T6" fmla="+- 0 2770 2532"/>
                                <a:gd name="T7" fmla="*/ 2770 h 238"/>
                                <a:gd name="T8" fmla="+- 0 8789 1538"/>
                                <a:gd name="T9" fmla="*/ T8 w 7251"/>
                                <a:gd name="T10" fmla="+- 0 2532 2532"/>
                                <a:gd name="T11" fmla="*/ 2532 h 238"/>
                                <a:gd name="T12" fmla="+- 0 1538 1538"/>
                                <a:gd name="T13" fmla="*/ T12 w 7251"/>
                                <a:gd name="T14" fmla="+- 0 2532 2532"/>
                                <a:gd name="T15" fmla="*/ 2532 h 238"/>
                                <a:gd name="T16" fmla="+- 0 1538 1538"/>
                                <a:gd name="T17" fmla="*/ T16 w 7251"/>
                                <a:gd name="T18" fmla="+- 0 2770 2532"/>
                                <a:gd name="T19" fmla="*/ 2770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8"/>
                                  </a:moveTo>
                                  <a:lnTo>
                                    <a:pt x="7251" y="238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Group 50"/>
                        <wpg:cNvGrpSpPr>
                          <a:grpSpLocks/>
                        </wpg:cNvGrpSpPr>
                        <wpg:grpSpPr bwMode="auto">
                          <a:xfrm>
                            <a:off x="1538" y="2770"/>
                            <a:ext cx="7251" cy="236"/>
                            <a:chOff x="1538" y="2770"/>
                            <a:chExt cx="7251" cy="236"/>
                          </a:xfrm>
                        </wpg:grpSpPr>
                        <wps:wsp>
                          <wps:cNvPr id="108" name="Freeform 51"/>
                          <wps:cNvSpPr>
                            <a:spLocks/>
                          </wps:cNvSpPr>
                          <wps:spPr bwMode="auto">
                            <a:xfrm>
                              <a:off x="1538" y="2770"/>
                              <a:ext cx="7251" cy="236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3005 2770"/>
                                <a:gd name="T3" fmla="*/ 3005 h 236"/>
                                <a:gd name="T4" fmla="+- 0 8789 1538"/>
                                <a:gd name="T5" fmla="*/ T4 w 7251"/>
                                <a:gd name="T6" fmla="+- 0 3005 2770"/>
                                <a:gd name="T7" fmla="*/ 3005 h 236"/>
                                <a:gd name="T8" fmla="+- 0 8789 1538"/>
                                <a:gd name="T9" fmla="*/ T8 w 7251"/>
                                <a:gd name="T10" fmla="+- 0 2770 2770"/>
                                <a:gd name="T11" fmla="*/ 2770 h 236"/>
                                <a:gd name="T12" fmla="+- 0 1538 1538"/>
                                <a:gd name="T13" fmla="*/ T12 w 7251"/>
                                <a:gd name="T14" fmla="+- 0 2770 2770"/>
                                <a:gd name="T15" fmla="*/ 2770 h 236"/>
                                <a:gd name="T16" fmla="+- 0 1538 1538"/>
                                <a:gd name="T17" fmla="*/ T16 w 7251"/>
                                <a:gd name="T18" fmla="+- 0 3005 2770"/>
                                <a:gd name="T19" fmla="*/ 3005 h 236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6">
                                  <a:moveTo>
                                    <a:pt x="0" y="235"/>
                                  </a:moveTo>
                                  <a:lnTo>
                                    <a:pt x="7251" y="235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48"/>
                        <wpg:cNvGrpSpPr>
                          <a:grpSpLocks/>
                        </wpg:cNvGrpSpPr>
                        <wpg:grpSpPr bwMode="auto">
                          <a:xfrm>
                            <a:off x="1538" y="3005"/>
                            <a:ext cx="7251" cy="238"/>
                            <a:chOff x="1538" y="3005"/>
                            <a:chExt cx="7251" cy="238"/>
                          </a:xfrm>
                        </wpg:grpSpPr>
                        <wps:wsp>
                          <wps:cNvPr id="110" name="Freeform 49"/>
                          <wps:cNvSpPr>
                            <a:spLocks/>
                          </wps:cNvSpPr>
                          <wps:spPr bwMode="auto">
                            <a:xfrm>
                              <a:off x="1538" y="3005"/>
                              <a:ext cx="7251" cy="238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3242 3005"/>
                                <a:gd name="T3" fmla="*/ 3242 h 238"/>
                                <a:gd name="T4" fmla="+- 0 8789 1538"/>
                                <a:gd name="T5" fmla="*/ T4 w 7251"/>
                                <a:gd name="T6" fmla="+- 0 3242 3005"/>
                                <a:gd name="T7" fmla="*/ 3242 h 238"/>
                                <a:gd name="T8" fmla="+- 0 8789 1538"/>
                                <a:gd name="T9" fmla="*/ T8 w 7251"/>
                                <a:gd name="T10" fmla="+- 0 3005 3005"/>
                                <a:gd name="T11" fmla="*/ 3005 h 238"/>
                                <a:gd name="T12" fmla="+- 0 1538 1538"/>
                                <a:gd name="T13" fmla="*/ T12 w 7251"/>
                                <a:gd name="T14" fmla="+- 0 3005 3005"/>
                                <a:gd name="T15" fmla="*/ 3005 h 238"/>
                                <a:gd name="T16" fmla="+- 0 1538 1538"/>
                                <a:gd name="T17" fmla="*/ T16 w 7251"/>
                                <a:gd name="T18" fmla="+- 0 3242 3005"/>
                                <a:gd name="T19" fmla="*/ 3242 h 23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238">
                                  <a:moveTo>
                                    <a:pt x="0" y="237"/>
                                  </a:moveTo>
                                  <a:lnTo>
                                    <a:pt x="7251" y="237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3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1" name="Group 39"/>
                        <wpg:cNvGrpSpPr>
                          <a:grpSpLocks/>
                        </wpg:cNvGrpSpPr>
                        <wpg:grpSpPr bwMode="auto">
                          <a:xfrm>
                            <a:off x="1538" y="3242"/>
                            <a:ext cx="7251" cy="353"/>
                            <a:chOff x="1538" y="3242"/>
                            <a:chExt cx="7251" cy="353"/>
                          </a:xfrm>
                        </wpg:grpSpPr>
                        <wps:wsp>
                          <wps:cNvPr id="112" name="Freeform 47"/>
                          <wps:cNvSpPr>
                            <a:spLocks/>
                          </wps:cNvSpPr>
                          <wps:spPr bwMode="auto">
                            <a:xfrm>
                              <a:off x="1538" y="3242"/>
                              <a:ext cx="7251" cy="353"/>
                            </a:xfrm>
                            <a:custGeom>
                              <a:avLst/>
                              <a:gdLst>
                                <a:gd name="T0" fmla="+- 0 1538 1538"/>
                                <a:gd name="T1" fmla="*/ T0 w 7251"/>
                                <a:gd name="T2" fmla="+- 0 3595 3242"/>
                                <a:gd name="T3" fmla="*/ 3595 h 353"/>
                                <a:gd name="T4" fmla="+- 0 8789 1538"/>
                                <a:gd name="T5" fmla="*/ T4 w 7251"/>
                                <a:gd name="T6" fmla="+- 0 3595 3242"/>
                                <a:gd name="T7" fmla="*/ 3595 h 353"/>
                                <a:gd name="T8" fmla="+- 0 8789 1538"/>
                                <a:gd name="T9" fmla="*/ T8 w 7251"/>
                                <a:gd name="T10" fmla="+- 0 3242 3242"/>
                                <a:gd name="T11" fmla="*/ 3242 h 353"/>
                                <a:gd name="T12" fmla="+- 0 1538 1538"/>
                                <a:gd name="T13" fmla="*/ T12 w 7251"/>
                                <a:gd name="T14" fmla="+- 0 3242 3242"/>
                                <a:gd name="T15" fmla="*/ 3242 h 353"/>
                                <a:gd name="T16" fmla="+- 0 1538 1538"/>
                                <a:gd name="T17" fmla="*/ T16 w 7251"/>
                                <a:gd name="T18" fmla="+- 0 3595 3242"/>
                                <a:gd name="T19" fmla="*/ 3595 h 3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251" h="353">
                                  <a:moveTo>
                                    <a:pt x="0" y="353"/>
                                  </a:moveTo>
                                  <a:lnTo>
                                    <a:pt x="7251" y="353"/>
                                  </a:lnTo>
                                  <a:lnTo>
                                    <a:pt x="725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5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EF5CD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3" name="Text Box 4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" y="152"/>
                              <a:ext cx="389" cy="1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E7AE4D" w14:textId="77777777" w:rsidR="003B482B" w:rsidRDefault="003B482B">
                                <w:pPr>
                                  <w:spacing w:line="187" w:lineRule="exact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sz w:val="18"/>
                                  </w:rPr>
                                  <w:t>Term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4" name="Text Box 4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8" y="152"/>
                              <a:ext cx="756" cy="1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27CC7A" w14:textId="77777777" w:rsidR="003B482B" w:rsidRDefault="003B482B">
                                <w:pPr>
                                  <w:spacing w:line="187" w:lineRule="exact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sz w:val="18"/>
                                  </w:rPr>
                                  <w:t>Definition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5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4" y="724"/>
                              <a:ext cx="950" cy="6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E78540C" w14:textId="77777777" w:rsidR="003B482B" w:rsidRDefault="003B482B">
                                <w:pPr>
                                  <w:spacing w:line="196" w:lineRule="exact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Threat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and</w:t>
                                </w:r>
                              </w:p>
                              <w:p w14:paraId="593D2CF8" w14:textId="77777777" w:rsidR="003B482B" w:rsidRDefault="003B482B">
                                <w:pPr>
                                  <w:spacing w:before="10" w:line="250" w:lineRule="auto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sz w:val="18"/>
                                  </w:rPr>
                                  <w:t>Opportunity</w:t>
                                </w:r>
                                <w:r>
                                  <w:rPr>
                                    <w:rFonts w:ascii="Times New Roman"/>
                                    <w:color w:val="585858"/>
                                    <w:spacing w:val="26"/>
                                    <w:w w:val="10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Owner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6" name="Text Box 4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8" y="668"/>
                              <a:ext cx="7249" cy="6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3CA3DE" w14:textId="77777777" w:rsidR="003B482B" w:rsidRDefault="003B482B">
                                <w:pPr>
                                  <w:spacing w:line="196" w:lineRule="exact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threat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opportunity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owner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is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person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designated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single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point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responsible</w:t>
                                </w:r>
                              </w:p>
                              <w:p w14:paraId="03677E1A" w14:textId="77777777" w:rsidR="003B482B" w:rsidRDefault="003B482B">
                                <w:pPr>
                                  <w:spacing w:before="8" w:line="250" w:lineRule="auto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person.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2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w w:val="105"/>
                                    <w:sz w:val="18"/>
                                    <w:szCs w:val="18"/>
                                  </w:rPr>
                                  <w:t xml:space="preserve">The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threats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3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w w:val="105"/>
                                    <w:sz w:val="18"/>
                                    <w:szCs w:val="18"/>
                                  </w:rPr>
                                  <w:t>and opportunity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w w:val="105"/>
                                    <w:sz w:val="18"/>
                                    <w:szCs w:val="18"/>
                                  </w:rPr>
                                  <w:t>owner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3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acts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2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as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w w:val="105"/>
                                    <w:sz w:val="18"/>
                                    <w:szCs w:val="18"/>
                                  </w:rPr>
                                  <w:t xml:space="preserve"> the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2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“project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1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manager”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1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w w:val="105"/>
                                    <w:sz w:val="18"/>
                                    <w:szCs w:val="18"/>
                                  </w:rPr>
                                  <w:t xml:space="preserve">for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their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4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assigned</w:t>
                                </w:r>
                                <w:r>
                                  <w:rPr>
                                    <w:rFonts w:ascii="Times New Roman" w:eastAsia="Times New Roman" w:hAnsi="Times New Roman" w:cs="Times New Roman"/>
                                    <w:color w:val="585858"/>
                                    <w:spacing w:val="77"/>
                                    <w:w w:val="10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threat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7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  <w:szCs w:val="18"/>
                                  </w:rPr>
                                  <w:t>or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spacing w:val="-15"/>
                                    <w:w w:val="105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 w:eastAsia="Futura Medium" w:hAnsi="Futura Medium" w:cs="Futura Medium"/>
                                    <w:color w:val="585858"/>
                                    <w:w w:val="105"/>
                                    <w:sz w:val="18"/>
                                    <w:szCs w:val="18"/>
                                  </w:rPr>
                                  <w:t>opportunity.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7" name="Text Box 4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" y="1794"/>
                              <a:ext cx="954" cy="1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6E05A0" w14:textId="77777777" w:rsidR="003B482B" w:rsidRDefault="003B482B">
                                <w:pPr>
                                  <w:spacing w:line="187" w:lineRule="exact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sz w:val="18"/>
                                  </w:rPr>
                                  <w:t>Whiteboard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8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38" y="1619"/>
                              <a:ext cx="7251" cy="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0AAF06" w14:textId="77777777" w:rsidR="003B482B" w:rsidRDefault="003B482B">
                                <w:pPr>
                                  <w:spacing w:line="196" w:lineRule="exact"/>
                                  <w:ind w:hanging="1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visual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aid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used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by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Asset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display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active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short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term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threats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opportunities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to</w:t>
                                </w:r>
                              </w:p>
                              <w:p w14:paraId="0DE94443" w14:textId="77777777" w:rsidR="003B482B" w:rsidRDefault="003B482B">
                                <w:pPr>
                                  <w:spacing w:before="10" w:line="219" w:lineRule="exact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maintain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alignment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within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Production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Team,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e.g.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0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dry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erase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board,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electronic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display,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etc.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9" name="Text Box 4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3" y="2332"/>
                              <a:ext cx="8699" cy="113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DCF057" w14:textId="77777777" w:rsidR="003B482B" w:rsidRDefault="003B482B">
                                <w:pPr>
                                  <w:tabs>
                                    <w:tab w:val="left" w:pos="1444"/>
                                  </w:tabs>
                                  <w:spacing w:before="1" w:line="195" w:lineRule="auto"/>
                                  <w:ind w:firstLine="1444"/>
                                  <w:jc w:val="both"/>
                                  <w:rPr>
                                    <w:rFonts w:ascii="Futura Medium" w:eastAsia="Futura Medium" w:hAnsi="Futura Medium" w:cs="Futura Medium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Well,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Reservoir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Facility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Management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(WRFM)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is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one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of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the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core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components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of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upstream</w:t>
                                </w:r>
                                <w:r>
                                  <w:rPr>
                                    <w:rFonts w:ascii="Times New Roman"/>
                                    <w:color w:val="585858"/>
                                    <w:spacing w:val="69"/>
                                    <w:w w:val="10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position w:val="6"/>
                                    <w:sz w:val="18"/>
                                  </w:rPr>
                                  <w:t>Wells,</w:t>
                                </w:r>
                                <w:r>
                                  <w:rPr>
                                    <w:rFonts w:ascii="Times New Roman"/>
                                    <w:color w:val="585858"/>
                                    <w:spacing w:val="-1"/>
                                    <w:position w:val="6"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production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excellence.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It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aims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9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increase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our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value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delivery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by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8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economically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improving</w:t>
                                </w:r>
                                <w:r>
                                  <w:rPr>
                                    <w:rFonts w:ascii="Times New Roman"/>
                                    <w:color w:val="585858"/>
                                    <w:spacing w:val="85"/>
                                    <w:w w:val="10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position w:val="6"/>
                                    <w:sz w:val="18"/>
                                  </w:rPr>
                                  <w:t>Reservoir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5"/>
                                    <w:w w:val="105"/>
                                    <w:position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2"/>
                                    <w:w w:val="105"/>
                                    <w:position w:val="6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6"/>
                                    <w:w w:val="105"/>
                                    <w:position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recovery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factors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towards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benchmarked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TQ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by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applying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"/>
                                    <w:w w:val="105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 xml:space="preserve"> sustaining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standard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2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processes,</w:t>
                                </w:r>
                                <w:r>
                                  <w:rPr>
                                    <w:rFonts w:ascii="Times New Roman"/>
                                    <w:color w:val="585858"/>
                                    <w:spacing w:val="67"/>
                                    <w:w w:val="10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position w:val="6"/>
                                    <w:sz w:val="18"/>
                                  </w:rPr>
                                  <w:t>Facilities</w:t>
                                </w:r>
                                <w:r>
                                  <w:rPr>
                                    <w:rFonts w:ascii="Times New Roman"/>
                                    <w:color w:val="585858"/>
                                    <w:spacing w:val="-1"/>
                                    <w:position w:val="6"/>
                                    <w:sz w:val="18"/>
                                  </w:rPr>
                                  <w:tab/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data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systems,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by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building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engaged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community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6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1"/>
                                    <w:w w:val="105"/>
                                    <w:sz w:val="18"/>
                                  </w:rPr>
                                  <w:t>of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WRFM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professionals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7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and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by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5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using</w:t>
                                </w:r>
                                <w:r>
                                  <w:rPr>
                                    <w:rFonts w:ascii="Times New Roman"/>
                                    <w:color w:val="585858"/>
                                    <w:spacing w:val="77"/>
                                    <w:w w:val="104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position w:val="6"/>
                                    <w:sz w:val="18"/>
                                  </w:rPr>
                                  <w:t>Management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position w:val="6"/>
                                    <w:sz w:val="18"/>
                                  </w:rPr>
                                  <w:t xml:space="preserve">    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51"/>
                                    <w:w w:val="105"/>
                                    <w:position w:val="6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Lean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principles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to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drive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3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w w:val="105"/>
                                    <w:sz w:val="18"/>
                                  </w:rPr>
                                  <w:t>continuous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4"/>
                                    <w:w w:val="105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Medium"/>
                                    <w:color w:val="585858"/>
                                    <w:spacing w:val="-1"/>
                                    <w:w w:val="105"/>
                                    <w:sz w:val="18"/>
                                  </w:rPr>
                                  <w:t>improvement.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682C822" id="Group 38" o:spid="_x0000_s1232" style="width:444.15pt;height:179.8pt;mso-position-horizontal-relative:char;mso-position-vertical-relative:line" coordsize="8883,3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">
                <v:group id="Group 104" o:spid="_x0000_s1233" style="position:absolute;left:1332;width:99;height:500" coordorigin="1332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shape id="Freeform 105" o:spid="_x0000_s1234" style="position:absolute;left:1332;width:99;height:500;visibility:visible;mso-wrap-style:square;v-text-anchor:top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" path="m,499r98,l98,,,,,499xe" fillcolor="#ffc000" stroked="f">
                    <v:path arrowok="t" o:connecttype="custom" o:connectlocs="0,499;98,499;98,0;0,0;0,499" o:connectangles="0,0,0,0,0"/>
                  </v:shape>
                </v:group>
                <v:group id="Group 102" o:spid="_x0000_s1235" style="position:absolute;width:94;height:500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shape id="Freeform 103" o:spid="_x0000_s1236" style="position:absolute;width:94;height:500;visibility:visible;mso-wrap-style:square;v-text-anchor:top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" path="m,499r94,l94,,,,,499xe" fillcolor="#ffc000" stroked="f">
                    <v:path arrowok="t" o:connecttype="custom" o:connectlocs="0,499;94,499;94,0;0,0;0,499" o:connectangles="0,0,0,0,0"/>
                  </v:shape>
                </v:group>
                <v:group id="Group 100" o:spid="_x0000_s1237" style="position:absolute;left:94;width:1239;height:500" coordorigin="94" coordsize="123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Freeform 101" o:spid="_x0000_s1238" style="position:absolute;left:94;width:1239;height:500;visibility:visible;mso-wrap-style:square;v-text-anchor:top" coordsize="123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" path="m,499r1238,l1238,,,,,499xe" fillcolor="#ffc000" stroked="f">
                    <v:path arrowok="t" o:connecttype="custom" o:connectlocs="0,499;1238,499;1238,0;0,0;0,499" o:connectangles="0,0,0,0,0"/>
                  </v:shape>
                </v:group>
                <v:group id="Group 98" o:spid="_x0000_s1239" style="position:absolute;left:1440;width:99;height:500" coordorigin="1440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shape id="Freeform 99" o:spid="_x0000_s1240" style="position:absolute;left:1440;width:99;height:500;visibility:visible;mso-wrap-style:square;v-text-anchor:top" coordsize="99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" path="m,499r98,l98,,,,,499xe" fillcolor="#ffc000" stroked="f">
                    <v:path arrowok="t" o:connecttype="custom" o:connectlocs="0,499;98,499;98,0;0,0;0,499" o:connectangles="0,0,0,0,0"/>
                  </v:shape>
                </v:group>
                <v:group id="Group 96" o:spid="_x0000_s1241" style="position:absolute;left:8789;width:94;height:500" coordorigin="8789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shape id="Freeform 97" o:spid="_x0000_s1242" style="position:absolute;left:8789;width:94;height:500;visibility:visible;mso-wrap-style:square;v-text-anchor:top" coordsize="94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" path="m,499r93,l93,,,,,499xe" fillcolor="#ffc000" stroked="f">
                    <v:path arrowok="t" o:connecttype="custom" o:connectlocs="0,499;93,499;93,0;0,0;0,499" o:connectangles="0,0,0,0,0"/>
                  </v:shape>
                </v:group>
                <v:group id="Group 94" o:spid="_x0000_s1243" style="position:absolute;left:1538;width:7251;height:500" coordorigin="1538" coordsize="725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shape id="Freeform 95" o:spid="_x0000_s1244" style="position:absolute;left:1538;width:7251;height:500;visibility:visible;mso-wrap-style:square;v-text-anchor:top" coordsize="725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" path="m,499r7251,l7251,,,,,499xe" fillcolor="#ffc000" stroked="f">
                    <v:path arrowok="t" o:connecttype="custom" o:connectlocs="0,499;7251,499;7251,0;0,0;0,499" o:connectangles="0,0,0,0,0"/>
                  </v:shape>
                </v:group>
                <v:group id="Group 92" o:spid="_x0000_s1245" style="position:absolute;top:516;width:1431;height:936" coordorigin=",516" coordsize="1431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shape id="Freeform 93" o:spid="_x0000_s1246" style="position:absolute;top:516;width:1431;height:936;visibility:visible;mso-wrap-style:square;v-text-anchor:top" coordsize="1431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" path="m,936r1430,l1430,,,,,936xe" fillcolor="#fef5cd" stroked="f">
                    <v:path arrowok="t" o:connecttype="custom" o:connectlocs="0,1452;1430,1452;1430,516;0,516;0,1452" o:connectangles="0,0,0,0,0"/>
                  </v:shape>
                </v:group>
                <v:group id="Group 90" o:spid="_x0000_s1247" style="position:absolute;left:94;top:571;width:1239;height:351" coordorigin="94,571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  <v:shape id="Freeform 91" o:spid="_x0000_s1248" style="position:absolute;left:94;top:571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" path="m,351r1238,l1238,,,,,351xe" fillcolor="#fef5cd" stroked="f">
                    <v:path arrowok="t" o:connecttype="custom" o:connectlocs="0,922;1238,922;1238,571;0,571;0,922" o:connectangles="0,0,0,0,0"/>
                  </v:shape>
                </v:group>
                <v:group id="Group 88" o:spid="_x0000_s1249" style="position:absolute;left:94;top:922;width:1239;height:238" coordorigin="94,922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shape id="Freeform 89" o:spid="_x0000_s1250" style="position:absolute;left:94;top:922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" path="m,237r1238,l1238,,,,,237xe" fillcolor="#fef5cd" stroked="f">
                    <v:path arrowok="t" o:connecttype="custom" o:connectlocs="0,1159;1238,1159;1238,922;0,922;0,1159" o:connectangles="0,0,0,0,0"/>
                  </v:shape>
                </v:group>
                <v:group id="Group 86" o:spid="_x0000_s1251" style="position:absolute;left:94;top:1159;width:1239;height:236" coordorigin="94,1159" coordsize="1239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">
                  <v:shape id="Freeform 87" o:spid="_x0000_s1252" style="position:absolute;left:94;top:1159;width:1239;height:236;visibility:visible;mso-wrap-style:square;v-text-anchor:top" coordsize="1239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" path="m,235r1238,l1238,,,,,235xe" fillcolor="#fef5cd" stroked="f">
                    <v:path arrowok="t" o:connecttype="custom" o:connectlocs="0,1394;1238,1394;1238,1159;0,1159;0,1394" o:connectangles="0,0,0,0,0"/>
                  </v:shape>
                </v:group>
                <v:group id="Group 84" o:spid="_x0000_s1253" style="position:absolute;left:1440;top:516;width:7443;height:936" coordorigin="1440,516" coordsize="7443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Freeform 85" o:spid="_x0000_s1254" style="position:absolute;left:1440;top:516;width:7443;height:936;visibility:visible;mso-wrap-style:square;v-text-anchor:top" coordsize="7443,9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" path="m,936r7442,l7442,,,,,936xe" fillcolor="#fef5cd" stroked="f">
                    <v:path arrowok="t" o:connecttype="custom" o:connectlocs="0,1452;7442,1452;7442,516;0,516;0,1452" o:connectangles="0,0,0,0,0"/>
                  </v:shape>
                </v:group>
                <v:group id="Group 82" o:spid="_x0000_s1255" style="position:absolute;left:1538;top:516;width:7251;height:348" coordorigin="1538,516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<v:shape id="Freeform 83" o:spid="_x0000_s1256" style="position:absolute;left:1538;top:516;width:7251;height:348;visibility:visible;mso-wrap-style:square;v-text-anchor:top" coordsize="7251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" path="m,348r7251,l7251,,,,,348xe" fillcolor="#fef5cd" stroked="f">
                    <v:path arrowok="t" o:connecttype="custom" o:connectlocs="0,864;7251,864;7251,516;0,516;0,864" o:connectangles="0,0,0,0,0"/>
                  </v:shape>
                </v:group>
                <v:group id="Group 80" o:spid="_x0000_s1257" style="position:absolute;left:1538;top:864;width:7251;height:238" coordorigin="1538,864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shape id="Freeform 81" o:spid="_x0000_s1258" style="position:absolute;left:1538;top:864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" path="m,238r7251,l7251,,,,,238xe" fillcolor="#fef5cd" stroked="f">
                    <v:path arrowok="t" o:connecttype="custom" o:connectlocs="0,1102;7251,1102;7251,864;0,864;0,1102" o:connectangles="0,0,0,0,0"/>
                  </v:shape>
                </v:group>
                <v:group id="Group 78" o:spid="_x0000_s1259" style="position:absolute;left:1538;top:1102;width:7251;height:351" coordorigin="1538,1102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<v:shape id="Freeform 79" o:spid="_x0000_s1260" style="position:absolute;left:1538;top:1102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" path="m,350r7251,l7251,,,,,350xe" fillcolor="#fef5cd" stroked="f">
                    <v:path arrowok="t" o:connecttype="custom" o:connectlocs="0,1452;7251,1452;7251,1102;0,1102;0,1452" o:connectangles="0,0,0,0,0"/>
                  </v:shape>
                </v:group>
                <v:group id="Group 76" o:spid="_x0000_s1261" style="position:absolute;top:1466;width:1431;height:701" coordorigin=",1466" coordsize="1431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<v:shape id="Freeform 77" o:spid="_x0000_s1262" style="position:absolute;top:1466;width:1431;height:701;visibility:visible;mso-wrap-style:square;v-text-anchor:top" coordsize="1431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" path="m,701r1430,l1430,,,,,701xe" fillcolor="#fef5cd" stroked="f">
                    <v:path arrowok="t" o:connecttype="custom" o:connectlocs="0,2167;1430,2167;1430,1466;0,1466;0,2167" o:connectangles="0,0,0,0,0"/>
                  </v:shape>
                </v:group>
                <v:group id="Group 74" o:spid="_x0000_s1263" style="position:absolute;left:94;top:1642;width:1239;height:351" coordorigin="94,1642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<v:shape id="Freeform 75" o:spid="_x0000_s1264" style="position:absolute;left:94;top:1642;width:1239;height:351;visibility:visible;mso-wrap-style:square;v-text-anchor:top" coordsize="1239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" path="m,350r1238,l1238,,,,,350xe" fillcolor="#fef5cd" stroked="f">
                    <v:path arrowok="t" o:connecttype="custom" o:connectlocs="0,1992;1238,1992;1238,1642;0,1642;0,1992" o:connectangles="0,0,0,0,0"/>
                  </v:shape>
                </v:group>
                <v:group id="Group 72" o:spid="_x0000_s1265" style="position:absolute;left:1440;top:1466;width:7443;height:701" coordorigin="1440,1466" coordsize="7443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<v:shape id="Freeform 73" o:spid="_x0000_s1266" style="position:absolute;left:1440;top:1466;width:7443;height:701;visibility:visible;mso-wrap-style:square;v-text-anchor:top" coordsize="7443,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" path="m,701r7442,l7442,,,,,701xe" fillcolor="#fef5cd" stroked="f">
                    <v:path arrowok="t" o:connecttype="custom" o:connectlocs="0,2167;7442,2167;7442,1466;0,1466;0,2167" o:connectangles="0,0,0,0,0"/>
                  </v:shape>
                </v:group>
                <v:group id="Group 70" o:spid="_x0000_s1267" style="position:absolute;left:1538;top:1466;width:7251;height:351" coordorigin="1538,1466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shape id="Freeform 71" o:spid="_x0000_s1268" style="position:absolute;left:1538;top:1466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" path="m,351r7251,l7251,,,,,351xe" fillcolor="#fef5cd" stroked="f">
                    <v:path arrowok="t" o:connecttype="custom" o:connectlocs="0,1817;7251,1817;7251,1466;0,1466;0,1817" o:connectangles="0,0,0,0,0"/>
                  </v:shape>
                </v:group>
                <v:group id="Group 68" o:spid="_x0000_s1269" style="position:absolute;left:1538;top:1817;width:7251;height:351" coordorigin="1538,1817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shape id="Freeform 69" o:spid="_x0000_s1270" style="position:absolute;left:1538;top:1817;width:7251;height:351;visibility:visible;mso-wrap-style:square;v-text-anchor:top" coordsize="7251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" path="m,350r7251,l7251,,,,,350xe" fillcolor="#fef5cd" stroked="f">
                    <v:path arrowok="t" o:connecttype="custom" o:connectlocs="0,2167;7251,2167;7251,1817;0,1817;0,2167" o:connectangles="0,0,0,0,0"/>
                  </v:shape>
                </v:group>
                <v:group id="Group 66" o:spid="_x0000_s1271" style="position:absolute;top:2179;width:1431;height:1416" coordorigin=",2179" coordsize="1431,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">
                  <v:shape id="Freeform 67" o:spid="_x0000_s1272" style="position:absolute;top:2179;width:1431;height:1416;visibility:visible;mso-wrap-style:square;v-text-anchor:top" coordsize="1431,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" path="m,1416r1430,l1430,,,,,1416xe" fillcolor="#fef5cd" stroked="f">
                    <v:path arrowok="t" o:connecttype="custom" o:connectlocs="0,3595;1430,3595;1430,2179;0,2179;0,3595" o:connectangles="0,0,0,0,0"/>
                  </v:shape>
                </v:group>
                <v:group id="Group 64" o:spid="_x0000_s1273" style="position:absolute;left:94;top:2357;width:1239;height:348" coordorigin="94,2357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shape id="Freeform 65" o:spid="_x0000_s1274" style="position:absolute;left:94;top:2357;width:1239;height:348;visibility:visible;mso-wrap-style:square;v-text-anchor:top" coordsize="1239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" path="m,348r1238,l1238,,,,,348xe" fillcolor="#fef5cd" stroked="f">
                    <v:path arrowok="t" o:connecttype="custom" o:connectlocs="0,2705;1238,2705;1238,2357;0,2357;0,2705" o:connectangles="0,0,0,0,0"/>
                  </v:shape>
                </v:group>
                <v:group id="Group 62" o:spid="_x0000_s1275" style="position:absolute;left:94;top:2705;width:1239;height:240" coordorigin="94,2705" coordsize="1239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shape id="Freeform 63" o:spid="_x0000_s1276" style="position:absolute;left:94;top:2705;width:1239;height:240;visibility:visible;mso-wrap-style:square;v-text-anchor:top" coordsize="1239,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" path="m,240r1238,l1238,,,,,240xe" fillcolor="#fef5cd" stroked="f">
                    <v:path arrowok="t" o:connecttype="custom" o:connectlocs="0,2945;1238,2945;1238,2705;0,2705;0,2945" o:connectangles="0,0,0,0,0"/>
                  </v:shape>
                </v:group>
                <v:group id="Group 60" o:spid="_x0000_s1277" style="position:absolute;left:94;top:2945;width:1239;height:238" coordorigin="94,2945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1k0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Axg98v4QfI1Q8AAAD//wMAUEsBAi0AFAAGAAgAAAAhANvh9svuAAAAhQEAABMAAAAAAAAA&#10;AAAAAAAAAAAAAFtDb250ZW50X1R5cGVzXS54bWxQSwECLQAUAAYACAAAACEAWvQsW78AAAAVAQAA&#10;CwAAAAAAAAAAAAAAAAAfAQAAX3JlbHMvLnJlbHNQSwECLQAUAAYACAAAACEADwdZNMYAAADbAAAA&#10;DwAAAAAAAAAAAAAAAAAHAgAAZHJzL2Rvd25yZXYueG1sUEsFBgAAAAADAAMAtwAAAPoCAAAAAA==&#10;">
                  <v:shape id="Freeform 61" o:spid="_x0000_s1278" style="position:absolute;left:94;top:2945;width:1239;height:238;visibility:visible;mso-wrap-style:square;v-text-anchor:top" coordsize="1239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" path="m,237r1238,l1238,,,,,237xe" fillcolor="#fef5cd" stroked="f">
                    <v:path arrowok="t" o:connecttype="custom" o:connectlocs="0,3182;1238,3182;1238,2945;0,2945;0,3182" o:connectangles="0,0,0,0,0"/>
                  </v:shape>
                </v:group>
                <v:group id="Group 58" o:spid="_x0000_s1279" style="position:absolute;left:94;top:3182;width:1239;height:236" coordorigin="94,3182" coordsize="1239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<v:shape id="Freeform 59" o:spid="_x0000_s1280" style="position:absolute;left:94;top:3182;width:1239;height:236;visibility:visible;mso-wrap-style:square;v-text-anchor:top" coordsize="1239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" path="m,236r1238,l1238,,,,,236xe" fillcolor="#fef5cd" stroked="f">
                    <v:path arrowok="t" o:connecttype="custom" o:connectlocs="0,3418;1238,3418;1238,3182;0,3182;0,3418" o:connectangles="0,0,0,0,0"/>
                  </v:shape>
                </v:group>
                <v:group id="Group 56" o:spid="_x0000_s1281" style="position:absolute;left:1440;top:2179;width:7443;height:1416" coordorigin="1440,2179" coordsize="7443,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shape id="Freeform 57" o:spid="_x0000_s1282" style="position:absolute;left:1440;top:2179;width:7443;height:1416;visibility:visible;mso-wrap-style:square;v-text-anchor:top" coordsize="7443,1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" path="m,1416r7442,l7442,,,,,1416xe" fillcolor="#fef5cd" stroked="f">
                    <v:path arrowok="t" o:connecttype="custom" o:connectlocs="0,3595;7442,3595;7442,2179;0,2179;0,3595" o:connectangles="0,0,0,0,0"/>
                  </v:shape>
                </v:group>
                <v:group id="Group 54" o:spid="_x0000_s1283" style="position:absolute;left:1538;top:2179;width:7251;height:353" coordorigin="1538,2179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shape id="Freeform 55" o:spid="_x0000_s1284" style="position:absolute;left:1538;top:2179;width:7251;height:353;visibility:visible;mso-wrap-style:square;v-text-anchor:top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" path="m,353r7251,l7251,,,,,353xe" fillcolor="#fef5cd" stroked="f">
                    <v:path arrowok="t" o:connecttype="custom" o:connectlocs="0,2532;7251,2532;7251,2179;0,2179;0,2532" o:connectangles="0,0,0,0,0"/>
                  </v:shape>
                </v:group>
                <v:group id="Group 52" o:spid="_x0000_s1285" style="position:absolute;left:1538;top:2532;width:7251;height:238" coordorigin="1538,2532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<v:shape id="Freeform 53" o:spid="_x0000_s1286" style="position:absolute;left:1538;top:2532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" path="m,238r7251,l7251,,,,,238xe" fillcolor="#fef5cd" stroked="f">
                    <v:path arrowok="t" o:connecttype="custom" o:connectlocs="0,2770;7251,2770;7251,2532;0,2532;0,2770" o:connectangles="0,0,0,0,0"/>
                  </v:shape>
                </v:group>
                <v:group id="Group 50" o:spid="_x0000_s1287" style="position:absolute;left:1538;top:2770;width:7251;height:236" coordorigin="1538,2770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shape id="Freeform 51" o:spid="_x0000_s1288" style="position:absolute;left:1538;top:2770;width:7251;height:236;visibility:visible;mso-wrap-style:square;v-text-anchor:top" coordsize="725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" path="m,235r7251,l7251,,,,,235xe" fillcolor="#fef5cd" stroked="f">
                    <v:path arrowok="t" o:connecttype="custom" o:connectlocs="0,3005;7251,3005;7251,2770;0,2770;0,3005" o:connectangles="0,0,0,0,0"/>
                  </v:shape>
                </v:group>
                <v:group id="Group 48" o:spid="_x0000_s1289" style="position:absolute;left:1538;top:3005;width:7251;height:238" coordorigin="1538,3005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shape id="Freeform 49" o:spid="_x0000_s1290" style="position:absolute;left:1538;top:3005;width:7251;height:238;visibility:visible;mso-wrap-style:square;v-text-anchor:top" coordsize="7251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" path="m,237r7251,l7251,,,,,237xe" fillcolor="#fef5cd" stroked="f">
                    <v:path arrowok="t" o:connecttype="custom" o:connectlocs="0,3242;7251,3242;7251,3005;0,3005;0,3242" o:connectangles="0,0,0,0,0"/>
                  </v:shape>
                </v:group>
                <v:group id="Group 39" o:spid="_x0000_s1291" style="position:absolute;left:1538;top:3242;width:7251;height:353" coordorigin="1538,3242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">
                  <v:shape id="Freeform 47" o:spid="_x0000_s1292" style="position:absolute;left:1538;top:3242;width:7251;height:353;visibility:visible;mso-wrap-style:square;v-text-anchor:top" coordsize="7251,3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" path="m,353r7251,l7251,,,,,353xe" fillcolor="#fef5cd" stroked="f">
                    <v:path arrowok="t" o:connecttype="custom" o:connectlocs="0,3595;7251,3595;7251,3242;0,3242;0,3595" o:connectangles="0,0,0,0,0"/>
                  </v:shape>
                  <v:shape id="Text Box 46" o:spid="_x0000_s1293" type="#_x0000_t202" style="position:absolute;left:94;top:152;width:389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  <v:textbox inset="0,0,0,0">
                      <w:txbxContent>
                        <w:p w14:paraId="77E7AE4D" w14:textId="77777777" w:rsidR="003B482B" w:rsidRDefault="003B482B">
                          <w:pPr>
                            <w:spacing w:line="187" w:lineRule="exact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sz w:val="18"/>
                            </w:rPr>
                            <w:t>Term</w:t>
                          </w:r>
                        </w:p>
                      </w:txbxContent>
                    </v:textbox>
                  </v:shape>
                  <v:shape id="Text Box 45" o:spid="_x0000_s1294" type="#_x0000_t202" style="position:absolute;left:1538;top:152;width:756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  <v:textbox inset="0,0,0,0">
                      <w:txbxContent>
                        <w:p w14:paraId="1A27CC7A" w14:textId="77777777" w:rsidR="003B482B" w:rsidRDefault="003B482B">
                          <w:pPr>
                            <w:spacing w:line="187" w:lineRule="exact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sz w:val="18"/>
                            </w:rPr>
                            <w:t>Definition</w:t>
                          </w:r>
                        </w:p>
                      </w:txbxContent>
                    </v:textbox>
                  </v:shape>
                  <v:shape id="Text Box 44" o:spid="_x0000_s1295" type="#_x0000_t202" style="position:absolute;left:94;top:724;width:950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  <v:textbox inset="0,0,0,0">
                      <w:txbxContent>
                        <w:p w14:paraId="2E78540C" w14:textId="77777777" w:rsidR="003B482B" w:rsidRDefault="003B482B">
                          <w:pPr>
                            <w:spacing w:line="196" w:lineRule="exact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Threat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and</w:t>
                          </w:r>
                        </w:p>
                        <w:p w14:paraId="593D2CF8" w14:textId="77777777" w:rsidR="003B482B" w:rsidRDefault="003B482B">
                          <w:pPr>
                            <w:spacing w:before="10" w:line="250" w:lineRule="auto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sz w:val="18"/>
                            </w:rPr>
                            <w:t>Opportunity</w:t>
                          </w:r>
                          <w:r>
                            <w:rPr>
                              <w:rFonts w:ascii="Times New Roman"/>
                              <w:color w:val="585858"/>
                              <w:spacing w:val="26"/>
                              <w:w w:val="10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Owner</w:t>
                          </w:r>
                        </w:p>
                      </w:txbxContent>
                    </v:textbox>
                  </v:shape>
                  <v:shape id="Text Box 43" o:spid="_x0000_s1296" type="#_x0000_t202" style="position:absolute;left:1538;top:668;width:7249;height: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  <v:textbox inset="0,0,0,0">
                      <w:txbxContent>
                        <w:p w14:paraId="7A3CA3DE" w14:textId="77777777" w:rsidR="003B482B" w:rsidRDefault="003B482B">
                          <w:pPr>
                            <w:spacing w:line="196" w:lineRule="exact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Futura Medium"/>
                              <w:color w:val="585858"/>
                              <w:spacing w:val="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threat</w:t>
                          </w:r>
                          <w:r>
                            <w:rPr>
                              <w:rFonts w:ascii="Futura Medium"/>
                              <w:color w:val="585858"/>
                              <w:spacing w:val="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Futura Medium"/>
                              <w:color w:val="585858"/>
                              <w:spacing w:val="1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opportunity</w:t>
                          </w:r>
                          <w:r>
                            <w:rPr>
                              <w:rFonts w:ascii="Futura Medium"/>
                              <w:color w:val="585858"/>
                              <w:spacing w:val="1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owner</w:t>
                          </w:r>
                          <w:r>
                            <w:rPr>
                              <w:rFonts w:ascii="Futura Medium"/>
                              <w:color w:val="585858"/>
                              <w:spacing w:val="1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is</w:t>
                          </w:r>
                          <w:r>
                            <w:rPr>
                              <w:rFonts w:ascii="Futura Medium"/>
                              <w:color w:val="585858"/>
                              <w:spacing w:val="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Futura Medium"/>
                              <w:color w:val="585858"/>
                              <w:spacing w:val="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person</w:t>
                          </w:r>
                          <w:r>
                            <w:rPr>
                              <w:rFonts w:ascii="Futura Medium"/>
                              <w:color w:val="585858"/>
                              <w:spacing w:val="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designated</w:t>
                          </w:r>
                          <w:r>
                            <w:rPr>
                              <w:rFonts w:ascii="Futura Medium"/>
                              <w:color w:val="585858"/>
                              <w:spacing w:val="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as</w:t>
                          </w:r>
                          <w:r>
                            <w:rPr>
                              <w:rFonts w:ascii="Futura Medium"/>
                              <w:color w:val="585858"/>
                              <w:spacing w:val="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Futura Medium"/>
                              <w:color w:val="585858"/>
                              <w:spacing w:val="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single</w:t>
                          </w:r>
                          <w:r>
                            <w:rPr>
                              <w:rFonts w:ascii="Futura Medium"/>
                              <w:color w:val="585858"/>
                              <w:spacing w:val="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point</w:t>
                          </w:r>
                          <w:r>
                            <w:rPr>
                              <w:rFonts w:ascii="Futura Medium"/>
                              <w:color w:val="585858"/>
                              <w:spacing w:val="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responsible</w:t>
                          </w:r>
                        </w:p>
                        <w:p w14:paraId="03677E1A" w14:textId="77777777" w:rsidR="003B482B" w:rsidRDefault="003B482B">
                          <w:pPr>
                            <w:spacing w:before="8" w:line="250" w:lineRule="auto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person.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2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w w:val="105"/>
                              <w:sz w:val="18"/>
                              <w:szCs w:val="18"/>
                            </w:rPr>
                            <w:t xml:space="preserve">The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threats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3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w w:val="105"/>
                              <w:sz w:val="18"/>
                              <w:szCs w:val="18"/>
                            </w:rPr>
                            <w:t>and opportunity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w w:val="105"/>
                              <w:sz w:val="18"/>
                              <w:szCs w:val="18"/>
                            </w:rPr>
                            <w:t>owner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3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acts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2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as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w w:val="105"/>
                              <w:sz w:val="18"/>
                              <w:szCs w:val="18"/>
                            </w:rPr>
                            <w:t xml:space="preserve"> the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2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“project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1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manager”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1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w w:val="105"/>
                              <w:sz w:val="18"/>
                              <w:szCs w:val="18"/>
                            </w:rPr>
                            <w:t xml:space="preserve">for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their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4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assigned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color w:val="585858"/>
                              <w:spacing w:val="77"/>
                              <w:w w:val="10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threat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7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"/>
                              <w:w w:val="105"/>
                              <w:sz w:val="18"/>
                              <w:szCs w:val="18"/>
                            </w:rPr>
                            <w:t>or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spacing w:val="-15"/>
                              <w:w w:val="105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Futura Medium" w:eastAsia="Futura Medium" w:hAnsi="Futura Medium" w:cs="Futura Medium"/>
                              <w:color w:val="585858"/>
                              <w:w w:val="105"/>
                              <w:sz w:val="18"/>
                              <w:szCs w:val="18"/>
                            </w:rPr>
                            <w:t>opportunity.</w:t>
                          </w:r>
                        </w:p>
                      </w:txbxContent>
                    </v:textbox>
                  </v:shape>
                  <v:shape id="Text Box 42" o:spid="_x0000_s1297" type="#_x0000_t202" style="position:absolute;left:93;top:1794;width:954;height: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  <v:textbox inset="0,0,0,0">
                      <w:txbxContent>
                        <w:p w14:paraId="7E6E05A0" w14:textId="77777777" w:rsidR="003B482B" w:rsidRDefault="003B482B">
                          <w:pPr>
                            <w:spacing w:line="187" w:lineRule="exact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sz w:val="18"/>
                            </w:rPr>
                            <w:t>Whiteboard</w:t>
                          </w:r>
                        </w:p>
                      </w:txbxContent>
                    </v:textbox>
                  </v:shape>
                  <v:shape id="Text Box 41" o:spid="_x0000_s1298" type="#_x0000_t202" style="position:absolute;left:1538;top:1619;width:7251;height:4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  <v:textbox inset="0,0,0,0">
                      <w:txbxContent>
                        <w:p w14:paraId="2D0AAF06" w14:textId="77777777" w:rsidR="003B482B" w:rsidRDefault="003B482B">
                          <w:pPr>
                            <w:spacing w:line="196" w:lineRule="exact"/>
                            <w:ind w:hanging="1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</w:t>
                          </w:r>
                          <w:r>
                            <w:rPr>
                              <w:rFonts w:ascii="Futura Medium"/>
                              <w:color w:val="585858"/>
                              <w:spacing w:val="3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visual</w:t>
                          </w:r>
                          <w:r>
                            <w:rPr>
                              <w:rFonts w:ascii="Futura Medium"/>
                              <w:color w:val="585858"/>
                              <w:spacing w:val="3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aid</w:t>
                          </w:r>
                          <w:r>
                            <w:rPr>
                              <w:rFonts w:ascii="Futura Medium"/>
                              <w:color w:val="585858"/>
                              <w:spacing w:val="2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used</w:t>
                          </w:r>
                          <w:r>
                            <w:rPr>
                              <w:rFonts w:ascii="Futura Medium"/>
                              <w:color w:val="585858"/>
                              <w:spacing w:val="2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by</w:t>
                          </w:r>
                          <w:r>
                            <w:rPr>
                              <w:rFonts w:ascii="Futura Medium"/>
                              <w:color w:val="585858"/>
                              <w:spacing w:val="3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an</w:t>
                          </w:r>
                          <w:r>
                            <w:rPr>
                              <w:rFonts w:ascii="Futura Medium"/>
                              <w:color w:val="585858"/>
                              <w:spacing w:val="3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Asset</w:t>
                          </w:r>
                          <w:r>
                            <w:rPr>
                              <w:rFonts w:ascii="Futura Medium"/>
                              <w:color w:val="585858"/>
                              <w:spacing w:val="3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Futura Medium"/>
                              <w:color w:val="585858"/>
                              <w:spacing w:val="3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display</w:t>
                          </w:r>
                          <w:r>
                            <w:rPr>
                              <w:rFonts w:ascii="Futura Medium"/>
                              <w:color w:val="585858"/>
                              <w:spacing w:val="3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active</w:t>
                          </w:r>
                          <w:r>
                            <w:rPr>
                              <w:rFonts w:ascii="Futura Medium"/>
                              <w:color w:val="585858"/>
                              <w:spacing w:val="3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short</w:t>
                          </w:r>
                          <w:r>
                            <w:rPr>
                              <w:rFonts w:ascii="Futura Medium"/>
                              <w:color w:val="585858"/>
                              <w:spacing w:val="3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term</w:t>
                          </w:r>
                          <w:r>
                            <w:rPr>
                              <w:rFonts w:ascii="Futura Medium"/>
                              <w:color w:val="585858"/>
                              <w:spacing w:val="3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threats</w:t>
                          </w:r>
                          <w:r>
                            <w:rPr>
                              <w:rFonts w:ascii="Futura Medium"/>
                              <w:color w:val="585858"/>
                              <w:spacing w:val="3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Futura Medium"/>
                              <w:color w:val="585858"/>
                              <w:spacing w:val="2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opportunities</w:t>
                          </w:r>
                          <w:r>
                            <w:rPr>
                              <w:rFonts w:ascii="Futura Medium"/>
                              <w:color w:val="585858"/>
                              <w:spacing w:val="3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to</w:t>
                          </w:r>
                        </w:p>
                        <w:p w14:paraId="0DE94443" w14:textId="77777777" w:rsidR="003B482B" w:rsidRDefault="003B482B">
                          <w:pPr>
                            <w:spacing w:before="10" w:line="219" w:lineRule="exact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maintain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alignment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within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Production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Team,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e.g.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0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dry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erase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board,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electronic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display,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etc.</w:t>
                          </w:r>
                        </w:p>
                      </w:txbxContent>
                    </v:textbox>
                  </v:shape>
                  <v:shape id="Text Box 40" o:spid="_x0000_s1299" type="#_x0000_t202" style="position:absolute;left:93;top:2332;width:8699;height:1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  <v:textbox inset="0,0,0,0">
                      <w:txbxContent>
                        <w:p w14:paraId="31DCF057" w14:textId="77777777" w:rsidR="003B482B" w:rsidRDefault="003B482B">
                          <w:pPr>
                            <w:tabs>
                              <w:tab w:val="left" w:pos="1444"/>
                            </w:tabs>
                            <w:spacing w:before="1" w:line="195" w:lineRule="auto"/>
                            <w:ind w:firstLine="1444"/>
                            <w:jc w:val="both"/>
                            <w:rPr>
                              <w:rFonts w:ascii="Futura Medium" w:eastAsia="Futura Medium" w:hAnsi="Futura Medium" w:cs="Futura Medium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Well,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Reservoir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Facility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Management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(WRFM)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is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one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the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core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components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upstream</w:t>
                          </w:r>
                          <w:r>
                            <w:rPr>
                              <w:rFonts w:ascii="Times New Roman"/>
                              <w:color w:val="585858"/>
                              <w:spacing w:val="69"/>
                              <w:w w:val="10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position w:val="6"/>
                              <w:sz w:val="18"/>
                            </w:rPr>
                            <w:t>Wells,</w:t>
                          </w:r>
                          <w:r>
                            <w:rPr>
                              <w:rFonts w:ascii="Times New Roman"/>
                              <w:color w:val="585858"/>
                              <w:spacing w:val="-1"/>
                              <w:position w:val="6"/>
                              <w:sz w:val="18"/>
                            </w:rPr>
                            <w:tab/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production</w:t>
                          </w:r>
                          <w:r>
                            <w:rPr>
                              <w:rFonts w:ascii="Futura Medium"/>
                              <w:color w:val="585858"/>
                              <w:spacing w:val="2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excellence.</w:t>
                          </w:r>
                          <w:r>
                            <w:rPr>
                              <w:rFonts w:ascii="Futura Medium"/>
                              <w:color w:val="58585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It</w:t>
                          </w:r>
                          <w:r>
                            <w:rPr>
                              <w:rFonts w:ascii="Futura Medium"/>
                              <w:color w:val="58585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aims</w:t>
                          </w:r>
                          <w:r>
                            <w:rPr>
                              <w:rFonts w:ascii="Futura Medium"/>
                              <w:color w:val="585858"/>
                              <w:spacing w:val="29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Futura Medium"/>
                              <w:color w:val="585858"/>
                              <w:spacing w:val="2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increase</w:t>
                          </w:r>
                          <w:r>
                            <w:rPr>
                              <w:rFonts w:ascii="Futura Medium"/>
                              <w:color w:val="585858"/>
                              <w:spacing w:val="2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our</w:t>
                          </w:r>
                          <w:r>
                            <w:rPr>
                              <w:rFonts w:ascii="Futura Medium"/>
                              <w:color w:val="585858"/>
                              <w:spacing w:val="2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value</w:t>
                          </w:r>
                          <w:r>
                            <w:rPr>
                              <w:rFonts w:ascii="Futura Medium"/>
                              <w:color w:val="585858"/>
                              <w:spacing w:val="2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delivery</w:t>
                          </w:r>
                          <w:r>
                            <w:rPr>
                              <w:rFonts w:ascii="Futura Medium"/>
                              <w:color w:val="58585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by</w:t>
                          </w:r>
                          <w:r>
                            <w:rPr>
                              <w:rFonts w:ascii="Futura Medium"/>
                              <w:color w:val="585858"/>
                              <w:spacing w:val="28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economically</w:t>
                          </w:r>
                          <w:r>
                            <w:rPr>
                              <w:rFonts w:ascii="Futura Medium"/>
                              <w:color w:val="585858"/>
                              <w:spacing w:val="2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improving</w:t>
                          </w:r>
                          <w:r>
                            <w:rPr>
                              <w:rFonts w:ascii="Times New Roman"/>
                              <w:color w:val="585858"/>
                              <w:spacing w:val="85"/>
                              <w:w w:val="10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position w:val="6"/>
                              <w:sz w:val="18"/>
                            </w:rPr>
                            <w:t>Reservoir</w:t>
                          </w:r>
                          <w:r>
                            <w:rPr>
                              <w:rFonts w:ascii="Futura Medium"/>
                              <w:color w:val="585858"/>
                              <w:spacing w:val="-5"/>
                              <w:w w:val="105"/>
                              <w:position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2"/>
                              <w:w w:val="105"/>
                              <w:position w:val="6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Futura Medium"/>
                              <w:color w:val="585858"/>
                              <w:spacing w:val="16"/>
                              <w:w w:val="105"/>
                              <w:position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recovery</w:t>
                          </w:r>
                          <w:r>
                            <w:rPr>
                              <w:rFonts w:ascii="Futura Medium"/>
                              <w:color w:val="585858"/>
                              <w:spacing w:val="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factors</w:t>
                          </w:r>
                          <w:r>
                            <w:rPr>
                              <w:rFonts w:ascii="Futura Medium"/>
                              <w:color w:val="585858"/>
                              <w:spacing w:val="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towards</w:t>
                          </w:r>
                          <w:r>
                            <w:rPr>
                              <w:rFonts w:ascii="Futura Medium"/>
                              <w:color w:val="58585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benchmarked</w:t>
                          </w:r>
                          <w:r>
                            <w:rPr>
                              <w:rFonts w:ascii="Futura Medium"/>
                              <w:color w:val="58585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TQ</w:t>
                          </w:r>
                          <w:r>
                            <w:rPr>
                              <w:rFonts w:ascii="Futura Medium"/>
                              <w:color w:val="585858"/>
                              <w:spacing w:val="1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by</w:t>
                          </w:r>
                          <w:r>
                            <w:rPr>
                              <w:rFonts w:ascii="Futura Medium"/>
                              <w:color w:val="585858"/>
                              <w:spacing w:val="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applying</w:t>
                          </w:r>
                          <w:r>
                            <w:rPr>
                              <w:rFonts w:ascii="Futura Medium"/>
                              <w:color w:val="58585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1"/>
                              <w:w w:val="105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 xml:space="preserve"> sustaining</w:t>
                          </w:r>
                          <w:r>
                            <w:rPr>
                              <w:rFonts w:ascii="Futura Medium"/>
                              <w:color w:val="585858"/>
                              <w:spacing w:val="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standard</w:t>
                          </w:r>
                          <w:r>
                            <w:rPr>
                              <w:rFonts w:ascii="Futura Medium"/>
                              <w:color w:val="585858"/>
                              <w:spacing w:val="2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processes,</w:t>
                          </w:r>
                          <w:r>
                            <w:rPr>
                              <w:rFonts w:ascii="Times New Roman"/>
                              <w:color w:val="585858"/>
                              <w:spacing w:val="67"/>
                              <w:w w:val="10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position w:val="6"/>
                              <w:sz w:val="18"/>
                            </w:rPr>
                            <w:t>Facilities</w:t>
                          </w:r>
                          <w:r>
                            <w:rPr>
                              <w:rFonts w:ascii="Times New Roman"/>
                              <w:color w:val="585858"/>
                              <w:spacing w:val="-1"/>
                              <w:position w:val="6"/>
                              <w:sz w:val="18"/>
                            </w:rPr>
                            <w:tab/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data</w:t>
                          </w:r>
                          <w:r>
                            <w:rPr>
                              <w:rFonts w:ascii="Futura Medium"/>
                              <w:color w:val="585858"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Futura Medium"/>
                              <w:color w:val="585858"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systems,</w:t>
                          </w:r>
                          <w:r>
                            <w:rPr>
                              <w:rFonts w:ascii="Futura Medium"/>
                              <w:color w:val="585858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by</w:t>
                          </w:r>
                          <w:r>
                            <w:rPr>
                              <w:rFonts w:ascii="Futura Medium"/>
                              <w:color w:val="585858"/>
                              <w:spacing w:val="-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building</w:t>
                          </w:r>
                          <w:r>
                            <w:rPr>
                              <w:rFonts w:ascii="Futura Medium"/>
                              <w:color w:val="585858"/>
                              <w:spacing w:val="-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an</w:t>
                          </w:r>
                          <w:r>
                            <w:rPr>
                              <w:rFonts w:ascii="Futura Medium"/>
                              <w:color w:val="585858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engaged</w:t>
                          </w:r>
                          <w:r>
                            <w:rPr>
                              <w:rFonts w:ascii="Futura Medium"/>
                              <w:color w:val="585858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community</w:t>
                          </w:r>
                          <w:r>
                            <w:rPr>
                              <w:rFonts w:ascii="Futura Medium"/>
                              <w:color w:val="585858"/>
                              <w:spacing w:val="-6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1"/>
                              <w:w w:val="105"/>
                              <w:sz w:val="18"/>
                            </w:rPr>
                            <w:t>of</w:t>
                          </w:r>
                          <w:r>
                            <w:rPr>
                              <w:rFonts w:ascii="Futura Medium"/>
                              <w:color w:val="585858"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WRFM</w:t>
                          </w:r>
                          <w:r>
                            <w:rPr>
                              <w:rFonts w:ascii="Futura Medium"/>
                              <w:color w:val="585858"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professionals</w:t>
                          </w:r>
                          <w:r>
                            <w:rPr>
                              <w:rFonts w:ascii="Futura Medium"/>
                              <w:color w:val="585858"/>
                              <w:spacing w:val="-7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and</w:t>
                          </w:r>
                          <w:r>
                            <w:rPr>
                              <w:rFonts w:ascii="Futura Medium"/>
                              <w:color w:val="585858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by</w:t>
                          </w:r>
                          <w:r>
                            <w:rPr>
                              <w:rFonts w:ascii="Futura Medium"/>
                              <w:color w:val="585858"/>
                              <w:spacing w:val="-5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using</w:t>
                          </w:r>
                          <w:r>
                            <w:rPr>
                              <w:rFonts w:ascii="Times New Roman"/>
                              <w:color w:val="585858"/>
                              <w:spacing w:val="77"/>
                              <w:w w:val="104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position w:val="6"/>
                              <w:sz w:val="18"/>
                            </w:rPr>
                            <w:t>Management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position w:val="6"/>
                              <w:sz w:val="18"/>
                            </w:rPr>
                            <w:t xml:space="preserve">     </w:t>
                          </w:r>
                          <w:r>
                            <w:rPr>
                              <w:rFonts w:ascii="Futura Medium"/>
                              <w:color w:val="585858"/>
                              <w:spacing w:val="51"/>
                              <w:w w:val="105"/>
                              <w:position w:val="6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Lean</w:t>
                          </w:r>
                          <w:r>
                            <w:rPr>
                              <w:rFonts w:ascii="Futura Medium"/>
                              <w:color w:val="585858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principles</w:t>
                          </w:r>
                          <w:r>
                            <w:rPr>
                              <w:rFonts w:ascii="Futura Medium"/>
                              <w:color w:val="585858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to</w:t>
                          </w:r>
                          <w:r>
                            <w:rPr>
                              <w:rFonts w:ascii="Futura Medium"/>
                              <w:color w:val="585858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drive</w:t>
                          </w:r>
                          <w:r>
                            <w:rPr>
                              <w:rFonts w:ascii="Futura Medium"/>
                              <w:color w:val="585858"/>
                              <w:spacing w:val="-3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w w:val="105"/>
                              <w:sz w:val="18"/>
                            </w:rPr>
                            <w:t>continuous</w:t>
                          </w:r>
                          <w:r>
                            <w:rPr>
                              <w:rFonts w:ascii="Futura Medium"/>
                              <w:color w:val="585858"/>
                              <w:spacing w:val="-4"/>
                              <w:w w:val="105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ascii="Futura Medium"/>
                              <w:color w:val="585858"/>
                              <w:spacing w:val="-1"/>
                              <w:w w:val="105"/>
                              <w:sz w:val="18"/>
                            </w:rPr>
                            <w:t>improvement.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59619245" w14:textId="77777777" w:rsidR="00A726F1" w:rsidRDefault="00A726F1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A726F1">
          <w:pgSz w:w="12240" w:h="15840"/>
          <w:pgMar w:top="1280" w:right="1360" w:bottom="1060" w:left="1720" w:header="832" w:footer="862" w:gutter="0"/>
          <w:cols w:space="720"/>
        </w:sectPr>
      </w:pPr>
    </w:p>
    <w:p w14:paraId="0F354267" w14:textId="77777777" w:rsidR="00A726F1" w:rsidRDefault="00A726F1">
      <w:pPr>
        <w:spacing w:before="5"/>
        <w:rPr>
          <w:rFonts w:ascii="Times New Roman" w:eastAsia="Times New Roman" w:hAnsi="Times New Roman" w:cs="Times New Roman"/>
          <w:sz w:val="23"/>
          <w:szCs w:val="23"/>
        </w:rPr>
      </w:pPr>
    </w:p>
    <w:p w14:paraId="09411B06" w14:textId="77777777" w:rsidR="00A726F1" w:rsidRDefault="0007046C">
      <w:pPr>
        <w:pStyle w:val="Heading1"/>
        <w:ind w:left="684" w:firstLine="0"/>
      </w:pPr>
      <w:bookmarkStart w:id="52" w:name="_TOC_250003"/>
      <w:r>
        <w:rPr>
          <w:color w:val="D42D11"/>
          <w:spacing w:val="7"/>
        </w:rPr>
        <w:t>Appendices</w:t>
      </w:r>
      <w:bookmarkEnd w:id="52"/>
    </w:p>
    <w:p w14:paraId="21B67219" w14:textId="77777777" w:rsidR="00A726F1" w:rsidRDefault="0007046C">
      <w:pPr>
        <w:pStyle w:val="Heading1"/>
        <w:spacing w:before="221"/>
        <w:ind w:left="151" w:firstLine="0"/>
      </w:pPr>
      <w:bookmarkStart w:id="53" w:name="_TOC_250002"/>
      <w:r>
        <w:rPr>
          <w:color w:val="585858"/>
          <w:spacing w:val="-1"/>
        </w:rPr>
        <w:t>Appendix</w:t>
      </w:r>
      <w:r>
        <w:rPr>
          <w:color w:val="585858"/>
          <w:spacing w:val="4"/>
        </w:rPr>
        <w:t xml:space="preserve"> </w:t>
      </w:r>
      <w:r>
        <w:rPr>
          <w:color w:val="585858"/>
        </w:rPr>
        <w:t xml:space="preserve">1: </w:t>
      </w:r>
      <w:r>
        <w:rPr>
          <w:color w:val="585858"/>
          <w:spacing w:val="18"/>
        </w:rPr>
        <w:t xml:space="preserve"> </w:t>
      </w:r>
      <w:r>
        <w:rPr>
          <w:color w:val="585858"/>
          <w:spacing w:val="-1"/>
        </w:rPr>
        <w:t>Reference</w:t>
      </w:r>
      <w:r>
        <w:rPr>
          <w:color w:val="585858"/>
          <w:spacing w:val="5"/>
        </w:rPr>
        <w:t xml:space="preserve"> </w:t>
      </w:r>
      <w:r>
        <w:rPr>
          <w:color w:val="585858"/>
          <w:spacing w:val="-1"/>
        </w:rPr>
        <w:t>Material</w:t>
      </w:r>
      <w:bookmarkEnd w:id="53"/>
    </w:p>
    <w:p w14:paraId="6F43F668" w14:textId="77777777" w:rsidR="00A726F1" w:rsidRDefault="0007046C">
      <w:pPr>
        <w:pStyle w:val="BodyText"/>
        <w:spacing w:before="121"/>
        <w:ind w:left="151" w:right="164" w:firstLine="0"/>
      </w:pPr>
      <w:r>
        <w:rPr>
          <w:color w:val="585858"/>
          <w:spacing w:val="-1"/>
          <w:w w:val="105"/>
        </w:rPr>
        <w:t>Below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table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showing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 example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correlation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phases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ORP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phases.</w:t>
      </w:r>
    </w:p>
    <w:p w14:paraId="1D50DF02" w14:textId="77777777" w:rsidR="00A726F1" w:rsidRDefault="00A726F1">
      <w:pPr>
        <w:spacing w:before="11"/>
        <w:rPr>
          <w:rFonts w:ascii="Futura Medium" w:eastAsia="Futura Medium" w:hAnsi="Futura Medium" w:cs="Futura Medium"/>
          <w:sz w:val="11"/>
          <w:szCs w:val="11"/>
        </w:rPr>
      </w:pPr>
    </w:p>
    <w:tbl>
      <w:tblPr>
        <w:tblW w:w="0" w:type="auto"/>
        <w:tblInd w:w="2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94"/>
        <w:gridCol w:w="4580"/>
      </w:tblGrid>
      <w:tr w:rsidR="00A726F1" w14:paraId="62E190A3" w14:textId="77777777">
        <w:trPr>
          <w:trHeight w:hRule="exact" w:val="334"/>
        </w:trPr>
        <w:tc>
          <w:tcPr>
            <w:tcW w:w="37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C000"/>
          </w:tcPr>
          <w:p w14:paraId="42880081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ORP</w:t>
            </w:r>
          </w:p>
        </w:tc>
        <w:tc>
          <w:tcPr>
            <w:tcW w:w="45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  <w:shd w:val="clear" w:color="auto" w:fill="FFC000"/>
          </w:tcPr>
          <w:p w14:paraId="76883837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w w:val="105"/>
                <w:sz w:val="18"/>
              </w:rPr>
              <w:t>MTO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phases</w:t>
            </w:r>
          </w:p>
        </w:tc>
      </w:tr>
      <w:tr w:rsidR="00A726F1" w14:paraId="78DE1D67" w14:textId="77777777">
        <w:trPr>
          <w:trHeight w:hRule="exact" w:val="245"/>
        </w:trPr>
        <w:tc>
          <w:tcPr>
            <w:tcW w:w="37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0000"/>
          </w:tcPr>
          <w:p w14:paraId="0276A465" w14:textId="77777777" w:rsidR="00A726F1" w:rsidRDefault="0007046C">
            <w:pPr>
              <w:pStyle w:val="TableParagraph"/>
              <w:spacing w:before="7" w:line="226" w:lineRule="exact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Identify</w:t>
            </w:r>
          </w:p>
        </w:tc>
        <w:tc>
          <w:tcPr>
            <w:tcW w:w="45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1C8D6EBE" w14:textId="77777777" w:rsidR="00A726F1" w:rsidRDefault="0007046C">
            <w:pPr>
              <w:pStyle w:val="TableParagraph"/>
              <w:spacing w:before="7" w:line="226" w:lineRule="exact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Identify</w:t>
            </w:r>
            <w:r>
              <w:rPr>
                <w:rFonts w:ascii="Futura Medium"/>
                <w:color w:val="585858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threats</w:t>
            </w:r>
            <w:r>
              <w:rPr>
                <w:rFonts w:ascii="Futura Medium"/>
                <w:color w:val="585858"/>
                <w:spacing w:val="-5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9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opportunities</w:t>
            </w:r>
          </w:p>
        </w:tc>
      </w:tr>
      <w:tr w:rsidR="00A726F1" w14:paraId="5DA43C1E" w14:textId="77777777">
        <w:trPr>
          <w:trHeight w:hRule="exact" w:val="977"/>
        </w:trPr>
        <w:tc>
          <w:tcPr>
            <w:tcW w:w="37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C000"/>
          </w:tcPr>
          <w:p w14:paraId="7C1AF9F7" w14:textId="77777777" w:rsidR="00A726F1" w:rsidRDefault="0007046C">
            <w:pPr>
              <w:pStyle w:val="TableParagraph"/>
              <w:spacing w:before="9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Assess</w:t>
            </w:r>
          </w:p>
        </w:tc>
        <w:tc>
          <w:tcPr>
            <w:tcW w:w="45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31F47B2F" w14:textId="77777777" w:rsidR="00A726F1" w:rsidRDefault="00A726F1">
            <w:pPr>
              <w:pStyle w:val="TableParagraph"/>
              <w:rPr>
                <w:rFonts w:ascii="Futura Medium" w:eastAsia="Futura Medium" w:hAnsi="Futura Medium" w:cs="Futura Medium"/>
                <w:sz w:val="18"/>
                <w:szCs w:val="18"/>
              </w:rPr>
            </w:pPr>
          </w:p>
          <w:p w14:paraId="0B2676B2" w14:textId="77777777" w:rsidR="00A726F1" w:rsidRDefault="0007046C">
            <w:pPr>
              <w:pStyle w:val="TableParagraph"/>
              <w:spacing w:before="14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proofErr w:type="spellStart"/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Prioritise</w:t>
            </w:r>
            <w:proofErr w:type="spellEnd"/>
            <w:r>
              <w:rPr>
                <w:rFonts w:ascii="Futura Medium"/>
                <w:color w:val="585858"/>
                <w:spacing w:val="-10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8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Select</w:t>
            </w:r>
          </w:p>
        </w:tc>
      </w:tr>
      <w:tr w:rsidR="00A726F1" w14:paraId="098E1CD5" w14:textId="77777777">
        <w:trPr>
          <w:trHeight w:hRule="exact" w:val="247"/>
        </w:trPr>
        <w:tc>
          <w:tcPr>
            <w:tcW w:w="37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FFFF00"/>
          </w:tcPr>
          <w:p w14:paraId="00A3203F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Select</w:t>
            </w:r>
          </w:p>
        </w:tc>
        <w:tc>
          <w:tcPr>
            <w:tcW w:w="45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0D18C018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Problem</w:t>
            </w:r>
            <w:r>
              <w:rPr>
                <w:rFonts w:ascii="Futura Medium"/>
                <w:color w:val="585858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Solve/Frame</w:t>
            </w:r>
            <w:r>
              <w:rPr>
                <w:rFonts w:ascii="Futura Medium"/>
                <w:color w:val="585858"/>
                <w:spacing w:val="-12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opportunity</w:t>
            </w:r>
          </w:p>
        </w:tc>
      </w:tr>
      <w:tr w:rsidR="00A726F1" w14:paraId="601693CE" w14:textId="77777777">
        <w:trPr>
          <w:trHeight w:hRule="exact" w:val="247"/>
        </w:trPr>
        <w:tc>
          <w:tcPr>
            <w:tcW w:w="37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B04F"/>
          </w:tcPr>
          <w:p w14:paraId="2BF4DAA1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Define</w:t>
            </w:r>
          </w:p>
        </w:tc>
        <w:tc>
          <w:tcPr>
            <w:tcW w:w="4580" w:type="dxa"/>
            <w:vMerge w:val="restart"/>
            <w:tcBorders>
              <w:top w:val="single" w:sz="5" w:space="0" w:color="000000"/>
              <w:left w:val="single" w:sz="5" w:space="0" w:color="000000"/>
              <w:right w:val="single" w:sz="4" w:space="0" w:color="000000"/>
            </w:tcBorders>
          </w:tcPr>
          <w:p w14:paraId="6B741A01" w14:textId="77777777" w:rsidR="00A726F1" w:rsidRDefault="0007046C">
            <w:pPr>
              <w:pStyle w:val="TableParagraph"/>
              <w:spacing w:before="129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Take</w:t>
            </w:r>
            <w:r>
              <w:rPr>
                <w:rFonts w:ascii="Futura Medium"/>
                <w:color w:val="585858"/>
                <w:spacing w:val="-11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action</w:t>
            </w:r>
          </w:p>
        </w:tc>
      </w:tr>
      <w:tr w:rsidR="00A726F1" w14:paraId="0F07CE81" w14:textId="77777777">
        <w:trPr>
          <w:trHeight w:hRule="exact" w:val="247"/>
        </w:trPr>
        <w:tc>
          <w:tcPr>
            <w:tcW w:w="37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00B0F0"/>
          </w:tcPr>
          <w:p w14:paraId="5D313C99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Execute</w:t>
            </w:r>
          </w:p>
        </w:tc>
        <w:tc>
          <w:tcPr>
            <w:tcW w:w="4580" w:type="dxa"/>
            <w:vMerge/>
            <w:tcBorders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44EE8F9A" w14:textId="77777777" w:rsidR="00A726F1" w:rsidRDefault="00A726F1"/>
        </w:tc>
      </w:tr>
      <w:tr w:rsidR="00A726F1" w14:paraId="55E0360D" w14:textId="77777777">
        <w:trPr>
          <w:trHeight w:hRule="exact" w:val="247"/>
        </w:trPr>
        <w:tc>
          <w:tcPr>
            <w:tcW w:w="379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6F2FA0"/>
          </w:tcPr>
          <w:p w14:paraId="3989F03F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Operate</w:t>
            </w:r>
          </w:p>
        </w:tc>
        <w:tc>
          <w:tcPr>
            <w:tcW w:w="458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4" w:space="0" w:color="000000"/>
            </w:tcBorders>
          </w:tcPr>
          <w:p w14:paraId="7BD2825D" w14:textId="77777777" w:rsidR="00A726F1" w:rsidRDefault="0007046C">
            <w:pPr>
              <w:pStyle w:val="TableParagraph"/>
              <w:spacing w:before="7"/>
              <w:ind w:left="97"/>
              <w:rPr>
                <w:rFonts w:ascii="Futura Medium" w:eastAsia="Futura Medium" w:hAnsi="Futura Medium" w:cs="Futura Medium"/>
                <w:sz w:val="18"/>
                <w:szCs w:val="18"/>
              </w:rPr>
            </w:pP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Evaluate,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learn</w:t>
            </w:r>
            <w:r>
              <w:rPr>
                <w:rFonts w:ascii="Futura Medium"/>
                <w:color w:val="585858"/>
                <w:spacing w:val="-6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spacing w:val="-1"/>
                <w:w w:val="105"/>
                <w:sz w:val="18"/>
              </w:rPr>
              <w:t>and</w:t>
            </w:r>
            <w:r>
              <w:rPr>
                <w:rFonts w:ascii="Futura Medium"/>
                <w:color w:val="585858"/>
                <w:spacing w:val="-7"/>
                <w:w w:val="105"/>
                <w:sz w:val="18"/>
              </w:rPr>
              <w:t xml:space="preserve"> </w:t>
            </w:r>
            <w:r>
              <w:rPr>
                <w:rFonts w:ascii="Futura Medium"/>
                <w:color w:val="585858"/>
                <w:w w:val="105"/>
                <w:sz w:val="18"/>
              </w:rPr>
              <w:t>improve</w:t>
            </w:r>
          </w:p>
        </w:tc>
      </w:tr>
    </w:tbl>
    <w:p w14:paraId="15866BC3" w14:textId="77777777" w:rsidR="00A726F1" w:rsidRDefault="0007046C">
      <w:pPr>
        <w:spacing w:line="205" w:lineRule="exact"/>
        <w:ind w:left="151" w:right="164"/>
        <w:rPr>
          <w:rFonts w:ascii="Calibri" w:eastAsia="Calibri" w:hAnsi="Calibri" w:cs="Calibri"/>
          <w:sz w:val="17"/>
          <w:szCs w:val="17"/>
        </w:rPr>
      </w:pPr>
      <w:r>
        <w:rPr>
          <w:rFonts w:ascii="Calibri"/>
          <w:b/>
          <w:color w:val="4E81BD"/>
          <w:spacing w:val="-1"/>
          <w:sz w:val="17"/>
        </w:rPr>
        <w:t>Table</w:t>
      </w:r>
      <w:r>
        <w:rPr>
          <w:rFonts w:ascii="Calibri"/>
          <w:b/>
          <w:color w:val="4E81BD"/>
          <w:spacing w:val="-3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1.</w:t>
      </w:r>
      <w:r>
        <w:rPr>
          <w:rFonts w:ascii="Calibri"/>
          <w:b/>
          <w:color w:val="4E81BD"/>
          <w:spacing w:val="-7"/>
          <w:sz w:val="17"/>
        </w:rPr>
        <w:t xml:space="preserve"> </w:t>
      </w:r>
      <w:r>
        <w:rPr>
          <w:rFonts w:ascii="Calibri"/>
          <w:b/>
          <w:color w:val="4E81BD"/>
          <w:spacing w:val="1"/>
          <w:sz w:val="17"/>
        </w:rPr>
        <w:t>ORP</w:t>
      </w:r>
      <w:r>
        <w:rPr>
          <w:rFonts w:ascii="Calibri"/>
          <w:b/>
          <w:color w:val="4E81BD"/>
          <w:spacing w:val="-5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and</w:t>
      </w:r>
      <w:r>
        <w:rPr>
          <w:rFonts w:ascii="Calibri"/>
          <w:b/>
          <w:color w:val="4E81BD"/>
          <w:spacing w:val="-6"/>
          <w:sz w:val="17"/>
        </w:rPr>
        <w:t xml:space="preserve"> </w:t>
      </w:r>
      <w:r>
        <w:rPr>
          <w:rFonts w:ascii="Calibri"/>
          <w:b/>
          <w:color w:val="4E81BD"/>
          <w:sz w:val="17"/>
        </w:rPr>
        <w:t>MTP</w:t>
      </w:r>
    </w:p>
    <w:p w14:paraId="60E0E5EA" w14:textId="77777777" w:rsidR="00A726F1" w:rsidRDefault="00A726F1">
      <w:pPr>
        <w:rPr>
          <w:rFonts w:ascii="Calibri" w:eastAsia="Calibri" w:hAnsi="Calibri" w:cs="Calibri"/>
          <w:b/>
          <w:bCs/>
          <w:sz w:val="16"/>
          <w:szCs w:val="16"/>
        </w:rPr>
      </w:pPr>
    </w:p>
    <w:p w14:paraId="2EE12630" w14:textId="77777777" w:rsidR="00A726F1" w:rsidRDefault="00A726F1">
      <w:pPr>
        <w:spacing w:before="9"/>
        <w:rPr>
          <w:rFonts w:ascii="Calibri" w:eastAsia="Calibri" w:hAnsi="Calibri" w:cs="Calibri"/>
          <w:b/>
          <w:bCs/>
          <w:sz w:val="14"/>
          <w:szCs w:val="14"/>
        </w:rPr>
      </w:pPr>
    </w:p>
    <w:p w14:paraId="0E82D3A9" w14:textId="77777777" w:rsidR="00A726F1" w:rsidRDefault="0007046C">
      <w:pPr>
        <w:pStyle w:val="BodyText"/>
        <w:ind w:left="151" w:right="164" w:firstLine="0"/>
      </w:pPr>
      <w:r>
        <w:rPr>
          <w:color w:val="585858"/>
          <w:w w:val="105"/>
        </w:rPr>
        <w:t>Links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Additional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Reference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Material:</w:t>
      </w:r>
    </w:p>
    <w:p w14:paraId="4BFEB42A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57" w:line="290" w:lineRule="auto"/>
        <w:ind w:right="161" w:hanging="333"/>
        <w:jc w:val="both"/>
      </w:pPr>
      <w:r>
        <w:rPr>
          <w:color w:val="585858"/>
          <w:w w:val="105"/>
        </w:rPr>
        <w:t>Causal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Learning: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Additional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Information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found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AMS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structure</w:t>
      </w:r>
      <w:r>
        <w:rPr>
          <w:rFonts w:ascii="Times New Roman"/>
          <w:color w:val="585858"/>
          <w:spacing w:val="56"/>
          <w:w w:val="104"/>
        </w:rPr>
        <w:t xml:space="preserve"> </w:t>
      </w:r>
      <w:r>
        <w:rPr>
          <w:color w:val="585858"/>
          <w:w w:val="105"/>
        </w:rPr>
        <w:t>under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Learning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Recommended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Practice:</w:t>
      </w:r>
      <w:r>
        <w:rPr>
          <w:color w:val="585858"/>
          <w:spacing w:val="-8"/>
          <w:w w:val="105"/>
        </w:rPr>
        <w:t xml:space="preserve"> </w:t>
      </w:r>
      <w:r>
        <w:rPr>
          <w:color w:val="0000FF"/>
          <w:w w:val="105"/>
          <w:u w:val="single" w:color="0000FF"/>
        </w:rPr>
        <w:t>Link</w:t>
      </w:r>
    </w:p>
    <w:p w14:paraId="05528AD3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88" w:lineRule="auto"/>
        <w:ind w:right="162" w:hanging="333"/>
        <w:jc w:val="both"/>
      </w:pPr>
      <w:r>
        <w:rPr>
          <w:color w:val="585858"/>
          <w:w w:val="105"/>
        </w:rPr>
        <w:t>Asset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Infrastructure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Assessment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(AIA):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-1"/>
          <w:w w:val="105"/>
        </w:rPr>
        <w:t>aim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AIA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activity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establish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maintain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rFonts w:ascii="Times New Roman"/>
          <w:color w:val="585858"/>
          <w:spacing w:val="71"/>
          <w:w w:val="104"/>
        </w:rPr>
        <w:t xml:space="preserve"> </w:t>
      </w:r>
      <w:r>
        <w:rPr>
          <w:color w:val="585858"/>
          <w:spacing w:val="-1"/>
          <w:w w:val="105"/>
        </w:rPr>
        <w:t>evergreen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overview</w:t>
      </w:r>
      <w:r>
        <w:rPr>
          <w:color w:val="585858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Asset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related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for </w:t>
      </w:r>
      <w:r>
        <w:rPr>
          <w:color w:val="585858"/>
          <w:w w:val="105"/>
        </w:rPr>
        <w:t>infrastructure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Assets.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Additional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information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spacing w:val="-1"/>
          <w:w w:val="105"/>
        </w:rPr>
        <w:t>found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here:</w:t>
      </w:r>
      <w:r>
        <w:rPr>
          <w:color w:val="585858"/>
          <w:spacing w:val="-7"/>
          <w:w w:val="105"/>
        </w:rPr>
        <w:t xml:space="preserve"> </w:t>
      </w:r>
      <w:r>
        <w:rPr>
          <w:color w:val="0000FF"/>
          <w:spacing w:val="-1"/>
          <w:w w:val="105"/>
          <w:u w:val="single" w:color="0000FF"/>
        </w:rPr>
        <w:t>Link</w:t>
      </w:r>
    </w:p>
    <w:p w14:paraId="4AA472C7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88" w:lineRule="auto"/>
        <w:ind w:right="164" w:hanging="333"/>
        <w:jc w:val="both"/>
      </w:pPr>
      <w:r>
        <w:rPr>
          <w:color w:val="585858"/>
          <w:w w:val="105"/>
        </w:rPr>
        <w:t>Proactive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Identification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Engagement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(PTIE):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Part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Global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where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rFonts w:ascii="Times New Roman"/>
          <w:color w:val="585858"/>
          <w:spacing w:val="97"/>
          <w:w w:val="104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specific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technology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reviewed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placing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them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single</w:t>
      </w:r>
      <w:r>
        <w:rPr>
          <w:color w:val="585858"/>
          <w:spacing w:val="-9"/>
          <w:w w:val="105"/>
        </w:rPr>
        <w:t xml:space="preserve"> </w:t>
      </w:r>
      <w:proofErr w:type="spellStart"/>
      <w:r>
        <w:rPr>
          <w:color w:val="585858"/>
          <w:w w:val="105"/>
        </w:rPr>
        <w:t>prioritised</w:t>
      </w:r>
      <w:proofErr w:type="spellEnd"/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list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represents</w:t>
      </w:r>
      <w:r>
        <w:rPr>
          <w:rFonts w:ascii="Times New Roman"/>
          <w:color w:val="585858"/>
          <w:spacing w:val="83"/>
          <w:w w:val="104"/>
        </w:rPr>
        <w:t xml:space="preserve"> </w:t>
      </w:r>
      <w:r>
        <w:rPr>
          <w:color w:val="585858"/>
          <w:spacing w:val="-1"/>
          <w:w w:val="105"/>
        </w:rPr>
        <w:t>all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global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technology.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Additional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information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found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here:</w:t>
      </w:r>
      <w:r>
        <w:rPr>
          <w:color w:val="585858"/>
          <w:spacing w:val="-3"/>
          <w:w w:val="105"/>
        </w:rPr>
        <w:t xml:space="preserve"> </w:t>
      </w:r>
      <w:r>
        <w:rPr>
          <w:color w:val="0000FF"/>
          <w:w w:val="105"/>
          <w:u w:val="single" w:color="0000FF"/>
        </w:rPr>
        <w:t>Link</w:t>
      </w:r>
    </w:p>
    <w:p w14:paraId="21D429FD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90" w:lineRule="auto"/>
        <w:ind w:right="163" w:hanging="333"/>
        <w:jc w:val="both"/>
      </w:pPr>
      <w:r>
        <w:rPr>
          <w:color w:val="585858"/>
          <w:w w:val="105"/>
        </w:rPr>
        <w:t>Enhanced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Solving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(EPST):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additional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information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establishing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EPST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rFonts w:ascii="Times New Roman"/>
          <w:color w:val="585858"/>
          <w:spacing w:val="95"/>
          <w:w w:val="104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ways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working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sustainability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please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see:</w:t>
      </w:r>
      <w:r>
        <w:rPr>
          <w:color w:val="585858"/>
          <w:spacing w:val="-6"/>
          <w:w w:val="105"/>
        </w:rPr>
        <w:t xml:space="preserve"> </w:t>
      </w:r>
      <w:r>
        <w:rPr>
          <w:color w:val="0000FF"/>
          <w:spacing w:val="-1"/>
          <w:w w:val="105"/>
          <w:u w:val="single" w:color="0000FF"/>
        </w:rPr>
        <w:t>Link</w:t>
      </w:r>
    </w:p>
    <w:p w14:paraId="635BA5C0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88" w:lineRule="auto"/>
        <w:ind w:right="161" w:hanging="333"/>
        <w:jc w:val="both"/>
      </w:pPr>
      <w:r>
        <w:rPr>
          <w:color w:val="585858"/>
          <w:w w:val="105"/>
        </w:rPr>
        <w:t>MTO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Tool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Guides: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Information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how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enter,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score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manage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threats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opportunities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74"/>
          <w:w w:val="104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tool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interfaces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with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other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tools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(SAP-OM)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found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here:</w:t>
      </w:r>
      <w:r>
        <w:rPr>
          <w:color w:val="585858"/>
          <w:spacing w:val="-5"/>
          <w:w w:val="105"/>
        </w:rPr>
        <w:t xml:space="preserve"> </w:t>
      </w:r>
      <w:r>
        <w:rPr>
          <w:color w:val="0000FF"/>
          <w:spacing w:val="-1"/>
          <w:w w:val="105"/>
          <w:u w:val="single" w:color="0000FF"/>
        </w:rPr>
        <w:t>Link</w:t>
      </w:r>
    </w:p>
    <w:p w14:paraId="4DF2A498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88" w:lineRule="auto"/>
        <w:ind w:right="163" w:hanging="333"/>
        <w:jc w:val="both"/>
      </w:pPr>
      <w:r>
        <w:rPr>
          <w:color w:val="585858"/>
          <w:w w:val="105"/>
        </w:rPr>
        <w:t>Wells,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Reservoir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Facilities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Management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(WRFM):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One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key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enabling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processes</w:t>
      </w:r>
      <w:r>
        <w:rPr>
          <w:rFonts w:ascii="Times New Roman"/>
          <w:color w:val="585858"/>
          <w:spacing w:val="72"/>
          <w:w w:val="104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Upstream.</w:t>
      </w:r>
      <w:r>
        <w:rPr>
          <w:color w:val="585858"/>
          <w:spacing w:val="30"/>
          <w:w w:val="105"/>
        </w:rPr>
        <w:t xml:space="preserve"> </w:t>
      </w:r>
      <w:r>
        <w:rPr>
          <w:color w:val="585858"/>
          <w:w w:val="105"/>
        </w:rPr>
        <w:t>Additional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Information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WRFM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found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here:</w:t>
      </w:r>
      <w:r>
        <w:rPr>
          <w:color w:val="585858"/>
          <w:spacing w:val="30"/>
          <w:w w:val="105"/>
        </w:rPr>
        <w:t xml:space="preserve"> </w:t>
      </w:r>
      <w:r>
        <w:rPr>
          <w:color w:val="0000FF"/>
          <w:spacing w:val="-1"/>
          <w:w w:val="105"/>
          <w:u w:val="single" w:color="0000FF"/>
        </w:rPr>
        <w:t>Link</w:t>
      </w:r>
      <w:r>
        <w:rPr>
          <w:color w:val="0000FF"/>
          <w:spacing w:val="29"/>
          <w:w w:val="105"/>
          <w:u w:val="single" w:color="0000FF"/>
        </w:rPr>
        <w:t xml:space="preserve"> </w:t>
      </w:r>
      <w:r>
        <w:rPr>
          <w:color w:val="585858"/>
          <w:w w:val="105"/>
        </w:rPr>
        <w:t>along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additional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spacing w:val="-1"/>
          <w:w w:val="105"/>
        </w:rPr>
        <w:t>Recommended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Practices.</w:t>
      </w:r>
    </w:p>
    <w:p w14:paraId="70A13FFF" w14:textId="77777777" w:rsidR="00A726F1" w:rsidRDefault="00A726F1">
      <w:pPr>
        <w:spacing w:line="288" w:lineRule="auto"/>
        <w:jc w:val="both"/>
        <w:sectPr w:rsidR="00A726F1">
          <w:footerReference w:type="default" r:id="rId17"/>
          <w:pgSz w:w="12240" w:h="15840"/>
          <w:pgMar w:top="1280" w:right="1720" w:bottom="1060" w:left="1720" w:header="832" w:footer="862" w:gutter="0"/>
          <w:pgNumType w:start="20"/>
          <w:cols w:space="720"/>
        </w:sectPr>
      </w:pPr>
    </w:p>
    <w:p w14:paraId="7520FF3D" w14:textId="77777777" w:rsidR="00A726F1" w:rsidRDefault="00A726F1">
      <w:pPr>
        <w:spacing w:before="2"/>
        <w:rPr>
          <w:rFonts w:ascii="Futura Medium" w:eastAsia="Futura Medium" w:hAnsi="Futura Medium" w:cs="Futura Medium"/>
          <w:sz w:val="21"/>
          <w:szCs w:val="21"/>
        </w:rPr>
      </w:pPr>
    </w:p>
    <w:p w14:paraId="0DECACB1" w14:textId="77777777" w:rsidR="00A726F1" w:rsidRDefault="0007046C">
      <w:pPr>
        <w:pStyle w:val="Heading1"/>
        <w:ind w:left="151" w:firstLine="0"/>
        <w:jc w:val="both"/>
      </w:pPr>
      <w:bookmarkStart w:id="54" w:name="_TOC_250001"/>
      <w:r>
        <w:rPr>
          <w:color w:val="585858"/>
          <w:spacing w:val="-1"/>
        </w:rPr>
        <w:t>Appendix</w:t>
      </w:r>
      <w:r>
        <w:rPr>
          <w:color w:val="585858"/>
          <w:spacing w:val="4"/>
        </w:rPr>
        <w:t xml:space="preserve"> </w:t>
      </w:r>
      <w:r>
        <w:rPr>
          <w:color w:val="585858"/>
        </w:rPr>
        <w:t xml:space="preserve">2: </w:t>
      </w:r>
      <w:r>
        <w:rPr>
          <w:color w:val="585858"/>
          <w:spacing w:val="19"/>
        </w:rPr>
        <w:t xml:space="preserve"> </w:t>
      </w:r>
      <w:r>
        <w:rPr>
          <w:color w:val="585858"/>
          <w:spacing w:val="-2"/>
        </w:rPr>
        <w:t>Problem</w:t>
      </w:r>
      <w:r>
        <w:rPr>
          <w:color w:val="585858"/>
          <w:spacing w:val="7"/>
        </w:rPr>
        <w:t xml:space="preserve"> </w:t>
      </w:r>
      <w:r>
        <w:rPr>
          <w:color w:val="585858"/>
          <w:spacing w:val="-1"/>
        </w:rPr>
        <w:t>Solving</w:t>
      </w:r>
      <w:bookmarkEnd w:id="54"/>
    </w:p>
    <w:p w14:paraId="4BA9BA92" w14:textId="77777777" w:rsidR="00A726F1" w:rsidRDefault="0007046C">
      <w:pPr>
        <w:pStyle w:val="BodyText"/>
        <w:spacing w:before="123"/>
        <w:ind w:left="151" w:firstLine="0"/>
        <w:jc w:val="both"/>
      </w:pPr>
      <w:r>
        <w:rPr>
          <w:color w:val="585858"/>
          <w:w w:val="105"/>
        </w:rPr>
        <w:t>Frame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Problem</w:t>
      </w:r>
    </w:p>
    <w:p w14:paraId="49675CB0" w14:textId="77777777" w:rsidR="00A726F1" w:rsidRDefault="0007046C">
      <w:pPr>
        <w:pStyle w:val="BodyText"/>
        <w:spacing w:before="159" w:line="288" w:lineRule="auto"/>
        <w:ind w:left="151" w:right="161" w:firstLine="0"/>
        <w:jc w:val="both"/>
      </w:pPr>
      <w:r>
        <w:rPr>
          <w:color w:val="585858"/>
          <w:spacing w:val="-1"/>
          <w:w w:val="105"/>
        </w:rPr>
        <w:t>It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important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align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needing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1"/>
          <w:w w:val="105"/>
        </w:rPr>
        <w:t>be</w:t>
      </w:r>
      <w:r>
        <w:rPr>
          <w:color w:val="585858"/>
          <w:spacing w:val="-21"/>
          <w:w w:val="105"/>
        </w:rPr>
        <w:t xml:space="preserve"> </w:t>
      </w:r>
      <w:r>
        <w:rPr>
          <w:color w:val="585858"/>
          <w:w w:val="105"/>
        </w:rPr>
        <w:t>solved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writing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statement</w:t>
      </w:r>
      <w:r>
        <w:rPr>
          <w:rFonts w:ascii="Times New Roman"/>
          <w:color w:val="585858"/>
          <w:spacing w:val="52"/>
          <w:w w:val="104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first</w:t>
      </w:r>
      <w:r>
        <w:rPr>
          <w:color w:val="585858"/>
          <w:w w:val="105"/>
        </w:rPr>
        <w:t xml:space="preserve"> step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process.</w:t>
      </w:r>
      <w:r>
        <w:rPr>
          <w:color w:val="585858"/>
          <w:spacing w:val="50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w w:val="105"/>
        </w:rPr>
        <w:t xml:space="preserve"> statement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represents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specific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aspect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needing</w:t>
      </w:r>
      <w:r>
        <w:rPr>
          <w:rFonts w:ascii="Times New Roman"/>
          <w:color w:val="585858"/>
          <w:spacing w:val="67"/>
          <w:w w:val="104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solved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helping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focus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investigative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effort.</w:t>
      </w:r>
      <w:r>
        <w:rPr>
          <w:color w:val="585858"/>
          <w:w w:val="105"/>
        </w:rPr>
        <w:t xml:space="preserve"> 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There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two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types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consider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before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writing</w:t>
      </w:r>
      <w:r>
        <w:rPr>
          <w:rFonts w:ascii="Times New Roman"/>
          <w:color w:val="585858"/>
          <w:spacing w:val="78"/>
          <w:w w:val="104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statement: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discrete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events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problems.</w:t>
      </w:r>
    </w:p>
    <w:p w14:paraId="1D5BAA20" w14:textId="77777777" w:rsidR="00A726F1" w:rsidRDefault="0007046C">
      <w:pPr>
        <w:pStyle w:val="BodyText"/>
        <w:spacing w:before="113"/>
        <w:ind w:left="151" w:firstLine="0"/>
        <w:jc w:val="both"/>
      </w:pPr>
      <w:r>
        <w:rPr>
          <w:color w:val="585858"/>
          <w:w w:val="105"/>
        </w:rPr>
        <w:t>Discrete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Events</w:t>
      </w:r>
    </w:p>
    <w:p w14:paraId="609A4D76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54" w:line="408" w:lineRule="auto"/>
        <w:ind w:left="152" w:right="165" w:firstLine="336"/>
      </w:pPr>
      <w:r>
        <w:rPr>
          <w:color w:val="585858"/>
          <w:spacing w:val="-1"/>
          <w:w w:val="105"/>
        </w:rPr>
        <w:t>If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discrete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event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time,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then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describe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spacing w:val="-1"/>
          <w:w w:val="105"/>
        </w:rPr>
        <w:t>event</w:t>
      </w:r>
      <w:r>
        <w:rPr>
          <w:color w:val="585858"/>
          <w:spacing w:val="-20"/>
          <w:w w:val="105"/>
        </w:rPr>
        <w:t xml:space="preserve"> </w:t>
      </w:r>
      <w:r>
        <w:rPr>
          <w:color w:val="585858"/>
          <w:w w:val="105"/>
        </w:rPr>
        <w:t>using</w:t>
      </w:r>
      <w:r>
        <w:rPr>
          <w:color w:val="585858"/>
          <w:spacing w:val="-1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Statement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structure</w:t>
      </w:r>
      <w:r>
        <w:rPr>
          <w:rFonts w:ascii="Times New Roman"/>
          <w:color w:val="585858"/>
          <w:spacing w:val="43"/>
          <w:w w:val="104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Problems</w:t>
      </w:r>
    </w:p>
    <w:p w14:paraId="1A9A9EC8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88" w:lineRule="auto"/>
        <w:ind w:right="165" w:hanging="333"/>
      </w:pPr>
      <w:r>
        <w:rPr>
          <w:color w:val="585858"/>
          <w:spacing w:val="-1"/>
          <w:w w:val="105"/>
        </w:rPr>
        <w:t xml:space="preserve">If </w:t>
      </w:r>
      <w:r>
        <w:rPr>
          <w:color w:val="585858"/>
          <w:w w:val="105"/>
        </w:rPr>
        <w:t>the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result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w w:val="105"/>
        </w:rPr>
        <w:t xml:space="preserve"> poor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over</w:t>
      </w:r>
      <w:r>
        <w:rPr>
          <w:color w:val="585858"/>
          <w:w w:val="105"/>
        </w:rPr>
        <w:t xml:space="preserve"> time, </w:t>
      </w:r>
      <w:r>
        <w:rPr>
          <w:color w:val="585858"/>
          <w:spacing w:val="-1"/>
          <w:w w:val="105"/>
        </w:rPr>
        <w:t>then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further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analysis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need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determine</w:t>
      </w:r>
      <w:r>
        <w:rPr>
          <w:rFonts w:ascii="Times New Roman"/>
          <w:color w:val="585858"/>
          <w:spacing w:val="81"/>
          <w:w w:val="104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specifically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needs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understood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improved</w:t>
      </w:r>
    </w:p>
    <w:p w14:paraId="38CA1C40" w14:textId="77777777" w:rsidR="00A726F1" w:rsidRDefault="0007046C">
      <w:pPr>
        <w:pStyle w:val="BodyText"/>
        <w:numPr>
          <w:ilvl w:val="2"/>
          <w:numId w:val="1"/>
        </w:numPr>
        <w:tabs>
          <w:tab w:val="left" w:pos="1218"/>
        </w:tabs>
        <w:spacing w:line="281" w:lineRule="auto"/>
        <w:ind w:right="165"/>
      </w:pPr>
      <w:r>
        <w:rPr>
          <w:color w:val="585858"/>
          <w:spacing w:val="-1"/>
          <w:w w:val="105"/>
        </w:rPr>
        <w:t>Display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historical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performance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data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question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specific</w:t>
      </w:r>
      <w:r>
        <w:rPr>
          <w:rFonts w:ascii="Times New Roman"/>
          <w:color w:val="585858"/>
          <w:spacing w:val="85"/>
          <w:w w:val="104"/>
        </w:rPr>
        <w:t xml:space="preserve"> </w:t>
      </w:r>
      <w:r>
        <w:rPr>
          <w:color w:val="585858"/>
          <w:spacing w:val="-1"/>
          <w:w w:val="105"/>
        </w:rPr>
        <w:t>focus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cost,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deferment,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event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frequency.</w:t>
      </w:r>
    </w:p>
    <w:p w14:paraId="3CAA8291" w14:textId="77777777" w:rsidR="00A726F1" w:rsidRDefault="0007046C">
      <w:pPr>
        <w:pStyle w:val="BodyText"/>
        <w:numPr>
          <w:ilvl w:val="2"/>
          <w:numId w:val="1"/>
        </w:numPr>
        <w:tabs>
          <w:tab w:val="left" w:pos="1218"/>
        </w:tabs>
        <w:spacing w:before="7"/>
      </w:pPr>
      <w:r>
        <w:rPr>
          <w:color w:val="585858"/>
          <w:spacing w:val="-1"/>
          <w:w w:val="105"/>
        </w:rPr>
        <w:t>Events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those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undesired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outcomes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like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failures,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leaks,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trips,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alarms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etc.</w:t>
      </w:r>
    </w:p>
    <w:p w14:paraId="745FBACE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36"/>
        <w:ind w:hanging="333"/>
      </w:pPr>
      <w:r>
        <w:rPr>
          <w:color w:val="585858"/>
          <w:spacing w:val="-1"/>
          <w:w w:val="105"/>
        </w:rPr>
        <w:t>Select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aspect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needing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improvement,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be:</w:t>
      </w:r>
    </w:p>
    <w:p w14:paraId="178E71A4" w14:textId="77777777" w:rsidR="00A726F1" w:rsidRDefault="0007046C">
      <w:pPr>
        <w:pStyle w:val="BodyText"/>
        <w:numPr>
          <w:ilvl w:val="2"/>
          <w:numId w:val="1"/>
        </w:numPr>
        <w:tabs>
          <w:tab w:val="left" w:pos="1218"/>
        </w:tabs>
        <w:spacing w:before="48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aspect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has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having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largest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impact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performance,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</w:p>
    <w:p w14:paraId="4EAA5D58" w14:textId="77777777" w:rsidR="00A726F1" w:rsidRDefault="0007046C">
      <w:pPr>
        <w:pStyle w:val="BodyText"/>
        <w:numPr>
          <w:ilvl w:val="2"/>
          <w:numId w:val="1"/>
        </w:numPr>
        <w:tabs>
          <w:tab w:val="left" w:pos="1218"/>
        </w:tabs>
        <w:spacing w:before="40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aspect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feels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can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improve,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</w:p>
    <w:p w14:paraId="78CBDEB8" w14:textId="77777777" w:rsidR="00A726F1" w:rsidRDefault="0007046C">
      <w:pPr>
        <w:pStyle w:val="BodyText"/>
        <w:numPr>
          <w:ilvl w:val="2"/>
          <w:numId w:val="1"/>
        </w:numPr>
        <w:tabs>
          <w:tab w:val="left" w:pos="1218"/>
        </w:tabs>
        <w:spacing w:before="38"/>
      </w:pPr>
      <w:r>
        <w:rPr>
          <w:color w:val="585858"/>
          <w:spacing w:val="-1"/>
          <w:w w:val="105"/>
        </w:rPr>
        <w:t>Both</w:t>
      </w:r>
    </w:p>
    <w:p w14:paraId="402C2C4F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38" w:line="290" w:lineRule="auto"/>
        <w:ind w:right="165" w:hanging="333"/>
      </w:pPr>
      <w:r>
        <w:rPr>
          <w:color w:val="585858"/>
          <w:spacing w:val="-1"/>
          <w:w w:val="105"/>
        </w:rPr>
        <w:t>Select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discrete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event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best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represents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aspect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needing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improved,</w:t>
      </w:r>
      <w:r>
        <w:rPr>
          <w:rFonts w:ascii="Times New Roman"/>
          <w:color w:val="585858"/>
          <w:spacing w:val="69"/>
          <w:w w:val="104"/>
        </w:rPr>
        <w:t xml:space="preserve"> </w:t>
      </w:r>
      <w:r>
        <w:rPr>
          <w:color w:val="585858"/>
          <w:spacing w:val="-1"/>
          <w:w w:val="105"/>
        </w:rPr>
        <w:t>recent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and/or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one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has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sufficient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data.</w:t>
      </w:r>
    </w:p>
    <w:p w14:paraId="79ACA917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25" w:lineRule="exact"/>
        <w:ind w:hanging="333"/>
      </w:pPr>
      <w:r>
        <w:rPr>
          <w:color w:val="585858"/>
          <w:spacing w:val="-1"/>
          <w:w w:val="105"/>
        </w:rPr>
        <w:t>Describe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discrete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event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using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Statement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structure</w:t>
      </w:r>
    </w:p>
    <w:p w14:paraId="6FDFC1C0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4" w:line="408" w:lineRule="auto"/>
        <w:ind w:left="152" w:right="3354" w:firstLine="336"/>
      </w:pPr>
      <w:r>
        <w:rPr>
          <w:color w:val="585858"/>
          <w:spacing w:val="-1"/>
          <w:w w:val="105"/>
        </w:rPr>
        <w:t>Present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selected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alignment</w:t>
      </w:r>
      <w:r>
        <w:rPr>
          <w:rFonts w:ascii="Times New Roman"/>
          <w:color w:val="585858"/>
          <w:spacing w:val="57"/>
          <w:w w:val="104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Statement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Structure</w:t>
      </w:r>
    </w:p>
    <w:p w14:paraId="7618E040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26" w:lineRule="exact"/>
        <w:ind w:hanging="333"/>
      </w:pPr>
      <w:r>
        <w:rPr>
          <w:color w:val="585858"/>
          <w:w w:val="105"/>
        </w:rPr>
        <w:t>Expected:</w:t>
      </w:r>
      <w:r>
        <w:rPr>
          <w:color w:val="585858"/>
          <w:spacing w:val="45"/>
          <w:w w:val="105"/>
        </w:rPr>
        <w:t xml:space="preserve"> </w:t>
      </w:r>
      <w:r>
        <w:rPr>
          <w:color w:val="585858"/>
          <w:spacing w:val="-1"/>
          <w:w w:val="105"/>
        </w:rPr>
        <w:t>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was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expected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happen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prior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event?</w:t>
      </w:r>
    </w:p>
    <w:p w14:paraId="3360010B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2"/>
        <w:ind w:hanging="333"/>
      </w:pPr>
      <w:r>
        <w:rPr>
          <w:color w:val="585858"/>
          <w:w w:val="105"/>
        </w:rPr>
        <w:t>Actual: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What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actually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happened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(the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event)</w:t>
      </w:r>
    </w:p>
    <w:p w14:paraId="0514DE56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Impact: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Consequence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result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event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(potential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actual)</w:t>
      </w:r>
    </w:p>
    <w:p w14:paraId="0CA24CD5" w14:textId="77777777" w:rsidR="00A726F1" w:rsidRDefault="0007046C">
      <w:pPr>
        <w:pStyle w:val="BodyText"/>
        <w:spacing w:before="161" w:line="408" w:lineRule="auto"/>
        <w:ind w:left="151" w:right="541" w:firstLine="0"/>
      </w:pP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Actual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portion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statement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step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become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focus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for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discovery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phase</w:t>
      </w:r>
      <w:r>
        <w:rPr>
          <w:rFonts w:ascii="Times New Roman"/>
          <w:color w:val="585858"/>
          <w:spacing w:val="80"/>
          <w:w w:val="104"/>
        </w:rPr>
        <w:t xml:space="preserve"> </w:t>
      </w:r>
      <w:r>
        <w:rPr>
          <w:color w:val="585858"/>
          <w:spacing w:val="-1"/>
          <w:w w:val="105"/>
        </w:rPr>
        <w:t>Discovery</w:t>
      </w:r>
    </w:p>
    <w:p w14:paraId="496A34B6" w14:textId="77777777" w:rsidR="00A726F1" w:rsidRDefault="0007046C">
      <w:pPr>
        <w:pStyle w:val="BodyText"/>
        <w:spacing w:line="288" w:lineRule="auto"/>
        <w:ind w:left="151" w:right="161" w:firstLine="0"/>
        <w:jc w:val="both"/>
      </w:pPr>
      <w:r>
        <w:rPr>
          <w:color w:val="585858"/>
          <w:w w:val="105"/>
        </w:rPr>
        <w:t>The</w:t>
      </w:r>
      <w:r>
        <w:rPr>
          <w:color w:val="585858"/>
          <w:spacing w:val="-1"/>
          <w:w w:val="105"/>
        </w:rPr>
        <w:t xml:space="preserve"> Production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w w:val="105"/>
        </w:rPr>
        <w:t xml:space="preserve"> must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sufficiently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happened,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how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it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happened</w:t>
      </w:r>
      <w:r>
        <w:rPr>
          <w:color w:val="585858"/>
          <w:w w:val="105"/>
        </w:rPr>
        <w:t xml:space="preserve"> </w:t>
      </w:r>
      <w:r>
        <w:rPr>
          <w:color w:val="585858"/>
          <w:spacing w:val="1"/>
          <w:w w:val="105"/>
        </w:rPr>
        <w:t>and</w:t>
      </w:r>
      <w:r>
        <w:rPr>
          <w:color w:val="585858"/>
          <w:w w:val="105"/>
        </w:rPr>
        <w:t xml:space="preserve"> why it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happened.</w:t>
      </w:r>
      <w:r>
        <w:rPr>
          <w:rFonts w:ascii="Times New Roman"/>
          <w:color w:val="585858"/>
          <w:spacing w:val="93"/>
          <w:w w:val="104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38"/>
          <w:w w:val="105"/>
        </w:rPr>
        <w:t xml:space="preserve"> </w:t>
      </w:r>
      <w:r>
        <w:rPr>
          <w:color w:val="585858"/>
          <w:spacing w:val="-1"/>
          <w:w w:val="105"/>
        </w:rPr>
        <w:t>allow</w:t>
      </w:r>
      <w:r>
        <w:rPr>
          <w:color w:val="585858"/>
          <w:spacing w:val="39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38"/>
          <w:w w:val="105"/>
        </w:rPr>
        <w:t xml:space="preserve"> </w:t>
      </w:r>
      <w:r>
        <w:rPr>
          <w:color w:val="585858"/>
          <w:w w:val="105"/>
        </w:rPr>
        <w:t>purposeful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spacing w:val="-1"/>
          <w:w w:val="105"/>
        </w:rPr>
        <w:t>relevant</w:t>
      </w:r>
      <w:r>
        <w:rPr>
          <w:color w:val="585858"/>
          <w:spacing w:val="37"/>
          <w:w w:val="105"/>
        </w:rPr>
        <w:t xml:space="preserve"> </w:t>
      </w:r>
      <w:r>
        <w:rPr>
          <w:color w:val="585858"/>
          <w:spacing w:val="-1"/>
          <w:w w:val="105"/>
        </w:rPr>
        <w:t>actions</w:t>
      </w:r>
      <w:r>
        <w:rPr>
          <w:color w:val="585858"/>
          <w:spacing w:val="39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spacing w:val="-1"/>
          <w:w w:val="105"/>
        </w:rPr>
        <w:t>developed</w:t>
      </w:r>
      <w:r>
        <w:rPr>
          <w:color w:val="585858"/>
          <w:spacing w:val="37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37"/>
          <w:w w:val="105"/>
        </w:rPr>
        <w:t xml:space="preserve"> </w:t>
      </w:r>
      <w:r>
        <w:rPr>
          <w:color w:val="585858"/>
          <w:w w:val="105"/>
        </w:rPr>
        <w:t>solve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3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rFonts w:ascii="Times New Roman"/>
          <w:color w:val="585858"/>
          <w:spacing w:val="70"/>
          <w:w w:val="104"/>
        </w:rPr>
        <w:t xml:space="preserve"> </w:t>
      </w:r>
      <w:r>
        <w:rPr>
          <w:color w:val="585858"/>
          <w:spacing w:val="-1"/>
          <w:w w:val="105"/>
        </w:rPr>
        <w:t>performance.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follow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activities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necessary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sufficiently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steps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rFonts w:ascii="Times New Roman"/>
          <w:color w:val="585858"/>
          <w:spacing w:val="47"/>
          <w:w w:val="104"/>
        </w:rPr>
        <w:t xml:space="preserve"> </w:t>
      </w:r>
      <w:r>
        <w:rPr>
          <w:color w:val="585858"/>
          <w:spacing w:val="-1"/>
          <w:w w:val="105"/>
        </w:rPr>
        <w:t>cycle.</w:t>
      </w:r>
    </w:p>
    <w:p w14:paraId="0A74FFD7" w14:textId="77777777" w:rsidR="00A726F1" w:rsidRDefault="0007046C">
      <w:pPr>
        <w:pStyle w:val="BodyText"/>
        <w:spacing w:before="110"/>
        <w:ind w:left="151" w:firstLine="0"/>
        <w:jc w:val="both"/>
      </w:pPr>
      <w:r>
        <w:rPr>
          <w:color w:val="585858"/>
          <w:w w:val="105"/>
        </w:rPr>
        <w:t>What</w:t>
      </w:r>
    </w:p>
    <w:p w14:paraId="458786CA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59" w:line="288" w:lineRule="auto"/>
        <w:ind w:right="165" w:hanging="333"/>
      </w:pPr>
      <w:r>
        <w:rPr>
          <w:color w:val="585858"/>
          <w:w w:val="105"/>
        </w:rPr>
        <w:t>Capture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events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occurring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time leading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up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event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question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and display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sequentially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1"/>
          <w:w w:val="105"/>
        </w:rPr>
        <w:t xml:space="preserve">on </w:t>
      </w:r>
      <w:r>
        <w:rPr>
          <w:color w:val="585858"/>
          <w:w w:val="105"/>
        </w:rPr>
        <w:t>a</w:t>
      </w:r>
      <w:r>
        <w:rPr>
          <w:rFonts w:ascii="Times New Roman"/>
          <w:color w:val="585858"/>
          <w:spacing w:val="36"/>
          <w:w w:val="104"/>
        </w:rPr>
        <w:t xml:space="preserve"> </w:t>
      </w:r>
      <w:r>
        <w:rPr>
          <w:color w:val="585858"/>
          <w:spacing w:val="-1"/>
          <w:w w:val="105"/>
        </w:rPr>
        <w:t>timeline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(only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include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things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actually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happened)</w:t>
      </w:r>
    </w:p>
    <w:p w14:paraId="7B4AC93F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90" w:lineRule="auto"/>
        <w:ind w:right="165" w:hanging="333"/>
      </w:pPr>
      <w:r>
        <w:rPr>
          <w:color w:val="585858"/>
          <w:spacing w:val="-1"/>
          <w:w w:val="105"/>
        </w:rPr>
        <w:t>Make</w:t>
      </w:r>
      <w:r>
        <w:rPr>
          <w:color w:val="585858"/>
          <w:spacing w:val="53"/>
          <w:w w:val="105"/>
        </w:rPr>
        <w:t xml:space="preserve"> </w:t>
      </w:r>
      <w:r>
        <w:rPr>
          <w:color w:val="585858"/>
          <w:w w:val="105"/>
        </w:rPr>
        <w:t xml:space="preserve">a 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list</w:t>
      </w:r>
      <w:r>
        <w:rPr>
          <w:color w:val="585858"/>
          <w:w w:val="105"/>
        </w:rPr>
        <w:t xml:space="preserve"> 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52"/>
          <w:w w:val="105"/>
        </w:rPr>
        <w:t xml:space="preserve"> </w:t>
      </w:r>
      <w:r>
        <w:rPr>
          <w:color w:val="585858"/>
          <w:w w:val="105"/>
        </w:rPr>
        <w:t xml:space="preserve">what  is 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 xml:space="preserve">known 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w w:val="105"/>
        </w:rPr>
        <w:t xml:space="preserve"> 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unknown</w:t>
      </w:r>
      <w:r>
        <w:rPr>
          <w:color w:val="585858"/>
          <w:spacing w:val="5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53"/>
          <w:w w:val="105"/>
        </w:rPr>
        <w:t xml:space="preserve"> </w:t>
      </w:r>
      <w:r>
        <w:rPr>
          <w:color w:val="585858"/>
          <w:w w:val="105"/>
        </w:rPr>
        <w:t xml:space="preserve">develop 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 xml:space="preserve">data  </w:t>
      </w:r>
      <w:r>
        <w:rPr>
          <w:color w:val="585858"/>
          <w:spacing w:val="-1"/>
          <w:w w:val="105"/>
        </w:rPr>
        <w:t>collection</w:t>
      </w:r>
      <w:r>
        <w:rPr>
          <w:color w:val="585858"/>
          <w:w w:val="105"/>
        </w:rPr>
        <w:t xml:space="preserve"> 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w w:val="105"/>
        </w:rPr>
        <w:t xml:space="preserve">  to</w:t>
      </w:r>
      <w:r>
        <w:rPr>
          <w:color w:val="585858"/>
          <w:spacing w:val="54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rFonts w:ascii="Times New Roman"/>
          <w:color w:val="585858"/>
          <w:spacing w:val="39"/>
          <w:w w:val="104"/>
        </w:rPr>
        <w:t xml:space="preserve"> </w:t>
      </w:r>
      <w:r>
        <w:rPr>
          <w:color w:val="585858"/>
          <w:spacing w:val="-1"/>
          <w:w w:val="105"/>
        </w:rPr>
        <w:t>understanding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(further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development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2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timeline)</w:t>
      </w:r>
    </w:p>
    <w:p w14:paraId="7F177C3B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408" w:lineRule="auto"/>
        <w:ind w:left="152" w:right="3809" w:firstLine="336"/>
      </w:pPr>
      <w:r>
        <w:rPr>
          <w:color w:val="585858"/>
          <w:spacing w:val="-1"/>
          <w:w w:val="105"/>
        </w:rPr>
        <w:t>Use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timeline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develop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insights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about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possible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cause</w:t>
      </w:r>
      <w:r>
        <w:rPr>
          <w:rFonts w:ascii="Times New Roman"/>
          <w:color w:val="585858"/>
          <w:spacing w:val="53"/>
          <w:w w:val="104"/>
        </w:rPr>
        <w:t xml:space="preserve"> </w:t>
      </w:r>
      <w:r>
        <w:rPr>
          <w:color w:val="585858"/>
          <w:spacing w:val="-1"/>
          <w:w w:val="105"/>
        </w:rPr>
        <w:t>How</w:t>
      </w:r>
    </w:p>
    <w:p w14:paraId="4305D77F" w14:textId="77777777" w:rsidR="00A726F1" w:rsidRDefault="0007046C">
      <w:pPr>
        <w:spacing w:line="224" w:lineRule="exact"/>
        <w:ind w:left="151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Understand</w:t>
      </w:r>
      <w:r>
        <w:rPr>
          <w:rFonts w:ascii="Futura Medium" w:eastAsia="Futura Medium" w:hAnsi="Futura Medium" w:cs="Futura Medium"/>
          <w:i/>
          <w:color w:val="585858"/>
          <w:spacing w:val="-10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“How</w:t>
      </w:r>
      <w:r>
        <w:rPr>
          <w:rFonts w:ascii="Futura Medium" w:eastAsia="Futura Medium" w:hAnsi="Futura Medium" w:cs="Futura Medium"/>
          <w:i/>
          <w:color w:val="585858"/>
          <w:spacing w:val="-9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equipment</w:t>
      </w:r>
      <w:r>
        <w:rPr>
          <w:rFonts w:ascii="Futura Medium" w:eastAsia="Futura Medium" w:hAnsi="Futura Medium" w:cs="Futura Medium"/>
          <w:i/>
          <w:color w:val="585858"/>
          <w:spacing w:val="-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functions”</w:t>
      </w:r>
    </w:p>
    <w:p w14:paraId="52290AE9" w14:textId="77777777" w:rsidR="00A726F1" w:rsidRDefault="00A726F1">
      <w:pPr>
        <w:spacing w:line="224" w:lineRule="exact"/>
        <w:jc w:val="both"/>
        <w:rPr>
          <w:rFonts w:ascii="Futura Medium" w:eastAsia="Futura Medium" w:hAnsi="Futura Medium" w:cs="Futura Medium"/>
          <w:sz w:val="18"/>
          <w:szCs w:val="18"/>
        </w:r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0B947C71" w14:textId="77777777" w:rsidR="00A726F1" w:rsidRDefault="00A726F1">
      <w:pPr>
        <w:rPr>
          <w:rFonts w:ascii="Futura Medium" w:eastAsia="Futura Medium" w:hAnsi="Futura Medium" w:cs="Futura Medium"/>
          <w:i/>
          <w:sz w:val="20"/>
          <w:szCs w:val="20"/>
        </w:rPr>
      </w:pPr>
    </w:p>
    <w:p w14:paraId="5A76AED3" w14:textId="77777777" w:rsidR="00A726F1" w:rsidRDefault="0007046C">
      <w:pPr>
        <w:pStyle w:val="BodyText"/>
        <w:spacing w:before="68" w:line="286" w:lineRule="auto"/>
        <w:ind w:left="151" w:right="162" w:firstLine="0"/>
        <w:jc w:val="both"/>
      </w:pPr>
      <w:r>
        <w:rPr>
          <w:color w:val="585858"/>
          <w:spacing w:val="-1"/>
          <w:w w:val="105"/>
        </w:rPr>
        <w:t>Determine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collectively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understand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piece</w:t>
      </w:r>
      <w:r>
        <w:rPr>
          <w:color w:val="585858"/>
          <w:spacing w:val="16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19"/>
          <w:w w:val="105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17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being</w:t>
      </w:r>
      <w:r>
        <w:rPr>
          <w:color w:val="585858"/>
          <w:spacing w:val="20"/>
          <w:w w:val="105"/>
        </w:rPr>
        <w:t xml:space="preserve"> </w:t>
      </w:r>
      <w:r>
        <w:rPr>
          <w:color w:val="585858"/>
          <w:spacing w:val="-1"/>
          <w:w w:val="105"/>
        </w:rPr>
        <w:t>investigated</w:t>
      </w:r>
      <w:r>
        <w:rPr>
          <w:color w:val="585858"/>
          <w:spacing w:val="18"/>
          <w:w w:val="105"/>
        </w:rPr>
        <w:t xml:space="preserve"> </w:t>
      </w:r>
      <w:r>
        <w:rPr>
          <w:color w:val="585858"/>
          <w:w w:val="105"/>
        </w:rPr>
        <w:t>actually</w:t>
      </w:r>
      <w:r>
        <w:rPr>
          <w:rFonts w:ascii="Times New Roman"/>
          <w:color w:val="585858"/>
          <w:spacing w:val="113"/>
          <w:w w:val="104"/>
        </w:rPr>
        <w:t xml:space="preserve"> </w:t>
      </w:r>
      <w:r>
        <w:rPr>
          <w:color w:val="585858"/>
          <w:spacing w:val="-1"/>
          <w:w w:val="105"/>
        </w:rPr>
        <w:t>functions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how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designed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function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can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very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different.</w:t>
      </w:r>
    </w:p>
    <w:p w14:paraId="161DC233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13" w:line="290" w:lineRule="auto"/>
        <w:ind w:right="165" w:hanging="333"/>
      </w:pPr>
      <w:r>
        <w:rPr>
          <w:color w:val="585858"/>
          <w:w w:val="105"/>
        </w:rPr>
        <w:t>Engage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those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operate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and/or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system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those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involved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1"/>
          <w:w w:val="105"/>
        </w:rPr>
        <w:t>in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design</w:t>
      </w:r>
      <w:r>
        <w:rPr>
          <w:rFonts w:ascii="Times New Roman"/>
          <w:color w:val="585858"/>
          <w:spacing w:val="80"/>
          <w:w w:val="104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technical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support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assurance</w:t>
      </w:r>
    </w:p>
    <w:p w14:paraId="0EAFE770" w14:textId="77777777" w:rsidR="00A726F1" w:rsidRDefault="00A726F1">
      <w:pPr>
        <w:spacing w:before="10"/>
        <w:rPr>
          <w:rFonts w:ascii="Futura Medium" w:eastAsia="Futura Medium" w:hAnsi="Futura Medium" w:cs="Futura Medium"/>
          <w:sz w:val="26"/>
          <w:szCs w:val="26"/>
        </w:rPr>
      </w:pPr>
    </w:p>
    <w:p w14:paraId="0D4E5D0D" w14:textId="77777777" w:rsidR="00A726F1" w:rsidRDefault="0007046C">
      <w:pPr>
        <w:ind w:left="151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Understand</w:t>
      </w:r>
      <w:r>
        <w:rPr>
          <w:rFonts w:ascii="Futura Medium" w:eastAsia="Futura Medium" w:hAnsi="Futura Medium" w:cs="Futura Medium"/>
          <w:i/>
          <w:color w:val="585858"/>
          <w:spacing w:val="-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“How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work</w:t>
      </w:r>
      <w:r>
        <w:rPr>
          <w:rFonts w:ascii="Futura Medium" w:eastAsia="Futura Medium" w:hAnsi="Futura Medium" w:cs="Futura Medium"/>
          <w:i/>
          <w:color w:val="585858"/>
          <w:spacing w:val="-6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gets</w:t>
      </w:r>
      <w:r>
        <w:rPr>
          <w:rFonts w:ascii="Futura Medium" w:eastAsia="Futura Medium" w:hAnsi="Futura Medium" w:cs="Futura Medium"/>
          <w:i/>
          <w:color w:val="585858"/>
          <w:spacing w:val="-5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done”</w:t>
      </w:r>
    </w:p>
    <w:p w14:paraId="12547964" w14:textId="77777777" w:rsidR="00A726F1" w:rsidRDefault="0007046C">
      <w:pPr>
        <w:pStyle w:val="BodyText"/>
        <w:spacing w:before="156" w:line="288" w:lineRule="auto"/>
        <w:ind w:left="151" w:right="161" w:firstLine="0"/>
        <w:jc w:val="both"/>
      </w:pPr>
      <w:r>
        <w:rPr>
          <w:color w:val="585858"/>
          <w:spacing w:val="-1"/>
          <w:w w:val="105"/>
        </w:rPr>
        <w:t>Determine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collectively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understand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how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maintenance,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operations,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technical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groups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interact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129"/>
          <w:w w:val="104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both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generically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specifically.</w:t>
      </w:r>
      <w:r>
        <w:rPr>
          <w:color w:val="585858"/>
          <w:spacing w:val="44"/>
          <w:w w:val="105"/>
        </w:rPr>
        <w:t xml:space="preserve"> </w:t>
      </w:r>
      <w:r>
        <w:rPr>
          <w:color w:val="585858"/>
          <w:spacing w:val="-1"/>
          <w:w w:val="105"/>
        </w:rPr>
        <w:t>Clearly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they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do,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when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why.</w:t>
      </w:r>
    </w:p>
    <w:p w14:paraId="4DC1B79C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11" w:line="406" w:lineRule="auto"/>
        <w:ind w:left="151" w:right="592" w:firstLine="337"/>
      </w:pPr>
      <w:r>
        <w:rPr>
          <w:color w:val="585858"/>
          <w:w w:val="105"/>
        </w:rPr>
        <w:t>Conduct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interviews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happens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pertaining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equipment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question.</w:t>
      </w:r>
      <w:r>
        <w:rPr>
          <w:rFonts w:ascii="Times New Roman"/>
          <w:color w:val="585858"/>
          <w:spacing w:val="46"/>
          <w:w w:val="104"/>
        </w:rPr>
        <w:t xml:space="preserve"> </w:t>
      </w:r>
      <w:r>
        <w:rPr>
          <w:color w:val="585858"/>
          <w:w w:val="105"/>
        </w:rPr>
        <w:t>Why</w:t>
      </w:r>
    </w:p>
    <w:p w14:paraId="1BADC40D" w14:textId="77777777" w:rsidR="00A726F1" w:rsidRDefault="0007046C">
      <w:pPr>
        <w:spacing w:before="1"/>
        <w:ind w:left="152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Understand</w:t>
      </w:r>
      <w:r>
        <w:rPr>
          <w:rFonts w:ascii="Futura Medium" w:eastAsia="Futura Medium" w:hAnsi="Futura Medium" w:cs="Futura Medium"/>
          <w:i/>
          <w:color w:val="585858"/>
          <w:spacing w:val="-11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the</w:t>
      </w:r>
      <w:r>
        <w:rPr>
          <w:rFonts w:ascii="Futura Medium" w:eastAsia="Futura Medium" w:hAnsi="Futura Medium" w:cs="Futura Medium"/>
          <w:i/>
          <w:color w:val="585858"/>
          <w:spacing w:val="-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spacing w:val="-1"/>
          <w:w w:val="105"/>
          <w:sz w:val="18"/>
          <w:szCs w:val="18"/>
        </w:rPr>
        <w:t>“Why”</w:t>
      </w:r>
      <w:r>
        <w:rPr>
          <w:rFonts w:ascii="Futura Medium" w:eastAsia="Futura Medium" w:hAnsi="Futura Medium" w:cs="Futura Medium"/>
          <w:i/>
          <w:color w:val="585858"/>
          <w:spacing w:val="-8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(Discover</w:t>
      </w:r>
      <w:r>
        <w:rPr>
          <w:rFonts w:ascii="Futura Medium" w:eastAsia="Futura Medium" w:hAnsi="Futura Medium" w:cs="Futura Medium"/>
          <w:i/>
          <w:color w:val="585858"/>
          <w:spacing w:val="-7"/>
          <w:w w:val="105"/>
          <w:sz w:val="18"/>
          <w:szCs w:val="18"/>
        </w:rPr>
        <w:t xml:space="preserve"> </w:t>
      </w:r>
      <w:r>
        <w:rPr>
          <w:rFonts w:ascii="Futura Medium" w:eastAsia="Futura Medium" w:hAnsi="Futura Medium" w:cs="Futura Medium"/>
          <w:i/>
          <w:color w:val="585858"/>
          <w:w w:val="105"/>
          <w:sz w:val="18"/>
          <w:szCs w:val="18"/>
        </w:rPr>
        <w:t>Cause)</w:t>
      </w:r>
    </w:p>
    <w:p w14:paraId="7446DB2B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57" w:line="290" w:lineRule="auto"/>
        <w:ind w:right="165" w:hanging="333"/>
      </w:pPr>
      <w:r>
        <w:rPr>
          <w:color w:val="585858"/>
          <w:spacing w:val="-1"/>
          <w:w w:val="105"/>
        </w:rPr>
        <w:t>Using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principles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Learning,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discover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paths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(actions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conditions)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were</w:t>
      </w:r>
      <w:r>
        <w:rPr>
          <w:rFonts w:ascii="Times New Roman"/>
          <w:color w:val="585858"/>
          <w:spacing w:val="60"/>
          <w:w w:val="104"/>
        </w:rPr>
        <w:t xml:space="preserve"> </w:t>
      </w:r>
      <w:r>
        <w:rPr>
          <w:color w:val="585858"/>
          <w:spacing w:val="-1"/>
          <w:w w:val="105"/>
        </w:rPr>
        <w:t>necessary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result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undesired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outcome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(cause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effect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diagram).</w:t>
      </w:r>
    </w:p>
    <w:p w14:paraId="5D530684" w14:textId="77777777" w:rsidR="00A726F1" w:rsidRDefault="0007046C">
      <w:pPr>
        <w:pStyle w:val="BodyText"/>
        <w:spacing w:before="108"/>
        <w:ind w:left="152" w:firstLine="0"/>
        <w:jc w:val="both"/>
      </w:pPr>
      <w:r>
        <w:rPr>
          <w:color w:val="585858"/>
          <w:w w:val="105"/>
        </w:rPr>
        <w:t>Learning</w:t>
      </w:r>
    </w:p>
    <w:p w14:paraId="552DE692" w14:textId="77777777" w:rsidR="00A726F1" w:rsidRDefault="0007046C">
      <w:pPr>
        <w:pStyle w:val="BodyText"/>
        <w:spacing w:before="159" w:line="288" w:lineRule="auto"/>
        <w:ind w:left="152" w:right="159" w:firstLine="0"/>
        <w:jc w:val="both"/>
      </w:pPr>
      <w:r>
        <w:rPr>
          <w:color w:val="585858"/>
          <w:spacing w:val="-1"/>
          <w:w w:val="105"/>
        </w:rPr>
        <w:t>Learning</w:t>
      </w:r>
      <w:r>
        <w:rPr>
          <w:color w:val="585858"/>
          <w:w w:val="105"/>
        </w:rPr>
        <w:t xml:space="preserve"> </w:t>
      </w:r>
      <w:r>
        <w:rPr>
          <w:color w:val="585858"/>
          <w:spacing w:val="2"/>
          <w:w w:val="105"/>
        </w:rPr>
        <w:t>or</w:t>
      </w:r>
      <w:r>
        <w:rPr>
          <w:color w:val="585858"/>
          <w:w w:val="105"/>
        </w:rPr>
        <w:t xml:space="preserve"> making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meaning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form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discovered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essential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step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prior</w:t>
      </w:r>
      <w:r>
        <w:rPr>
          <w:rFonts w:ascii="Times New Roman"/>
          <w:color w:val="585858"/>
          <w:spacing w:val="51"/>
          <w:w w:val="104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developing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corrective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actions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it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provides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leaders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understand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was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causing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their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problem.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Usually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different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than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were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expected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69"/>
          <w:w w:val="104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needs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to makes sense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1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new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discoveries,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both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individually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 xml:space="preserve">collectively.  </w:t>
      </w:r>
      <w:r>
        <w:rPr>
          <w:color w:val="585858"/>
          <w:spacing w:val="-1"/>
          <w:w w:val="105"/>
        </w:rPr>
        <w:t>When</w:t>
      </w:r>
      <w:r>
        <w:rPr>
          <w:rFonts w:ascii="Times New Roman"/>
          <w:color w:val="585858"/>
          <w:spacing w:val="91"/>
          <w:w w:val="104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happens,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solution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ideas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turn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detail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different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new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understanding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rFonts w:ascii="Times New Roman"/>
          <w:color w:val="585858"/>
          <w:spacing w:val="118"/>
          <w:w w:val="104"/>
        </w:rPr>
        <w:t xml:space="preserve"> </w:t>
      </w:r>
      <w:r>
        <w:rPr>
          <w:color w:val="585858"/>
          <w:w w:val="105"/>
        </w:rPr>
        <w:t>cause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new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necessary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improve.</w:t>
      </w:r>
    </w:p>
    <w:p w14:paraId="5CF3491A" w14:textId="77777777" w:rsidR="00A726F1" w:rsidRDefault="0007046C">
      <w:pPr>
        <w:pStyle w:val="BodyText"/>
        <w:spacing w:before="113"/>
        <w:ind w:left="151" w:firstLine="0"/>
        <w:jc w:val="both"/>
      </w:pPr>
      <w:r>
        <w:rPr>
          <w:color w:val="585858"/>
          <w:w w:val="105"/>
        </w:rPr>
        <w:t>Activity</w:t>
      </w:r>
    </w:p>
    <w:p w14:paraId="7C485105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54" w:line="290" w:lineRule="auto"/>
        <w:ind w:right="165" w:hanging="333"/>
      </w:pPr>
      <w:r>
        <w:rPr>
          <w:color w:val="585858"/>
          <w:w w:val="105"/>
        </w:rPr>
        <w:t>Share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discovered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along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supporting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evidence and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discuss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 team</w:t>
      </w:r>
      <w:r>
        <w:rPr>
          <w:color w:val="585858"/>
          <w:spacing w:val="1"/>
          <w:w w:val="105"/>
        </w:rPr>
        <w:t xml:space="preserve"> the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things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that </w:t>
      </w:r>
      <w:r>
        <w:rPr>
          <w:color w:val="585858"/>
          <w:w w:val="105"/>
        </w:rPr>
        <w:t>are</w:t>
      </w:r>
      <w:r>
        <w:rPr>
          <w:rFonts w:ascii="Times New Roman"/>
          <w:color w:val="585858"/>
          <w:spacing w:val="52"/>
          <w:w w:val="104"/>
        </w:rPr>
        <w:t xml:space="preserve"> </w:t>
      </w:r>
      <w:r>
        <w:rPr>
          <w:color w:val="585858"/>
          <w:w w:val="105"/>
        </w:rPr>
        <w:t>standing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out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surprising.</w:t>
      </w:r>
    </w:p>
    <w:p w14:paraId="7D592034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88" w:lineRule="auto"/>
        <w:ind w:right="165" w:hanging="333"/>
      </w:pPr>
      <w:r>
        <w:rPr>
          <w:color w:val="585858"/>
          <w:spacing w:val="1"/>
          <w:w w:val="105"/>
        </w:rPr>
        <w:t>As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discuss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new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insights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perspectives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members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have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about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equipment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rFonts w:ascii="Times New Roman"/>
          <w:color w:val="585858"/>
          <w:spacing w:val="63"/>
          <w:w w:val="104"/>
        </w:rPr>
        <w:t xml:space="preserve"> </w:t>
      </w:r>
      <w:r>
        <w:rPr>
          <w:color w:val="585858"/>
          <w:spacing w:val="-1"/>
          <w:w w:val="105"/>
        </w:rPr>
        <w:t>system.</w:t>
      </w:r>
    </w:p>
    <w:p w14:paraId="5F35609A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408" w:lineRule="auto"/>
        <w:ind w:left="152" w:right="2011" w:firstLine="336"/>
      </w:pPr>
      <w:r>
        <w:rPr>
          <w:color w:val="585858"/>
          <w:spacing w:val="-1"/>
          <w:w w:val="105"/>
        </w:rPr>
        <w:t>Based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new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understanding,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identify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cause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that </w:t>
      </w:r>
      <w:r>
        <w:rPr>
          <w:color w:val="585858"/>
          <w:w w:val="105"/>
        </w:rPr>
        <w:t>must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addressed</w:t>
      </w:r>
      <w:r>
        <w:rPr>
          <w:rFonts w:ascii="Times New Roman"/>
          <w:color w:val="585858"/>
          <w:spacing w:val="40"/>
          <w:w w:val="104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Development</w:t>
      </w:r>
    </w:p>
    <w:p w14:paraId="1DC7DB93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26" w:lineRule="exact"/>
        <w:ind w:hanging="333"/>
      </w:pPr>
      <w:r>
        <w:rPr>
          <w:color w:val="585858"/>
          <w:spacing w:val="-1"/>
          <w:w w:val="105"/>
        </w:rPr>
        <w:t>Describe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performance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outcome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(what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you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want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achieve)</w:t>
      </w:r>
    </w:p>
    <w:p w14:paraId="173F51E6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4" w:line="290" w:lineRule="auto"/>
        <w:ind w:right="165" w:hanging="333"/>
      </w:pPr>
      <w:r>
        <w:rPr>
          <w:color w:val="585858"/>
          <w:spacing w:val="-1"/>
          <w:w w:val="105"/>
        </w:rPr>
        <w:t>Develop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Ideas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spacing w:val="-1"/>
          <w:w w:val="105"/>
        </w:rPr>
        <w:t>specifically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describe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they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address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selected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causes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rFonts w:ascii="Times New Roman"/>
          <w:color w:val="585858"/>
          <w:spacing w:val="70"/>
          <w:w w:val="104"/>
        </w:rPr>
        <w:t xml:space="preserve"> </w:t>
      </w:r>
      <w:r>
        <w:rPr>
          <w:color w:val="585858"/>
          <w:spacing w:val="-1"/>
          <w:w w:val="105"/>
        </w:rPr>
        <w:t>achieve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desired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outcome.</w:t>
      </w:r>
      <w:r>
        <w:rPr>
          <w:color w:val="585858"/>
          <w:spacing w:val="45"/>
          <w:w w:val="105"/>
        </w:rPr>
        <w:t xml:space="preserve"> </w:t>
      </w:r>
      <w:r>
        <w:rPr>
          <w:color w:val="585858"/>
          <w:spacing w:val="-1"/>
          <w:w w:val="105"/>
        </w:rPr>
        <w:t>Present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solutions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ideas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Production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alignment.</w:t>
      </w:r>
    </w:p>
    <w:p w14:paraId="7335A092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406" w:lineRule="auto"/>
        <w:ind w:left="151" w:right="3968" w:firstLine="337"/>
      </w:pPr>
      <w:r>
        <w:rPr>
          <w:color w:val="585858"/>
          <w:w w:val="105"/>
        </w:rPr>
        <w:t>Test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that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corrective</w:t>
      </w:r>
      <w:r>
        <w:rPr>
          <w:rFonts w:ascii="Times New Roman"/>
          <w:color w:val="585858"/>
          <w:spacing w:val="24"/>
          <w:w w:val="104"/>
        </w:rPr>
        <w:t xml:space="preserve"> </w:t>
      </w:r>
      <w:r>
        <w:rPr>
          <w:color w:val="585858"/>
          <w:w w:val="105"/>
        </w:rPr>
        <w:t>Action</w:t>
      </w:r>
    </w:p>
    <w:p w14:paraId="6B5DEDD5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29" w:lineRule="exact"/>
        <w:ind w:hanging="333"/>
      </w:pPr>
      <w:r>
        <w:rPr>
          <w:color w:val="585858"/>
          <w:spacing w:val="-1"/>
          <w:w w:val="105"/>
        </w:rPr>
        <w:t>Develop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specific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bound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items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achieve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agreed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solution</w:t>
      </w:r>
    </w:p>
    <w:p w14:paraId="0D79FAB2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Gain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endorsement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form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area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leaders</w:t>
      </w:r>
    </w:p>
    <w:p w14:paraId="1B932AF3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4"/>
        <w:ind w:hanging="333"/>
      </w:pPr>
      <w:r>
        <w:rPr>
          <w:color w:val="585858"/>
          <w:w w:val="105"/>
        </w:rPr>
        <w:t>Assign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2"/>
          <w:w w:val="105"/>
        </w:rPr>
        <w:t>each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item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specific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owner</w:t>
      </w:r>
    </w:p>
    <w:p w14:paraId="77E36D2A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4" w:line="408" w:lineRule="auto"/>
        <w:ind w:left="152" w:right="3729" w:firstLine="336"/>
      </w:pPr>
      <w:r>
        <w:rPr>
          <w:color w:val="585858"/>
          <w:spacing w:val="-1"/>
          <w:w w:val="105"/>
        </w:rPr>
        <w:t>Complete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actions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solution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achieved</w:t>
      </w:r>
      <w:r>
        <w:rPr>
          <w:rFonts w:ascii="Times New Roman"/>
          <w:color w:val="585858"/>
          <w:spacing w:val="46"/>
          <w:w w:val="104"/>
        </w:rPr>
        <w:t xml:space="preserve"> </w:t>
      </w:r>
      <w:r>
        <w:rPr>
          <w:color w:val="585858"/>
          <w:w w:val="105"/>
        </w:rPr>
        <w:t>Problem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Escalation</w:t>
      </w:r>
    </w:p>
    <w:p w14:paraId="6ADFC9A2" w14:textId="77777777" w:rsidR="00A726F1" w:rsidRDefault="0007046C">
      <w:pPr>
        <w:pStyle w:val="BodyText"/>
        <w:spacing w:line="287" w:lineRule="auto"/>
        <w:ind w:left="152" w:right="160" w:hanging="1"/>
        <w:jc w:val="both"/>
      </w:pPr>
      <w:r>
        <w:rPr>
          <w:color w:val="585858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complexity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severity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increases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time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often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needed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problems,</w:t>
      </w:r>
      <w:r>
        <w:rPr>
          <w:rFonts w:ascii="Times New Roman"/>
          <w:color w:val="585858"/>
          <w:spacing w:val="71"/>
          <w:w w:val="104"/>
        </w:rPr>
        <w:t xml:space="preserve"> </w:t>
      </w:r>
      <w:r>
        <w:rPr>
          <w:color w:val="585858"/>
          <w:spacing w:val="-1"/>
          <w:w w:val="105"/>
        </w:rPr>
        <w:t>discover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 xml:space="preserve">cause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work with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 xml:space="preserve">the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to develop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corrective</w:t>
      </w:r>
      <w:r>
        <w:rPr>
          <w:color w:val="585858"/>
          <w:w w:val="105"/>
        </w:rPr>
        <w:t xml:space="preserve"> action.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figure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below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represents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rFonts w:ascii="Times New Roman"/>
          <w:color w:val="585858"/>
          <w:spacing w:val="75"/>
          <w:w w:val="104"/>
        </w:rPr>
        <w:t xml:space="preserve"> </w:t>
      </w:r>
      <w:r>
        <w:rPr>
          <w:color w:val="585858"/>
          <w:spacing w:val="-1"/>
          <w:w w:val="105"/>
        </w:rPr>
        <w:t>recommended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structure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allow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escalation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problems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solving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within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spacing w:val="-6"/>
          <w:w w:val="105"/>
        </w:rPr>
        <w:t xml:space="preserve"> </w:t>
      </w:r>
      <w:proofErr w:type="spellStart"/>
      <w:r>
        <w:rPr>
          <w:color w:val="585858"/>
          <w:w w:val="105"/>
        </w:rPr>
        <w:t>organisation</w:t>
      </w:r>
      <w:proofErr w:type="spellEnd"/>
      <w:r>
        <w:rPr>
          <w:color w:val="585858"/>
          <w:w w:val="105"/>
        </w:rPr>
        <w:t>.</w:t>
      </w:r>
    </w:p>
    <w:p w14:paraId="264742EA" w14:textId="77777777" w:rsidR="00A726F1" w:rsidRDefault="00A726F1">
      <w:pPr>
        <w:spacing w:line="287" w:lineRule="auto"/>
        <w:jc w:val="both"/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16DED69D" w14:textId="77777777" w:rsidR="00A726F1" w:rsidRDefault="00A726F1">
      <w:pPr>
        <w:spacing w:before="11"/>
        <w:rPr>
          <w:rFonts w:ascii="Futura Medium" w:eastAsia="Futura Medium" w:hAnsi="Futura Medium" w:cs="Futura Medium"/>
          <w:sz w:val="16"/>
          <w:szCs w:val="16"/>
        </w:rPr>
      </w:pPr>
    </w:p>
    <w:p w14:paraId="7DDC0313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06"/>
        <w:ind w:hanging="333"/>
      </w:pPr>
      <w:r>
        <w:rPr>
          <w:color w:val="585858"/>
          <w:spacing w:val="-1"/>
          <w:w w:val="105"/>
        </w:rPr>
        <w:t>Leaders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accountable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ensure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spacing w:val="-1"/>
          <w:w w:val="105"/>
        </w:rPr>
        <w:t>problems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escalated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1"/>
          <w:w w:val="105"/>
        </w:rPr>
        <w:t>are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appropriately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resourced</w:t>
      </w:r>
    </w:p>
    <w:p w14:paraId="7C6ED906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6" w:line="290" w:lineRule="auto"/>
        <w:ind w:right="165" w:hanging="333"/>
      </w:pPr>
      <w:r>
        <w:rPr>
          <w:color w:val="585858"/>
          <w:w w:val="105"/>
        </w:rPr>
        <w:t>A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spacing w:val="-1"/>
          <w:w w:val="105"/>
        </w:rPr>
        <w:t>Steering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team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assure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escalation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w w:val="105"/>
        </w:rPr>
        <w:t>serve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spacing w:val="-1"/>
          <w:w w:val="105"/>
        </w:rPr>
        <w:t>deciding</w:t>
      </w:r>
      <w:r>
        <w:rPr>
          <w:color w:val="585858"/>
          <w:spacing w:val="-16"/>
          <w:w w:val="105"/>
        </w:rPr>
        <w:t xml:space="preserve"> </w:t>
      </w:r>
      <w:r>
        <w:rPr>
          <w:color w:val="585858"/>
          <w:spacing w:val="1"/>
          <w:w w:val="105"/>
        </w:rPr>
        <w:t>body</w:t>
      </w:r>
      <w:r>
        <w:rPr>
          <w:color w:val="585858"/>
          <w:spacing w:val="-15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-14"/>
          <w:w w:val="105"/>
        </w:rPr>
        <w:t xml:space="preserve"> </w:t>
      </w:r>
      <w:r>
        <w:rPr>
          <w:color w:val="585858"/>
          <w:w w:val="105"/>
        </w:rPr>
        <w:t>complex</w:t>
      </w:r>
      <w:r>
        <w:rPr>
          <w:rFonts w:ascii="Times New Roman"/>
          <w:color w:val="585858"/>
          <w:spacing w:val="54"/>
          <w:w w:val="103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-17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-19"/>
          <w:w w:val="105"/>
        </w:rPr>
        <w:t xml:space="preserve"> </w:t>
      </w:r>
      <w:r>
        <w:rPr>
          <w:color w:val="585858"/>
          <w:w w:val="105"/>
        </w:rPr>
        <w:t>activity</w:t>
      </w:r>
    </w:p>
    <w:p w14:paraId="4388B563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line="290" w:lineRule="auto"/>
        <w:ind w:right="165" w:hanging="333"/>
      </w:pPr>
      <w:r>
        <w:rPr>
          <w:color w:val="585858"/>
          <w:w w:val="105"/>
        </w:rPr>
        <w:t>A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w w:val="105"/>
        </w:rPr>
        <w:t>Steering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team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review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threats</w:t>
      </w:r>
      <w:r>
        <w:rPr>
          <w:color w:val="585858"/>
          <w:spacing w:val="-1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status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regular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basis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assign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rFonts w:ascii="Times New Roman"/>
          <w:color w:val="585858"/>
          <w:spacing w:val="79"/>
          <w:w w:val="103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local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EPST</w:t>
      </w:r>
    </w:p>
    <w:p w14:paraId="6EA37AB1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10A6CF71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6A70CE55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04A87A22" w14:textId="77777777" w:rsidR="00A726F1" w:rsidRDefault="00A726F1">
      <w:pPr>
        <w:rPr>
          <w:rFonts w:ascii="Futura Medium" w:eastAsia="Futura Medium" w:hAnsi="Futura Medium" w:cs="Futura Medium"/>
          <w:sz w:val="18"/>
          <w:szCs w:val="18"/>
        </w:rPr>
      </w:pPr>
    </w:p>
    <w:p w14:paraId="4E62295E" w14:textId="77777777" w:rsidR="00A726F1" w:rsidRDefault="00A726F1">
      <w:pPr>
        <w:spacing w:before="1"/>
        <w:rPr>
          <w:rFonts w:ascii="Futura Medium" w:eastAsia="Futura Medium" w:hAnsi="Futura Medium" w:cs="Futura Medium"/>
          <w:sz w:val="14"/>
          <w:szCs w:val="14"/>
        </w:rPr>
      </w:pPr>
    </w:p>
    <w:p w14:paraId="26D9CBC6" w14:textId="77777777" w:rsidR="00A726F1" w:rsidRDefault="00816E9D">
      <w:pPr>
        <w:pStyle w:val="Heading3"/>
      </w:pPr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1768" behindDoc="0" locked="0" layoutInCell="1" allowOverlap="1" wp14:anchorId="1B9A29F6" wp14:editId="04487699">
                <wp:simplePos x="0" y="0"/>
                <wp:positionH relativeFrom="page">
                  <wp:posOffset>3846830</wp:posOffset>
                </wp:positionH>
                <wp:positionV relativeFrom="paragraph">
                  <wp:posOffset>13335</wp:posOffset>
                </wp:positionV>
                <wp:extent cx="1554480" cy="843280"/>
                <wp:effectExtent l="8255" t="3175" r="8890" b="127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4480" cy="843280"/>
                          <a:chOff x="6058" y="21"/>
                          <a:chExt cx="2448" cy="1328"/>
                        </a:xfrm>
                      </wpg:grpSpPr>
                      <wpg:grpSp>
                        <wpg:cNvPr id="17" name="Group 35"/>
                        <wpg:cNvGrpSpPr>
                          <a:grpSpLocks/>
                        </wpg:cNvGrpSpPr>
                        <wpg:grpSpPr bwMode="auto">
                          <a:xfrm>
                            <a:off x="6103" y="48"/>
                            <a:ext cx="339" cy="1284"/>
                            <a:chOff x="6103" y="48"/>
                            <a:chExt cx="339" cy="1284"/>
                          </a:xfrm>
                        </wpg:grpSpPr>
                        <wps:wsp>
                          <wps:cNvPr id="18" name="Freeform 37"/>
                          <wps:cNvSpPr>
                            <a:spLocks/>
                          </wps:cNvSpPr>
                          <wps:spPr bwMode="auto">
                            <a:xfrm>
                              <a:off x="6103" y="48"/>
                              <a:ext cx="339" cy="1284"/>
                            </a:xfrm>
                            <a:custGeom>
                              <a:avLst/>
                              <a:gdLst>
                                <a:gd name="T0" fmla="+- 0 6358 6103"/>
                                <a:gd name="T1" fmla="*/ T0 w 339"/>
                                <a:gd name="T2" fmla="+- 0 216 48"/>
                                <a:gd name="T3" fmla="*/ 216 h 1284"/>
                                <a:gd name="T4" fmla="+- 0 6187 6103"/>
                                <a:gd name="T5" fmla="*/ T4 w 339"/>
                                <a:gd name="T6" fmla="+- 0 216 48"/>
                                <a:gd name="T7" fmla="*/ 216 h 1284"/>
                                <a:gd name="T8" fmla="+- 0 6187 6103"/>
                                <a:gd name="T9" fmla="*/ T8 w 339"/>
                                <a:gd name="T10" fmla="+- 0 1332 48"/>
                                <a:gd name="T11" fmla="*/ 1332 h 1284"/>
                                <a:gd name="T12" fmla="+- 0 6358 6103"/>
                                <a:gd name="T13" fmla="*/ T12 w 339"/>
                                <a:gd name="T14" fmla="+- 0 1332 48"/>
                                <a:gd name="T15" fmla="*/ 1332 h 1284"/>
                                <a:gd name="T16" fmla="+- 0 6358 6103"/>
                                <a:gd name="T17" fmla="*/ T16 w 339"/>
                                <a:gd name="T18" fmla="+- 0 216 48"/>
                                <a:gd name="T19" fmla="*/ 216 h 12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39" h="1284">
                                  <a:moveTo>
                                    <a:pt x="255" y="168"/>
                                  </a:moveTo>
                                  <a:lnTo>
                                    <a:pt x="84" y="168"/>
                                  </a:lnTo>
                                  <a:lnTo>
                                    <a:pt x="84" y="1284"/>
                                  </a:lnTo>
                                  <a:lnTo>
                                    <a:pt x="255" y="1284"/>
                                  </a:lnTo>
                                  <a:lnTo>
                                    <a:pt x="255" y="1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36"/>
                          <wps:cNvSpPr>
                            <a:spLocks/>
                          </wps:cNvSpPr>
                          <wps:spPr bwMode="auto">
                            <a:xfrm>
                              <a:off x="6103" y="48"/>
                              <a:ext cx="339" cy="1284"/>
                            </a:xfrm>
                            <a:custGeom>
                              <a:avLst/>
                              <a:gdLst>
                                <a:gd name="T0" fmla="+- 0 6271 6103"/>
                                <a:gd name="T1" fmla="*/ T0 w 339"/>
                                <a:gd name="T2" fmla="+- 0 48 48"/>
                                <a:gd name="T3" fmla="*/ 48 h 1284"/>
                                <a:gd name="T4" fmla="+- 0 6103 6103"/>
                                <a:gd name="T5" fmla="*/ T4 w 339"/>
                                <a:gd name="T6" fmla="+- 0 216 48"/>
                                <a:gd name="T7" fmla="*/ 216 h 1284"/>
                                <a:gd name="T8" fmla="+- 0 6442 6103"/>
                                <a:gd name="T9" fmla="*/ T8 w 339"/>
                                <a:gd name="T10" fmla="+- 0 216 48"/>
                                <a:gd name="T11" fmla="*/ 216 h 1284"/>
                                <a:gd name="T12" fmla="+- 0 6271 6103"/>
                                <a:gd name="T13" fmla="*/ T12 w 339"/>
                                <a:gd name="T14" fmla="+- 0 48 48"/>
                                <a:gd name="T15" fmla="*/ 48 h 128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339" h="1284">
                                  <a:moveTo>
                                    <a:pt x="168" y="0"/>
                                  </a:moveTo>
                                  <a:lnTo>
                                    <a:pt x="0" y="168"/>
                                  </a:lnTo>
                                  <a:lnTo>
                                    <a:pt x="339" y="168"/>
                                  </a:lnTo>
                                  <a:lnTo>
                                    <a:pt x="16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4F80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0" name="Group 20"/>
                        <wpg:cNvGrpSpPr>
                          <a:grpSpLocks/>
                        </wpg:cNvGrpSpPr>
                        <wpg:grpSpPr bwMode="auto">
                          <a:xfrm>
                            <a:off x="6058" y="21"/>
                            <a:ext cx="430" cy="1328"/>
                            <a:chOff x="6058" y="21"/>
                            <a:chExt cx="430" cy="1328"/>
                          </a:xfrm>
                        </wpg:grpSpPr>
                        <wps:wsp>
                          <wps:cNvPr id="21" name="Freeform 34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168 6058"/>
                                <a:gd name="T1" fmla="*/ T0 w 430"/>
                                <a:gd name="T2" fmla="+- 0 216 21"/>
                                <a:gd name="T3" fmla="*/ 216 h 1328"/>
                                <a:gd name="T4" fmla="+- 0 6168 6058"/>
                                <a:gd name="T5" fmla="*/ T4 w 430"/>
                                <a:gd name="T6" fmla="+- 0 1349 21"/>
                                <a:gd name="T7" fmla="*/ 1349 h 1328"/>
                                <a:gd name="T8" fmla="+- 0 6374 6058"/>
                                <a:gd name="T9" fmla="*/ T8 w 430"/>
                                <a:gd name="T10" fmla="+- 0 1349 21"/>
                                <a:gd name="T11" fmla="*/ 1349 h 1328"/>
                                <a:gd name="T12" fmla="+- 0 6374 6058"/>
                                <a:gd name="T13" fmla="*/ T12 w 430"/>
                                <a:gd name="T14" fmla="+- 0 1332 21"/>
                                <a:gd name="T15" fmla="*/ 1332 h 1328"/>
                                <a:gd name="T16" fmla="+- 0 6206 6058"/>
                                <a:gd name="T17" fmla="*/ T16 w 430"/>
                                <a:gd name="T18" fmla="+- 0 1332 21"/>
                                <a:gd name="T19" fmla="*/ 1332 h 1328"/>
                                <a:gd name="T20" fmla="+- 0 6187 6058"/>
                                <a:gd name="T21" fmla="*/ T20 w 430"/>
                                <a:gd name="T22" fmla="+- 0 1313 21"/>
                                <a:gd name="T23" fmla="*/ 1313 h 1328"/>
                                <a:gd name="T24" fmla="+- 0 6206 6058"/>
                                <a:gd name="T25" fmla="*/ T24 w 430"/>
                                <a:gd name="T26" fmla="+- 0 1313 21"/>
                                <a:gd name="T27" fmla="*/ 1313 h 1328"/>
                                <a:gd name="T28" fmla="+- 0 6206 6058"/>
                                <a:gd name="T29" fmla="*/ T28 w 430"/>
                                <a:gd name="T30" fmla="+- 0 235 21"/>
                                <a:gd name="T31" fmla="*/ 235 h 1328"/>
                                <a:gd name="T32" fmla="+- 0 6187 6058"/>
                                <a:gd name="T33" fmla="*/ T32 w 430"/>
                                <a:gd name="T34" fmla="+- 0 235 21"/>
                                <a:gd name="T35" fmla="*/ 235 h 1328"/>
                                <a:gd name="T36" fmla="+- 0 6168 6058"/>
                                <a:gd name="T37" fmla="*/ T36 w 430"/>
                                <a:gd name="T38" fmla="+- 0 216 21"/>
                                <a:gd name="T39" fmla="*/ 216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110" y="195"/>
                                  </a:moveTo>
                                  <a:lnTo>
                                    <a:pt x="110" y="1328"/>
                                  </a:lnTo>
                                  <a:lnTo>
                                    <a:pt x="316" y="1328"/>
                                  </a:lnTo>
                                  <a:lnTo>
                                    <a:pt x="316" y="1311"/>
                                  </a:lnTo>
                                  <a:lnTo>
                                    <a:pt x="148" y="1311"/>
                                  </a:lnTo>
                                  <a:lnTo>
                                    <a:pt x="129" y="1292"/>
                                  </a:lnTo>
                                  <a:lnTo>
                                    <a:pt x="148" y="1292"/>
                                  </a:lnTo>
                                  <a:lnTo>
                                    <a:pt x="148" y="214"/>
                                  </a:lnTo>
                                  <a:lnTo>
                                    <a:pt x="129" y="214"/>
                                  </a:lnTo>
                                  <a:lnTo>
                                    <a:pt x="110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33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206 6058"/>
                                <a:gd name="T1" fmla="*/ T0 w 430"/>
                                <a:gd name="T2" fmla="+- 0 1313 21"/>
                                <a:gd name="T3" fmla="*/ 1313 h 1328"/>
                                <a:gd name="T4" fmla="+- 0 6187 6058"/>
                                <a:gd name="T5" fmla="*/ T4 w 430"/>
                                <a:gd name="T6" fmla="+- 0 1313 21"/>
                                <a:gd name="T7" fmla="*/ 1313 h 1328"/>
                                <a:gd name="T8" fmla="+- 0 6206 6058"/>
                                <a:gd name="T9" fmla="*/ T8 w 430"/>
                                <a:gd name="T10" fmla="+- 0 1332 21"/>
                                <a:gd name="T11" fmla="*/ 1332 h 1328"/>
                                <a:gd name="T12" fmla="+- 0 6206 6058"/>
                                <a:gd name="T13" fmla="*/ T12 w 430"/>
                                <a:gd name="T14" fmla="+- 0 1313 21"/>
                                <a:gd name="T15" fmla="*/ 1313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148" y="1292"/>
                                  </a:moveTo>
                                  <a:lnTo>
                                    <a:pt x="129" y="1292"/>
                                  </a:lnTo>
                                  <a:lnTo>
                                    <a:pt x="148" y="1311"/>
                                  </a:lnTo>
                                  <a:lnTo>
                                    <a:pt x="148" y="1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32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338 6058"/>
                                <a:gd name="T1" fmla="*/ T0 w 430"/>
                                <a:gd name="T2" fmla="+- 0 1313 21"/>
                                <a:gd name="T3" fmla="*/ 1313 h 1328"/>
                                <a:gd name="T4" fmla="+- 0 6206 6058"/>
                                <a:gd name="T5" fmla="*/ T4 w 430"/>
                                <a:gd name="T6" fmla="+- 0 1313 21"/>
                                <a:gd name="T7" fmla="*/ 1313 h 1328"/>
                                <a:gd name="T8" fmla="+- 0 6206 6058"/>
                                <a:gd name="T9" fmla="*/ T8 w 430"/>
                                <a:gd name="T10" fmla="+- 0 1332 21"/>
                                <a:gd name="T11" fmla="*/ 1332 h 1328"/>
                                <a:gd name="T12" fmla="+- 0 6338 6058"/>
                                <a:gd name="T13" fmla="*/ T12 w 430"/>
                                <a:gd name="T14" fmla="+- 0 1332 21"/>
                                <a:gd name="T15" fmla="*/ 1332 h 1328"/>
                                <a:gd name="T16" fmla="+- 0 6338 6058"/>
                                <a:gd name="T17" fmla="*/ T16 w 430"/>
                                <a:gd name="T18" fmla="+- 0 1313 21"/>
                                <a:gd name="T19" fmla="*/ 1313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280" y="1292"/>
                                  </a:moveTo>
                                  <a:lnTo>
                                    <a:pt x="148" y="1292"/>
                                  </a:lnTo>
                                  <a:lnTo>
                                    <a:pt x="148" y="1311"/>
                                  </a:lnTo>
                                  <a:lnTo>
                                    <a:pt x="280" y="1311"/>
                                  </a:lnTo>
                                  <a:lnTo>
                                    <a:pt x="280" y="1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31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396 6058"/>
                                <a:gd name="T1" fmla="*/ T0 w 430"/>
                                <a:gd name="T2" fmla="+- 0 199 21"/>
                                <a:gd name="T3" fmla="*/ 199 h 1328"/>
                                <a:gd name="T4" fmla="+- 0 6338 6058"/>
                                <a:gd name="T5" fmla="*/ T4 w 430"/>
                                <a:gd name="T6" fmla="+- 0 199 21"/>
                                <a:gd name="T7" fmla="*/ 199 h 1328"/>
                                <a:gd name="T8" fmla="+- 0 6338 6058"/>
                                <a:gd name="T9" fmla="*/ T8 w 430"/>
                                <a:gd name="T10" fmla="+- 0 1332 21"/>
                                <a:gd name="T11" fmla="*/ 1332 h 1328"/>
                                <a:gd name="T12" fmla="+- 0 6358 6058"/>
                                <a:gd name="T13" fmla="*/ T12 w 430"/>
                                <a:gd name="T14" fmla="+- 0 1313 21"/>
                                <a:gd name="T15" fmla="*/ 1313 h 1328"/>
                                <a:gd name="T16" fmla="+- 0 6374 6058"/>
                                <a:gd name="T17" fmla="*/ T16 w 430"/>
                                <a:gd name="T18" fmla="+- 0 1313 21"/>
                                <a:gd name="T19" fmla="*/ 1313 h 1328"/>
                                <a:gd name="T20" fmla="+- 0 6374 6058"/>
                                <a:gd name="T21" fmla="*/ T20 w 430"/>
                                <a:gd name="T22" fmla="+- 0 235 21"/>
                                <a:gd name="T23" fmla="*/ 235 h 1328"/>
                                <a:gd name="T24" fmla="+- 0 6358 6058"/>
                                <a:gd name="T25" fmla="*/ T24 w 430"/>
                                <a:gd name="T26" fmla="+- 0 235 21"/>
                                <a:gd name="T27" fmla="*/ 235 h 1328"/>
                                <a:gd name="T28" fmla="+- 0 6374 6058"/>
                                <a:gd name="T29" fmla="*/ T28 w 430"/>
                                <a:gd name="T30" fmla="+- 0 216 21"/>
                                <a:gd name="T31" fmla="*/ 216 h 1328"/>
                                <a:gd name="T32" fmla="+- 0 6413 6058"/>
                                <a:gd name="T33" fmla="*/ T32 w 430"/>
                                <a:gd name="T34" fmla="+- 0 216 21"/>
                                <a:gd name="T35" fmla="*/ 216 h 1328"/>
                                <a:gd name="T36" fmla="+- 0 6396 6058"/>
                                <a:gd name="T37" fmla="*/ T36 w 430"/>
                                <a:gd name="T38" fmla="+- 0 199 21"/>
                                <a:gd name="T39" fmla="*/ 199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338" y="178"/>
                                  </a:moveTo>
                                  <a:lnTo>
                                    <a:pt x="280" y="178"/>
                                  </a:lnTo>
                                  <a:lnTo>
                                    <a:pt x="280" y="1311"/>
                                  </a:lnTo>
                                  <a:lnTo>
                                    <a:pt x="300" y="1292"/>
                                  </a:lnTo>
                                  <a:lnTo>
                                    <a:pt x="316" y="1292"/>
                                  </a:lnTo>
                                  <a:lnTo>
                                    <a:pt x="316" y="214"/>
                                  </a:lnTo>
                                  <a:lnTo>
                                    <a:pt x="300" y="214"/>
                                  </a:lnTo>
                                  <a:lnTo>
                                    <a:pt x="316" y="195"/>
                                  </a:lnTo>
                                  <a:lnTo>
                                    <a:pt x="355" y="195"/>
                                  </a:lnTo>
                                  <a:lnTo>
                                    <a:pt x="338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30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374 6058"/>
                                <a:gd name="T1" fmla="*/ T0 w 430"/>
                                <a:gd name="T2" fmla="+- 0 1313 21"/>
                                <a:gd name="T3" fmla="*/ 1313 h 1328"/>
                                <a:gd name="T4" fmla="+- 0 6358 6058"/>
                                <a:gd name="T5" fmla="*/ T4 w 430"/>
                                <a:gd name="T6" fmla="+- 0 1313 21"/>
                                <a:gd name="T7" fmla="*/ 1313 h 1328"/>
                                <a:gd name="T8" fmla="+- 0 6338 6058"/>
                                <a:gd name="T9" fmla="*/ T8 w 430"/>
                                <a:gd name="T10" fmla="+- 0 1332 21"/>
                                <a:gd name="T11" fmla="*/ 1332 h 1328"/>
                                <a:gd name="T12" fmla="+- 0 6374 6058"/>
                                <a:gd name="T13" fmla="*/ T12 w 430"/>
                                <a:gd name="T14" fmla="+- 0 1332 21"/>
                                <a:gd name="T15" fmla="*/ 1332 h 1328"/>
                                <a:gd name="T16" fmla="+- 0 6374 6058"/>
                                <a:gd name="T17" fmla="*/ T16 w 430"/>
                                <a:gd name="T18" fmla="+- 0 1313 21"/>
                                <a:gd name="T19" fmla="*/ 1313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316" y="1292"/>
                                  </a:moveTo>
                                  <a:lnTo>
                                    <a:pt x="300" y="1292"/>
                                  </a:lnTo>
                                  <a:lnTo>
                                    <a:pt x="280" y="1311"/>
                                  </a:lnTo>
                                  <a:lnTo>
                                    <a:pt x="316" y="1311"/>
                                  </a:lnTo>
                                  <a:lnTo>
                                    <a:pt x="316" y="129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9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271 6058"/>
                                <a:gd name="T1" fmla="*/ T0 w 430"/>
                                <a:gd name="T2" fmla="+- 0 21 21"/>
                                <a:gd name="T3" fmla="*/ 21 h 1328"/>
                                <a:gd name="T4" fmla="+- 0 6058 6058"/>
                                <a:gd name="T5" fmla="*/ T4 w 430"/>
                                <a:gd name="T6" fmla="+- 0 235 21"/>
                                <a:gd name="T7" fmla="*/ 235 h 1328"/>
                                <a:gd name="T8" fmla="+- 0 6168 6058"/>
                                <a:gd name="T9" fmla="*/ T8 w 430"/>
                                <a:gd name="T10" fmla="+- 0 235 21"/>
                                <a:gd name="T11" fmla="*/ 235 h 1328"/>
                                <a:gd name="T12" fmla="+- 0 6168 6058"/>
                                <a:gd name="T13" fmla="*/ T12 w 430"/>
                                <a:gd name="T14" fmla="+- 0 230 21"/>
                                <a:gd name="T15" fmla="*/ 230 h 1328"/>
                                <a:gd name="T16" fmla="+- 0 6115 6058"/>
                                <a:gd name="T17" fmla="*/ T16 w 430"/>
                                <a:gd name="T18" fmla="+- 0 230 21"/>
                                <a:gd name="T19" fmla="*/ 230 h 1328"/>
                                <a:gd name="T20" fmla="+- 0 6103 6058"/>
                                <a:gd name="T21" fmla="*/ T20 w 430"/>
                                <a:gd name="T22" fmla="+- 0 199 21"/>
                                <a:gd name="T23" fmla="*/ 199 h 1328"/>
                                <a:gd name="T24" fmla="+- 0 6147 6058"/>
                                <a:gd name="T25" fmla="*/ T24 w 430"/>
                                <a:gd name="T26" fmla="+- 0 199 21"/>
                                <a:gd name="T27" fmla="*/ 199 h 1328"/>
                                <a:gd name="T28" fmla="+- 0 6272 6058"/>
                                <a:gd name="T29" fmla="*/ T28 w 430"/>
                                <a:gd name="T30" fmla="+- 0 75 21"/>
                                <a:gd name="T31" fmla="*/ 75 h 1328"/>
                                <a:gd name="T32" fmla="+- 0 6259 6058"/>
                                <a:gd name="T33" fmla="*/ T32 w 430"/>
                                <a:gd name="T34" fmla="+- 0 62 21"/>
                                <a:gd name="T35" fmla="*/ 62 h 1328"/>
                                <a:gd name="T36" fmla="+- 0 6312 6058"/>
                                <a:gd name="T37" fmla="*/ T36 w 430"/>
                                <a:gd name="T38" fmla="+- 0 62 21"/>
                                <a:gd name="T39" fmla="*/ 62 h 1328"/>
                                <a:gd name="T40" fmla="+- 0 6271 6058"/>
                                <a:gd name="T41" fmla="*/ T40 w 430"/>
                                <a:gd name="T42" fmla="+- 0 21 21"/>
                                <a:gd name="T43" fmla="*/ 21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213" y="0"/>
                                  </a:moveTo>
                                  <a:lnTo>
                                    <a:pt x="0" y="214"/>
                                  </a:lnTo>
                                  <a:lnTo>
                                    <a:pt x="110" y="214"/>
                                  </a:lnTo>
                                  <a:lnTo>
                                    <a:pt x="110" y="209"/>
                                  </a:lnTo>
                                  <a:lnTo>
                                    <a:pt x="57" y="209"/>
                                  </a:lnTo>
                                  <a:lnTo>
                                    <a:pt x="45" y="178"/>
                                  </a:lnTo>
                                  <a:lnTo>
                                    <a:pt x="89" y="178"/>
                                  </a:lnTo>
                                  <a:lnTo>
                                    <a:pt x="214" y="54"/>
                                  </a:lnTo>
                                  <a:lnTo>
                                    <a:pt x="201" y="41"/>
                                  </a:lnTo>
                                  <a:lnTo>
                                    <a:pt x="254" y="41"/>
                                  </a:lnTo>
                                  <a:lnTo>
                                    <a:pt x="2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8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206 6058"/>
                                <a:gd name="T1" fmla="*/ T0 w 430"/>
                                <a:gd name="T2" fmla="+- 0 216 21"/>
                                <a:gd name="T3" fmla="*/ 216 h 1328"/>
                                <a:gd name="T4" fmla="+- 0 6168 6058"/>
                                <a:gd name="T5" fmla="*/ T4 w 430"/>
                                <a:gd name="T6" fmla="+- 0 216 21"/>
                                <a:gd name="T7" fmla="*/ 216 h 1328"/>
                                <a:gd name="T8" fmla="+- 0 6187 6058"/>
                                <a:gd name="T9" fmla="*/ T8 w 430"/>
                                <a:gd name="T10" fmla="+- 0 235 21"/>
                                <a:gd name="T11" fmla="*/ 235 h 1328"/>
                                <a:gd name="T12" fmla="+- 0 6206 6058"/>
                                <a:gd name="T13" fmla="*/ T12 w 430"/>
                                <a:gd name="T14" fmla="+- 0 235 21"/>
                                <a:gd name="T15" fmla="*/ 235 h 1328"/>
                                <a:gd name="T16" fmla="+- 0 6206 6058"/>
                                <a:gd name="T17" fmla="*/ T16 w 430"/>
                                <a:gd name="T18" fmla="+- 0 216 21"/>
                                <a:gd name="T19" fmla="*/ 216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148" y="195"/>
                                  </a:moveTo>
                                  <a:lnTo>
                                    <a:pt x="110" y="195"/>
                                  </a:lnTo>
                                  <a:lnTo>
                                    <a:pt x="129" y="214"/>
                                  </a:lnTo>
                                  <a:lnTo>
                                    <a:pt x="148" y="214"/>
                                  </a:lnTo>
                                  <a:lnTo>
                                    <a:pt x="148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7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374 6058"/>
                                <a:gd name="T1" fmla="*/ T0 w 430"/>
                                <a:gd name="T2" fmla="+- 0 216 21"/>
                                <a:gd name="T3" fmla="*/ 216 h 1328"/>
                                <a:gd name="T4" fmla="+- 0 6358 6058"/>
                                <a:gd name="T5" fmla="*/ T4 w 430"/>
                                <a:gd name="T6" fmla="+- 0 235 21"/>
                                <a:gd name="T7" fmla="*/ 235 h 1328"/>
                                <a:gd name="T8" fmla="+- 0 6374 6058"/>
                                <a:gd name="T9" fmla="*/ T8 w 430"/>
                                <a:gd name="T10" fmla="+- 0 235 21"/>
                                <a:gd name="T11" fmla="*/ 235 h 1328"/>
                                <a:gd name="T12" fmla="+- 0 6374 6058"/>
                                <a:gd name="T13" fmla="*/ T12 w 430"/>
                                <a:gd name="T14" fmla="+- 0 216 21"/>
                                <a:gd name="T15" fmla="*/ 216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316" y="195"/>
                                  </a:moveTo>
                                  <a:lnTo>
                                    <a:pt x="300" y="214"/>
                                  </a:lnTo>
                                  <a:lnTo>
                                    <a:pt x="316" y="214"/>
                                  </a:lnTo>
                                  <a:lnTo>
                                    <a:pt x="316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26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413 6058"/>
                                <a:gd name="T1" fmla="*/ T0 w 430"/>
                                <a:gd name="T2" fmla="+- 0 216 21"/>
                                <a:gd name="T3" fmla="*/ 216 h 1328"/>
                                <a:gd name="T4" fmla="+- 0 6374 6058"/>
                                <a:gd name="T5" fmla="*/ T4 w 430"/>
                                <a:gd name="T6" fmla="+- 0 216 21"/>
                                <a:gd name="T7" fmla="*/ 216 h 1328"/>
                                <a:gd name="T8" fmla="+- 0 6374 6058"/>
                                <a:gd name="T9" fmla="*/ T8 w 430"/>
                                <a:gd name="T10" fmla="+- 0 235 21"/>
                                <a:gd name="T11" fmla="*/ 235 h 1328"/>
                                <a:gd name="T12" fmla="+- 0 6487 6058"/>
                                <a:gd name="T13" fmla="*/ T12 w 430"/>
                                <a:gd name="T14" fmla="+- 0 235 21"/>
                                <a:gd name="T15" fmla="*/ 235 h 1328"/>
                                <a:gd name="T16" fmla="+- 0 6482 6058"/>
                                <a:gd name="T17" fmla="*/ T16 w 430"/>
                                <a:gd name="T18" fmla="+- 0 230 21"/>
                                <a:gd name="T19" fmla="*/ 230 h 1328"/>
                                <a:gd name="T20" fmla="+- 0 6427 6058"/>
                                <a:gd name="T21" fmla="*/ T20 w 430"/>
                                <a:gd name="T22" fmla="+- 0 230 21"/>
                                <a:gd name="T23" fmla="*/ 230 h 1328"/>
                                <a:gd name="T24" fmla="+- 0 6413 6058"/>
                                <a:gd name="T25" fmla="*/ T24 w 430"/>
                                <a:gd name="T26" fmla="+- 0 216 21"/>
                                <a:gd name="T27" fmla="*/ 216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355" y="195"/>
                                  </a:moveTo>
                                  <a:lnTo>
                                    <a:pt x="316" y="195"/>
                                  </a:lnTo>
                                  <a:lnTo>
                                    <a:pt x="316" y="214"/>
                                  </a:lnTo>
                                  <a:lnTo>
                                    <a:pt x="429" y="214"/>
                                  </a:lnTo>
                                  <a:lnTo>
                                    <a:pt x="424" y="209"/>
                                  </a:lnTo>
                                  <a:lnTo>
                                    <a:pt x="369" y="209"/>
                                  </a:lnTo>
                                  <a:lnTo>
                                    <a:pt x="355" y="19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25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147 6058"/>
                                <a:gd name="T1" fmla="*/ T0 w 430"/>
                                <a:gd name="T2" fmla="+- 0 199 21"/>
                                <a:gd name="T3" fmla="*/ 199 h 1328"/>
                                <a:gd name="T4" fmla="+- 0 6103 6058"/>
                                <a:gd name="T5" fmla="*/ T4 w 430"/>
                                <a:gd name="T6" fmla="+- 0 199 21"/>
                                <a:gd name="T7" fmla="*/ 199 h 1328"/>
                                <a:gd name="T8" fmla="+- 0 6115 6058"/>
                                <a:gd name="T9" fmla="*/ T8 w 430"/>
                                <a:gd name="T10" fmla="+- 0 230 21"/>
                                <a:gd name="T11" fmla="*/ 230 h 1328"/>
                                <a:gd name="T12" fmla="+- 0 6147 6058"/>
                                <a:gd name="T13" fmla="*/ T12 w 430"/>
                                <a:gd name="T14" fmla="+- 0 199 21"/>
                                <a:gd name="T15" fmla="*/ 199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89" y="178"/>
                                  </a:moveTo>
                                  <a:lnTo>
                                    <a:pt x="45" y="178"/>
                                  </a:lnTo>
                                  <a:lnTo>
                                    <a:pt x="57" y="209"/>
                                  </a:lnTo>
                                  <a:lnTo>
                                    <a:pt x="89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24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206 6058"/>
                                <a:gd name="T1" fmla="*/ T0 w 430"/>
                                <a:gd name="T2" fmla="+- 0 199 21"/>
                                <a:gd name="T3" fmla="*/ 199 h 1328"/>
                                <a:gd name="T4" fmla="+- 0 6147 6058"/>
                                <a:gd name="T5" fmla="*/ T4 w 430"/>
                                <a:gd name="T6" fmla="+- 0 199 21"/>
                                <a:gd name="T7" fmla="*/ 199 h 1328"/>
                                <a:gd name="T8" fmla="+- 0 6115 6058"/>
                                <a:gd name="T9" fmla="*/ T8 w 430"/>
                                <a:gd name="T10" fmla="+- 0 230 21"/>
                                <a:gd name="T11" fmla="*/ 230 h 1328"/>
                                <a:gd name="T12" fmla="+- 0 6168 6058"/>
                                <a:gd name="T13" fmla="*/ T12 w 430"/>
                                <a:gd name="T14" fmla="+- 0 230 21"/>
                                <a:gd name="T15" fmla="*/ 230 h 1328"/>
                                <a:gd name="T16" fmla="+- 0 6168 6058"/>
                                <a:gd name="T17" fmla="*/ T16 w 430"/>
                                <a:gd name="T18" fmla="+- 0 216 21"/>
                                <a:gd name="T19" fmla="*/ 216 h 1328"/>
                                <a:gd name="T20" fmla="+- 0 6206 6058"/>
                                <a:gd name="T21" fmla="*/ T20 w 430"/>
                                <a:gd name="T22" fmla="+- 0 216 21"/>
                                <a:gd name="T23" fmla="*/ 216 h 1328"/>
                                <a:gd name="T24" fmla="+- 0 6206 6058"/>
                                <a:gd name="T25" fmla="*/ T24 w 430"/>
                                <a:gd name="T26" fmla="+- 0 199 21"/>
                                <a:gd name="T27" fmla="*/ 199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148" y="178"/>
                                  </a:moveTo>
                                  <a:lnTo>
                                    <a:pt x="89" y="178"/>
                                  </a:lnTo>
                                  <a:lnTo>
                                    <a:pt x="57" y="209"/>
                                  </a:lnTo>
                                  <a:lnTo>
                                    <a:pt x="110" y="209"/>
                                  </a:lnTo>
                                  <a:lnTo>
                                    <a:pt x="110" y="195"/>
                                  </a:lnTo>
                                  <a:lnTo>
                                    <a:pt x="148" y="195"/>
                                  </a:lnTo>
                                  <a:lnTo>
                                    <a:pt x="148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23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312 6058"/>
                                <a:gd name="T1" fmla="*/ T0 w 430"/>
                                <a:gd name="T2" fmla="+- 0 62 21"/>
                                <a:gd name="T3" fmla="*/ 62 h 1328"/>
                                <a:gd name="T4" fmla="+- 0 6286 6058"/>
                                <a:gd name="T5" fmla="*/ T4 w 430"/>
                                <a:gd name="T6" fmla="+- 0 62 21"/>
                                <a:gd name="T7" fmla="*/ 62 h 1328"/>
                                <a:gd name="T8" fmla="+- 0 6272 6058"/>
                                <a:gd name="T9" fmla="*/ T8 w 430"/>
                                <a:gd name="T10" fmla="+- 0 75 21"/>
                                <a:gd name="T11" fmla="*/ 75 h 1328"/>
                                <a:gd name="T12" fmla="+- 0 6427 6058"/>
                                <a:gd name="T13" fmla="*/ T12 w 430"/>
                                <a:gd name="T14" fmla="+- 0 230 21"/>
                                <a:gd name="T15" fmla="*/ 230 h 1328"/>
                                <a:gd name="T16" fmla="+- 0 6442 6058"/>
                                <a:gd name="T17" fmla="*/ T16 w 430"/>
                                <a:gd name="T18" fmla="+- 0 199 21"/>
                                <a:gd name="T19" fmla="*/ 199 h 1328"/>
                                <a:gd name="T20" fmla="+- 0 6451 6058"/>
                                <a:gd name="T21" fmla="*/ T20 w 430"/>
                                <a:gd name="T22" fmla="+- 0 199 21"/>
                                <a:gd name="T23" fmla="*/ 199 h 1328"/>
                                <a:gd name="T24" fmla="+- 0 6312 6058"/>
                                <a:gd name="T25" fmla="*/ T24 w 430"/>
                                <a:gd name="T26" fmla="+- 0 62 21"/>
                                <a:gd name="T27" fmla="*/ 62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254" y="41"/>
                                  </a:moveTo>
                                  <a:lnTo>
                                    <a:pt x="228" y="41"/>
                                  </a:lnTo>
                                  <a:lnTo>
                                    <a:pt x="214" y="54"/>
                                  </a:lnTo>
                                  <a:lnTo>
                                    <a:pt x="369" y="209"/>
                                  </a:lnTo>
                                  <a:lnTo>
                                    <a:pt x="384" y="178"/>
                                  </a:lnTo>
                                  <a:lnTo>
                                    <a:pt x="393" y="178"/>
                                  </a:lnTo>
                                  <a:lnTo>
                                    <a:pt x="254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22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451 6058"/>
                                <a:gd name="T1" fmla="*/ T0 w 430"/>
                                <a:gd name="T2" fmla="+- 0 199 21"/>
                                <a:gd name="T3" fmla="*/ 199 h 1328"/>
                                <a:gd name="T4" fmla="+- 0 6442 6058"/>
                                <a:gd name="T5" fmla="*/ T4 w 430"/>
                                <a:gd name="T6" fmla="+- 0 199 21"/>
                                <a:gd name="T7" fmla="*/ 199 h 1328"/>
                                <a:gd name="T8" fmla="+- 0 6427 6058"/>
                                <a:gd name="T9" fmla="*/ T8 w 430"/>
                                <a:gd name="T10" fmla="+- 0 230 21"/>
                                <a:gd name="T11" fmla="*/ 230 h 1328"/>
                                <a:gd name="T12" fmla="+- 0 6482 6058"/>
                                <a:gd name="T13" fmla="*/ T12 w 430"/>
                                <a:gd name="T14" fmla="+- 0 230 21"/>
                                <a:gd name="T15" fmla="*/ 230 h 1328"/>
                                <a:gd name="T16" fmla="+- 0 6451 6058"/>
                                <a:gd name="T17" fmla="*/ T16 w 430"/>
                                <a:gd name="T18" fmla="+- 0 199 21"/>
                                <a:gd name="T19" fmla="*/ 199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393" y="178"/>
                                  </a:moveTo>
                                  <a:lnTo>
                                    <a:pt x="384" y="178"/>
                                  </a:lnTo>
                                  <a:lnTo>
                                    <a:pt x="369" y="209"/>
                                  </a:lnTo>
                                  <a:lnTo>
                                    <a:pt x="424" y="209"/>
                                  </a:lnTo>
                                  <a:lnTo>
                                    <a:pt x="393" y="17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21"/>
                          <wps:cNvSpPr>
                            <a:spLocks/>
                          </wps:cNvSpPr>
                          <wps:spPr bwMode="auto">
                            <a:xfrm>
                              <a:off x="6058" y="21"/>
                              <a:ext cx="430" cy="1328"/>
                            </a:xfrm>
                            <a:custGeom>
                              <a:avLst/>
                              <a:gdLst>
                                <a:gd name="T0" fmla="+- 0 6286 6058"/>
                                <a:gd name="T1" fmla="*/ T0 w 430"/>
                                <a:gd name="T2" fmla="+- 0 62 21"/>
                                <a:gd name="T3" fmla="*/ 62 h 1328"/>
                                <a:gd name="T4" fmla="+- 0 6259 6058"/>
                                <a:gd name="T5" fmla="*/ T4 w 430"/>
                                <a:gd name="T6" fmla="+- 0 62 21"/>
                                <a:gd name="T7" fmla="*/ 62 h 1328"/>
                                <a:gd name="T8" fmla="+- 0 6272 6058"/>
                                <a:gd name="T9" fmla="*/ T8 w 430"/>
                                <a:gd name="T10" fmla="+- 0 75 21"/>
                                <a:gd name="T11" fmla="*/ 75 h 1328"/>
                                <a:gd name="T12" fmla="+- 0 6286 6058"/>
                                <a:gd name="T13" fmla="*/ T12 w 430"/>
                                <a:gd name="T14" fmla="+- 0 62 21"/>
                                <a:gd name="T15" fmla="*/ 62 h 132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430" h="1328">
                                  <a:moveTo>
                                    <a:pt x="228" y="41"/>
                                  </a:moveTo>
                                  <a:lnTo>
                                    <a:pt x="201" y="41"/>
                                  </a:lnTo>
                                  <a:lnTo>
                                    <a:pt x="214" y="54"/>
                                  </a:lnTo>
                                  <a:lnTo>
                                    <a:pt x="228" y="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375D89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18"/>
                        <wpg:cNvGrpSpPr>
                          <a:grpSpLocks/>
                        </wpg:cNvGrpSpPr>
                        <wpg:grpSpPr bwMode="auto">
                          <a:xfrm>
                            <a:off x="6468" y="597"/>
                            <a:ext cx="2033" cy="71"/>
                            <a:chOff x="6468" y="597"/>
                            <a:chExt cx="2033" cy="71"/>
                          </a:xfrm>
                        </wpg:grpSpPr>
                        <wps:wsp>
                          <wps:cNvPr id="36" name="Freeform 19"/>
                          <wps:cNvSpPr>
                            <a:spLocks/>
                          </wps:cNvSpPr>
                          <wps:spPr bwMode="auto">
                            <a:xfrm>
                              <a:off x="6468" y="597"/>
                              <a:ext cx="2033" cy="71"/>
                            </a:xfrm>
                            <a:custGeom>
                              <a:avLst/>
                              <a:gdLst>
                                <a:gd name="T0" fmla="+- 0 6468 6468"/>
                                <a:gd name="T1" fmla="*/ T0 w 2033"/>
                                <a:gd name="T2" fmla="+- 0 668 597"/>
                                <a:gd name="T3" fmla="*/ 668 h 71"/>
                                <a:gd name="T4" fmla="+- 0 8501 6468"/>
                                <a:gd name="T5" fmla="*/ T4 w 2033"/>
                                <a:gd name="T6" fmla="+- 0 668 597"/>
                                <a:gd name="T7" fmla="*/ 668 h 71"/>
                                <a:gd name="T8" fmla="+- 0 8501 6468"/>
                                <a:gd name="T9" fmla="*/ T8 w 2033"/>
                                <a:gd name="T10" fmla="+- 0 597 597"/>
                                <a:gd name="T11" fmla="*/ 597 h 71"/>
                                <a:gd name="T12" fmla="+- 0 6468 6468"/>
                                <a:gd name="T13" fmla="*/ T12 w 2033"/>
                                <a:gd name="T14" fmla="+- 0 597 597"/>
                                <a:gd name="T15" fmla="*/ 597 h 71"/>
                                <a:gd name="T16" fmla="+- 0 6468 6468"/>
                                <a:gd name="T17" fmla="*/ T16 w 2033"/>
                                <a:gd name="T18" fmla="+- 0 668 597"/>
                                <a:gd name="T19" fmla="*/ 668 h 71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33" h="71">
                                  <a:moveTo>
                                    <a:pt x="0" y="71"/>
                                  </a:moveTo>
                                  <a:lnTo>
                                    <a:pt x="2033" y="71"/>
                                  </a:lnTo>
                                  <a:lnTo>
                                    <a:pt x="20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7" name="Group 16"/>
                        <wpg:cNvGrpSpPr>
                          <a:grpSpLocks/>
                        </wpg:cNvGrpSpPr>
                        <wpg:grpSpPr bwMode="auto">
                          <a:xfrm>
                            <a:off x="6468" y="1165"/>
                            <a:ext cx="2033" cy="74"/>
                            <a:chOff x="6468" y="1165"/>
                            <a:chExt cx="2033" cy="74"/>
                          </a:xfrm>
                        </wpg:grpSpPr>
                        <wps:wsp>
                          <wps:cNvPr id="38" name="Freeform 17"/>
                          <wps:cNvSpPr>
                            <a:spLocks/>
                          </wps:cNvSpPr>
                          <wps:spPr bwMode="auto">
                            <a:xfrm>
                              <a:off x="6468" y="1165"/>
                              <a:ext cx="2033" cy="74"/>
                            </a:xfrm>
                            <a:custGeom>
                              <a:avLst/>
                              <a:gdLst>
                                <a:gd name="T0" fmla="+- 0 6468 6468"/>
                                <a:gd name="T1" fmla="*/ T0 w 2033"/>
                                <a:gd name="T2" fmla="+- 0 1238 1165"/>
                                <a:gd name="T3" fmla="*/ 1238 h 74"/>
                                <a:gd name="T4" fmla="+- 0 8501 6468"/>
                                <a:gd name="T5" fmla="*/ T4 w 2033"/>
                                <a:gd name="T6" fmla="+- 0 1238 1165"/>
                                <a:gd name="T7" fmla="*/ 1238 h 74"/>
                                <a:gd name="T8" fmla="+- 0 8501 6468"/>
                                <a:gd name="T9" fmla="*/ T8 w 2033"/>
                                <a:gd name="T10" fmla="+- 0 1165 1165"/>
                                <a:gd name="T11" fmla="*/ 1165 h 74"/>
                                <a:gd name="T12" fmla="+- 0 6468 6468"/>
                                <a:gd name="T13" fmla="*/ T12 w 2033"/>
                                <a:gd name="T14" fmla="+- 0 1165 1165"/>
                                <a:gd name="T15" fmla="*/ 1165 h 74"/>
                                <a:gd name="T16" fmla="+- 0 6468 6468"/>
                                <a:gd name="T17" fmla="*/ T16 w 2033"/>
                                <a:gd name="T18" fmla="+- 0 1238 1165"/>
                                <a:gd name="T19" fmla="*/ 1238 h 7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33" h="74">
                                  <a:moveTo>
                                    <a:pt x="0" y="73"/>
                                  </a:moveTo>
                                  <a:lnTo>
                                    <a:pt x="2033" y="73"/>
                                  </a:lnTo>
                                  <a:lnTo>
                                    <a:pt x="203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7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7"/>
                        <wpg:cNvGrpSpPr>
                          <a:grpSpLocks/>
                        </wpg:cNvGrpSpPr>
                        <wpg:grpSpPr bwMode="auto">
                          <a:xfrm>
                            <a:off x="6461" y="590"/>
                            <a:ext cx="2045" cy="653"/>
                            <a:chOff x="6461" y="590"/>
                            <a:chExt cx="2045" cy="653"/>
                          </a:xfrm>
                        </wpg:grpSpPr>
                        <wps:wsp>
                          <wps:cNvPr id="40" name="Freeform 15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8506 6461"/>
                                <a:gd name="T1" fmla="*/ T0 w 2045"/>
                                <a:gd name="T2" fmla="+- 0 590 590"/>
                                <a:gd name="T3" fmla="*/ 590 h 653"/>
                                <a:gd name="T4" fmla="+- 0 6461 6461"/>
                                <a:gd name="T5" fmla="*/ T4 w 2045"/>
                                <a:gd name="T6" fmla="+- 0 590 590"/>
                                <a:gd name="T7" fmla="*/ 590 h 653"/>
                                <a:gd name="T8" fmla="+- 0 6461 6461"/>
                                <a:gd name="T9" fmla="*/ T8 w 2045"/>
                                <a:gd name="T10" fmla="+- 0 1243 590"/>
                                <a:gd name="T11" fmla="*/ 1243 h 653"/>
                                <a:gd name="T12" fmla="+- 0 8506 6461"/>
                                <a:gd name="T13" fmla="*/ T12 w 2045"/>
                                <a:gd name="T14" fmla="+- 0 1243 590"/>
                                <a:gd name="T15" fmla="*/ 1243 h 653"/>
                                <a:gd name="T16" fmla="+- 0 8506 6461"/>
                                <a:gd name="T17" fmla="*/ T16 w 2045"/>
                                <a:gd name="T18" fmla="+- 0 1238 590"/>
                                <a:gd name="T19" fmla="*/ 1238 h 653"/>
                                <a:gd name="T20" fmla="+- 0 6475 6461"/>
                                <a:gd name="T21" fmla="*/ T20 w 2045"/>
                                <a:gd name="T22" fmla="+- 0 1238 590"/>
                                <a:gd name="T23" fmla="*/ 1238 h 653"/>
                                <a:gd name="T24" fmla="+- 0 6468 6461"/>
                                <a:gd name="T25" fmla="*/ T24 w 2045"/>
                                <a:gd name="T26" fmla="+- 0 1231 590"/>
                                <a:gd name="T27" fmla="*/ 1231 h 653"/>
                                <a:gd name="T28" fmla="+- 0 6475 6461"/>
                                <a:gd name="T29" fmla="*/ T28 w 2045"/>
                                <a:gd name="T30" fmla="+- 0 1231 590"/>
                                <a:gd name="T31" fmla="*/ 1231 h 653"/>
                                <a:gd name="T32" fmla="+- 0 6475 6461"/>
                                <a:gd name="T33" fmla="*/ T32 w 2045"/>
                                <a:gd name="T34" fmla="+- 0 605 590"/>
                                <a:gd name="T35" fmla="*/ 605 h 653"/>
                                <a:gd name="T36" fmla="+- 0 6468 6461"/>
                                <a:gd name="T37" fmla="*/ T36 w 2045"/>
                                <a:gd name="T38" fmla="+- 0 605 590"/>
                                <a:gd name="T39" fmla="*/ 605 h 653"/>
                                <a:gd name="T40" fmla="+- 0 6475 6461"/>
                                <a:gd name="T41" fmla="*/ T40 w 2045"/>
                                <a:gd name="T42" fmla="+- 0 597 590"/>
                                <a:gd name="T43" fmla="*/ 597 h 653"/>
                                <a:gd name="T44" fmla="+- 0 8506 6461"/>
                                <a:gd name="T45" fmla="*/ T44 w 2045"/>
                                <a:gd name="T46" fmla="+- 0 597 590"/>
                                <a:gd name="T47" fmla="*/ 597 h 653"/>
                                <a:gd name="T48" fmla="+- 0 8506 6461"/>
                                <a:gd name="T49" fmla="*/ T48 w 2045"/>
                                <a:gd name="T50" fmla="+- 0 590 590"/>
                                <a:gd name="T51" fmla="*/ 590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  <a:cxn ang="0">
                                  <a:pos x="T45" y="T47"/>
                                </a:cxn>
                                <a:cxn ang="0">
                                  <a:pos x="T49" y="T51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2045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653"/>
                                  </a:lnTo>
                                  <a:lnTo>
                                    <a:pt x="2045" y="653"/>
                                  </a:lnTo>
                                  <a:lnTo>
                                    <a:pt x="2045" y="648"/>
                                  </a:lnTo>
                                  <a:lnTo>
                                    <a:pt x="14" y="648"/>
                                  </a:lnTo>
                                  <a:lnTo>
                                    <a:pt x="7" y="641"/>
                                  </a:lnTo>
                                  <a:lnTo>
                                    <a:pt x="14" y="641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7" y="15"/>
                                  </a:lnTo>
                                  <a:lnTo>
                                    <a:pt x="14" y="7"/>
                                  </a:lnTo>
                                  <a:lnTo>
                                    <a:pt x="2045" y="7"/>
                                  </a:lnTo>
                                  <a:lnTo>
                                    <a:pt x="20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1" name="Freeform 14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6475 6461"/>
                                <a:gd name="T1" fmla="*/ T0 w 2045"/>
                                <a:gd name="T2" fmla="+- 0 1231 590"/>
                                <a:gd name="T3" fmla="*/ 1231 h 653"/>
                                <a:gd name="T4" fmla="+- 0 6468 6461"/>
                                <a:gd name="T5" fmla="*/ T4 w 2045"/>
                                <a:gd name="T6" fmla="+- 0 1231 590"/>
                                <a:gd name="T7" fmla="*/ 1231 h 653"/>
                                <a:gd name="T8" fmla="+- 0 6475 6461"/>
                                <a:gd name="T9" fmla="*/ T8 w 2045"/>
                                <a:gd name="T10" fmla="+- 0 1238 590"/>
                                <a:gd name="T11" fmla="*/ 1238 h 653"/>
                                <a:gd name="T12" fmla="+- 0 6475 6461"/>
                                <a:gd name="T13" fmla="*/ T12 w 2045"/>
                                <a:gd name="T14" fmla="+- 0 1231 590"/>
                                <a:gd name="T15" fmla="*/ 1231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14" y="641"/>
                                  </a:moveTo>
                                  <a:lnTo>
                                    <a:pt x="7" y="641"/>
                                  </a:lnTo>
                                  <a:lnTo>
                                    <a:pt x="14" y="648"/>
                                  </a:lnTo>
                                  <a:lnTo>
                                    <a:pt x="14" y="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Freeform 13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8494 6461"/>
                                <a:gd name="T1" fmla="*/ T0 w 2045"/>
                                <a:gd name="T2" fmla="+- 0 1231 590"/>
                                <a:gd name="T3" fmla="*/ 1231 h 653"/>
                                <a:gd name="T4" fmla="+- 0 6475 6461"/>
                                <a:gd name="T5" fmla="*/ T4 w 2045"/>
                                <a:gd name="T6" fmla="+- 0 1231 590"/>
                                <a:gd name="T7" fmla="*/ 1231 h 653"/>
                                <a:gd name="T8" fmla="+- 0 6475 6461"/>
                                <a:gd name="T9" fmla="*/ T8 w 2045"/>
                                <a:gd name="T10" fmla="+- 0 1238 590"/>
                                <a:gd name="T11" fmla="*/ 1238 h 653"/>
                                <a:gd name="T12" fmla="+- 0 8494 6461"/>
                                <a:gd name="T13" fmla="*/ T12 w 2045"/>
                                <a:gd name="T14" fmla="+- 0 1238 590"/>
                                <a:gd name="T15" fmla="*/ 1238 h 653"/>
                                <a:gd name="T16" fmla="+- 0 8494 6461"/>
                                <a:gd name="T17" fmla="*/ T16 w 2045"/>
                                <a:gd name="T18" fmla="+- 0 1231 590"/>
                                <a:gd name="T19" fmla="*/ 1231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2033" y="641"/>
                                  </a:moveTo>
                                  <a:lnTo>
                                    <a:pt x="14" y="641"/>
                                  </a:lnTo>
                                  <a:lnTo>
                                    <a:pt x="14" y="648"/>
                                  </a:lnTo>
                                  <a:lnTo>
                                    <a:pt x="2033" y="648"/>
                                  </a:lnTo>
                                  <a:lnTo>
                                    <a:pt x="2033" y="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Freeform 12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8494 6461"/>
                                <a:gd name="T1" fmla="*/ T0 w 2045"/>
                                <a:gd name="T2" fmla="+- 0 597 590"/>
                                <a:gd name="T3" fmla="*/ 597 h 653"/>
                                <a:gd name="T4" fmla="+- 0 8494 6461"/>
                                <a:gd name="T5" fmla="*/ T4 w 2045"/>
                                <a:gd name="T6" fmla="+- 0 1238 590"/>
                                <a:gd name="T7" fmla="*/ 1238 h 653"/>
                                <a:gd name="T8" fmla="+- 0 8501 6461"/>
                                <a:gd name="T9" fmla="*/ T8 w 2045"/>
                                <a:gd name="T10" fmla="+- 0 1231 590"/>
                                <a:gd name="T11" fmla="*/ 1231 h 653"/>
                                <a:gd name="T12" fmla="+- 0 8506 6461"/>
                                <a:gd name="T13" fmla="*/ T12 w 2045"/>
                                <a:gd name="T14" fmla="+- 0 1231 590"/>
                                <a:gd name="T15" fmla="*/ 1231 h 653"/>
                                <a:gd name="T16" fmla="+- 0 8506 6461"/>
                                <a:gd name="T17" fmla="*/ T16 w 2045"/>
                                <a:gd name="T18" fmla="+- 0 605 590"/>
                                <a:gd name="T19" fmla="*/ 605 h 653"/>
                                <a:gd name="T20" fmla="+- 0 8501 6461"/>
                                <a:gd name="T21" fmla="*/ T20 w 2045"/>
                                <a:gd name="T22" fmla="+- 0 605 590"/>
                                <a:gd name="T23" fmla="*/ 605 h 653"/>
                                <a:gd name="T24" fmla="+- 0 8494 6461"/>
                                <a:gd name="T25" fmla="*/ T24 w 2045"/>
                                <a:gd name="T26" fmla="+- 0 597 590"/>
                                <a:gd name="T27" fmla="*/ 597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2033" y="7"/>
                                  </a:moveTo>
                                  <a:lnTo>
                                    <a:pt x="2033" y="648"/>
                                  </a:lnTo>
                                  <a:lnTo>
                                    <a:pt x="2040" y="641"/>
                                  </a:lnTo>
                                  <a:lnTo>
                                    <a:pt x="2045" y="641"/>
                                  </a:lnTo>
                                  <a:lnTo>
                                    <a:pt x="2045" y="15"/>
                                  </a:lnTo>
                                  <a:lnTo>
                                    <a:pt x="2040" y="15"/>
                                  </a:lnTo>
                                  <a:lnTo>
                                    <a:pt x="2033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Freeform 11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8506 6461"/>
                                <a:gd name="T1" fmla="*/ T0 w 2045"/>
                                <a:gd name="T2" fmla="+- 0 1231 590"/>
                                <a:gd name="T3" fmla="*/ 1231 h 653"/>
                                <a:gd name="T4" fmla="+- 0 8501 6461"/>
                                <a:gd name="T5" fmla="*/ T4 w 2045"/>
                                <a:gd name="T6" fmla="+- 0 1231 590"/>
                                <a:gd name="T7" fmla="*/ 1231 h 653"/>
                                <a:gd name="T8" fmla="+- 0 8494 6461"/>
                                <a:gd name="T9" fmla="*/ T8 w 2045"/>
                                <a:gd name="T10" fmla="+- 0 1238 590"/>
                                <a:gd name="T11" fmla="*/ 1238 h 653"/>
                                <a:gd name="T12" fmla="+- 0 8506 6461"/>
                                <a:gd name="T13" fmla="*/ T12 w 2045"/>
                                <a:gd name="T14" fmla="+- 0 1238 590"/>
                                <a:gd name="T15" fmla="*/ 1238 h 653"/>
                                <a:gd name="T16" fmla="+- 0 8506 6461"/>
                                <a:gd name="T17" fmla="*/ T16 w 2045"/>
                                <a:gd name="T18" fmla="+- 0 1231 590"/>
                                <a:gd name="T19" fmla="*/ 1231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2045" y="641"/>
                                  </a:moveTo>
                                  <a:lnTo>
                                    <a:pt x="2040" y="641"/>
                                  </a:lnTo>
                                  <a:lnTo>
                                    <a:pt x="2033" y="648"/>
                                  </a:lnTo>
                                  <a:lnTo>
                                    <a:pt x="2045" y="648"/>
                                  </a:lnTo>
                                  <a:lnTo>
                                    <a:pt x="2045" y="64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Freeform 10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6475 6461"/>
                                <a:gd name="T1" fmla="*/ T0 w 2045"/>
                                <a:gd name="T2" fmla="+- 0 597 590"/>
                                <a:gd name="T3" fmla="*/ 597 h 653"/>
                                <a:gd name="T4" fmla="+- 0 6468 6461"/>
                                <a:gd name="T5" fmla="*/ T4 w 2045"/>
                                <a:gd name="T6" fmla="+- 0 605 590"/>
                                <a:gd name="T7" fmla="*/ 605 h 653"/>
                                <a:gd name="T8" fmla="+- 0 6475 6461"/>
                                <a:gd name="T9" fmla="*/ T8 w 2045"/>
                                <a:gd name="T10" fmla="+- 0 605 590"/>
                                <a:gd name="T11" fmla="*/ 605 h 653"/>
                                <a:gd name="T12" fmla="+- 0 6475 6461"/>
                                <a:gd name="T13" fmla="*/ T12 w 2045"/>
                                <a:gd name="T14" fmla="+- 0 597 590"/>
                                <a:gd name="T15" fmla="*/ 597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14" y="7"/>
                                  </a:moveTo>
                                  <a:lnTo>
                                    <a:pt x="7" y="15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14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Freeform 9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8494 6461"/>
                                <a:gd name="T1" fmla="*/ T0 w 2045"/>
                                <a:gd name="T2" fmla="+- 0 597 590"/>
                                <a:gd name="T3" fmla="*/ 597 h 653"/>
                                <a:gd name="T4" fmla="+- 0 6475 6461"/>
                                <a:gd name="T5" fmla="*/ T4 w 2045"/>
                                <a:gd name="T6" fmla="+- 0 597 590"/>
                                <a:gd name="T7" fmla="*/ 597 h 653"/>
                                <a:gd name="T8" fmla="+- 0 6475 6461"/>
                                <a:gd name="T9" fmla="*/ T8 w 2045"/>
                                <a:gd name="T10" fmla="+- 0 605 590"/>
                                <a:gd name="T11" fmla="*/ 605 h 653"/>
                                <a:gd name="T12" fmla="+- 0 8494 6461"/>
                                <a:gd name="T13" fmla="*/ T12 w 2045"/>
                                <a:gd name="T14" fmla="+- 0 605 590"/>
                                <a:gd name="T15" fmla="*/ 605 h 653"/>
                                <a:gd name="T16" fmla="+- 0 8494 6461"/>
                                <a:gd name="T17" fmla="*/ T16 w 2045"/>
                                <a:gd name="T18" fmla="+- 0 597 590"/>
                                <a:gd name="T19" fmla="*/ 597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2033" y="7"/>
                                  </a:moveTo>
                                  <a:lnTo>
                                    <a:pt x="14" y="7"/>
                                  </a:lnTo>
                                  <a:lnTo>
                                    <a:pt x="14" y="15"/>
                                  </a:lnTo>
                                  <a:lnTo>
                                    <a:pt x="2033" y="15"/>
                                  </a:lnTo>
                                  <a:lnTo>
                                    <a:pt x="2033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Freeform 8"/>
                          <wps:cNvSpPr>
                            <a:spLocks/>
                          </wps:cNvSpPr>
                          <wps:spPr bwMode="auto">
                            <a:xfrm>
                              <a:off x="6461" y="590"/>
                              <a:ext cx="2045" cy="653"/>
                            </a:xfrm>
                            <a:custGeom>
                              <a:avLst/>
                              <a:gdLst>
                                <a:gd name="T0" fmla="+- 0 8506 6461"/>
                                <a:gd name="T1" fmla="*/ T0 w 2045"/>
                                <a:gd name="T2" fmla="+- 0 597 590"/>
                                <a:gd name="T3" fmla="*/ 597 h 653"/>
                                <a:gd name="T4" fmla="+- 0 8494 6461"/>
                                <a:gd name="T5" fmla="*/ T4 w 2045"/>
                                <a:gd name="T6" fmla="+- 0 597 590"/>
                                <a:gd name="T7" fmla="*/ 597 h 653"/>
                                <a:gd name="T8" fmla="+- 0 8501 6461"/>
                                <a:gd name="T9" fmla="*/ T8 w 2045"/>
                                <a:gd name="T10" fmla="+- 0 605 590"/>
                                <a:gd name="T11" fmla="*/ 605 h 653"/>
                                <a:gd name="T12" fmla="+- 0 8506 6461"/>
                                <a:gd name="T13" fmla="*/ T12 w 2045"/>
                                <a:gd name="T14" fmla="+- 0 605 590"/>
                                <a:gd name="T15" fmla="*/ 605 h 653"/>
                                <a:gd name="T16" fmla="+- 0 8506 6461"/>
                                <a:gd name="T17" fmla="*/ T16 w 2045"/>
                                <a:gd name="T18" fmla="+- 0 597 590"/>
                                <a:gd name="T19" fmla="*/ 597 h 65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45" h="653">
                                  <a:moveTo>
                                    <a:pt x="2045" y="7"/>
                                  </a:moveTo>
                                  <a:lnTo>
                                    <a:pt x="2033" y="7"/>
                                  </a:lnTo>
                                  <a:lnTo>
                                    <a:pt x="2040" y="15"/>
                                  </a:lnTo>
                                  <a:lnTo>
                                    <a:pt x="2045" y="15"/>
                                  </a:lnTo>
                                  <a:lnTo>
                                    <a:pt x="2045" y="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3"/>
                        <wpg:cNvGrpSpPr>
                          <a:grpSpLocks/>
                        </wpg:cNvGrpSpPr>
                        <wpg:grpSpPr bwMode="auto">
                          <a:xfrm>
                            <a:off x="6472" y="668"/>
                            <a:ext cx="2024" cy="497"/>
                            <a:chOff x="6472" y="668"/>
                            <a:chExt cx="2024" cy="497"/>
                          </a:xfrm>
                        </wpg:grpSpPr>
                        <wps:wsp>
                          <wps:cNvPr id="49" name="Freeform 6"/>
                          <wps:cNvSpPr>
                            <a:spLocks/>
                          </wps:cNvSpPr>
                          <wps:spPr bwMode="auto">
                            <a:xfrm>
                              <a:off x="6472" y="668"/>
                              <a:ext cx="2024" cy="497"/>
                            </a:xfrm>
                            <a:custGeom>
                              <a:avLst/>
                              <a:gdLst>
                                <a:gd name="T0" fmla="+- 0 6472 6472"/>
                                <a:gd name="T1" fmla="*/ T0 w 2024"/>
                                <a:gd name="T2" fmla="+- 0 1165 668"/>
                                <a:gd name="T3" fmla="*/ 1165 h 497"/>
                                <a:gd name="T4" fmla="+- 0 8495 6472"/>
                                <a:gd name="T5" fmla="*/ T4 w 2024"/>
                                <a:gd name="T6" fmla="+- 0 1165 668"/>
                                <a:gd name="T7" fmla="*/ 1165 h 497"/>
                                <a:gd name="T8" fmla="+- 0 8495 6472"/>
                                <a:gd name="T9" fmla="*/ T8 w 2024"/>
                                <a:gd name="T10" fmla="+- 0 668 668"/>
                                <a:gd name="T11" fmla="*/ 668 h 497"/>
                                <a:gd name="T12" fmla="+- 0 6472 6472"/>
                                <a:gd name="T13" fmla="*/ T12 w 2024"/>
                                <a:gd name="T14" fmla="+- 0 668 668"/>
                                <a:gd name="T15" fmla="*/ 668 h 497"/>
                                <a:gd name="T16" fmla="+- 0 6472 6472"/>
                                <a:gd name="T17" fmla="*/ T16 w 2024"/>
                                <a:gd name="T18" fmla="+- 0 1165 668"/>
                                <a:gd name="T19" fmla="*/ 1165 h 49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24" h="497">
                                  <a:moveTo>
                                    <a:pt x="0" y="497"/>
                                  </a:moveTo>
                                  <a:lnTo>
                                    <a:pt x="2023" y="497"/>
                                  </a:lnTo>
                                  <a:lnTo>
                                    <a:pt x="202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9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0" name="Picture 5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70" y="667"/>
                              <a:ext cx="2026" cy="49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51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058" y="21"/>
                              <a:ext cx="2448" cy="132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925D17" w14:textId="77777777" w:rsidR="003B482B" w:rsidRDefault="003B482B">
                                <w:pP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130A0011" w14:textId="77777777" w:rsidR="003B482B" w:rsidRDefault="003B482B">
                                <w:pPr>
                                  <w:rPr>
                                    <w:rFonts w:ascii="Calibri" w:eastAsia="Calibri" w:hAnsi="Calibri" w:cs="Calibri"/>
                                    <w:b/>
                                    <w:bCs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01B1554F" w14:textId="77777777" w:rsidR="003B482B" w:rsidRDefault="003B482B">
                                <w:pPr>
                                  <w:spacing w:before="169"/>
                                  <w:ind w:left="551"/>
                                  <w:rPr>
                                    <w:rFonts w:ascii="Futura Light" w:eastAsia="Futura Light" w:hAnsi="Futura Light" w:cs="Futura Light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ascii="Futura Light"/>
                                    <w:spacing w:val="-1"/>
                                    <w:w w:val="105"/>
                                    <w:sz w:val="20"/>
                                  </w:rPr>
                                  <w:t>Problem</w:t>
                                </w:r>
                                <w:r>
                                  <w:rPr>
                                    <w:rFonts w:ascii="Futura Light"/>
                                    <w:spacing w:val="-32"/>
                                    <w:w w:val="105"/>
                                    <w:sz w:val="20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Futura Light"/>
                                    <w:spacing w:val="-1"/>
                                    <w:w w:val="105"/>
                                    <w:sz w:val="20"/>
                                  </w:rPr>
                                  <w:t>Complexity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9A29F6" id="Group 2" o:spid="_x0000_s1300" style="position:absolute;left:0;text-align:left;margin-left:302.9pt;margin-top:1.05pt;width:122.4pt;height:66.4pt;z-index:1768;mso-position-horizontal-relative:page;mso-position-vertical-relative:text" coordorigin="6058,21" coordsize="2448,13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">
                <v:group id="Group 35" o:spid="_x0000_s1301" style="position:absolute;left:6103;top:48;width:339;height:1284" coordorigin="6103,48" coordsize="339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 id="Freeform 37" o:spid="_x0000_s1302" style="position:absolute;left:6103;top:48;width:339;height:1284;visibility:visible;mso-wrap-style:square;v-text-anchor:top" coordsize="339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" path="m255,168r-171,l84,1284r171,l255,168xe" fillcolor="#4f80bc" stroked="f">
                    <v:path arrowok="t" o:connecttype="custom" o:connectlocs="255,216;84,216;84,1332;255,1332;255,216" o:connectangles="0,0,0,0,0"/>
                  </v:shape>
                  <v:shape id="Freeform 36" o:spid="_x0000_s1303" style="position:absolute;left:6103;top:48;width:339;height:1284;visibility:visible;mso-wrap-style:square;v-text-anchor:top" coordsize="339,1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" path="m168,l,168r339,l168,xe" fillcolor="#4f80bc" stroked="f">
                    <v:path arrowok="t" o:connecttype="custom" o:connectlocs="168,48;0,216;339,216;168,48" o:connectangles="0,0,0,0"/>
                  </v:shape>
                </v:group>
                <v:group id="Group 20" o:spid="_x0000_s1304" style="position:absolute;left:6058;top:21;width:430;height:1328" coordorigin="6058,21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shape id="Freeform 34" o:spid="_x0000_s1305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" path="m110,195r,1133l316,1328r,-17l148,1311r-19,-19l148,1292r,-1078l129,214,110,195xe" fillcolor="#375d89" stroked="f">
                    <v:path arrowok="t" o:connecttype="custom" o:connectlocs="110,216;110,1349;316,1349;316,1332;148,1332;129,1313;148,1313;148,235;129,235;110,216" o:connectangles="0,0,0,0,0,0,0,0,0,0"/>
                  </v:shape>
                  <v:shape id="Freeform 33" o:spid="_x0000_s1306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" path="m148,1292r-19,l148,1311r,-19xe" fillcolor="#375d89" stroked="f">
                    <v:path arrowok="t" o:connecttype="custom" o:connectlocs="148,1313;129,1313;148,1332;148,1313" o:connectangles="0,0,0,0"/>
                  </v:shape>
                  <v:shape id="Freeform 32" o:spid="_x0000_s1307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" path="m280,1292r-132,l148,1311r132,l280,1292xe" fillcolor="#375d89" stroked="f">
                    <v:path arrowok="t" o:connecttype="custom" o:connectlocs="280,1313;148,1313;148,1332;280,1332;280,1313" o:connectangles="0,0,0,0,0"/>
                  </v:shape>
                  <v:shape id="Freeform 31" o:spid="_x0000_s1308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" path="m338,178r-58,l280,1311r20,-19l316,1292r,-1078l300,214r16,-19l355,195,338,178xe" fillcolor="#375d89" stroked="f">
                    <v:path arrowok="t" o:connecttype="custom" o:connectlocs="338,199;280,199;280,1332;300,1313;316,1313;316,235;300,235;316,216;355,216;338,199" o:connectangles="0,0,0,0,0,0,0,0,0,0"/>
                  </v:shape>
                  <v:shape id="Freeform 30" o:spid="_x0000_s1309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" path="m316,1292r-16,l280,1311r36,l316,1292xe" fillcolor="#375d89" stroked="f">
                    <v:path arrowok="t" o:connecttype="custom" o:connectlocs="316,1313;300,1313;280,1332;316,1332;316,1313" o:connectangles="0,0,0,0,0"/>
                  </v:shape>
                  <v:shape id="Freeform 29" o:spid="_x0000_s1310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" path="m213,l,214r110,l110,209r-53,l45,178r44,l214,54,201,41r53,l213,xe" fillcolor="#375d89" stroked="f">
                    <v:path arrowok="t" o:connecttype="custom" o:connectlocs="213,21;0,235;110,235;110,230;57,230;45,199;89,199;214,75;201,62;254,62;213,21" o:connectangles="0,0,0,0,0,0,0,0,0,0,0"/>
                  </v:shape>
                  <v:shape id="Freeform 28" o:spid="_x0000_s1311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" path="m148,195r-38,l129,214r19,l148,195xe" fillcolor="#375d89" stroked="f">
                    <v:path arrowok="t" o:connecttype="custom" o:connectlocs="148,216;110,216;129,235;148,235;148,216" o:connectangles="0,0,0,0,0"/>
                  </v:shape>
                  <v:shape id="Freeform 27" o:spid="_x0000_s1312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" path="m316,195r-16,19l316,214r,-19xe" fillcolor="#375d89" stroked="f">
                    <v:path arrowok="t" o:connecttype="custom" o:connectlocs="316,216;300,235;316,235;316,216" o:connectangles="0,0,0,0"/>
                  </v:shape>
                  <v:shape id="Freeform 26" o:spid="_x0000_s1313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" path="m355,195r-39,l316,214r113,l424,209r-55,l355,195xe" fillcolor="#375d89" stroked="f">
                    <v:path arrowok="t" o:connecttype="custom" o:connectlocs="355,216;316,216;316,235;429,235;424,230;369,230;355,216" o:connectangles="0,0,0,0,0,0,0"/>
                  </v:shape>
                  <v:shape id="Freeform 25" o:spid="_x0000_s1314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" path="m89,178r-44,l57,209,89,178xe" fillcolor="#375d89" stroked="f">
                    <v:path arrowok="t" o:connecttype="custom" o:connectlocs="89,199;45,199;57,230;89,199" o:connectangles="0,0,0,0"/>
                  </v:shape>
                  <v:shape id="Freeform 24" o:spid="_x0000_s1315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" path="m148,178r-59,l57,209r53,l110,195r38,l148,178xe" fillcolor="#375d89" stroked="f">
                    <v:path arrowok="t" o:connecttype="custom" o:connectlocs="148,199;89,199;57,230;110,230;110,216;148,216;148,199" o:connectangles="0,0,0,0,0,0,0"/>
                  </v:shape>
                  <v:shape id="Freeform 23" o:spid="_x0000_s1316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" path="m254,41r-26,l214,54,369,209r15,-31l393,178,254,41xe" fillcolor="#375d89" stroked="f">
                    <v:path arrowok="t" o:connecttype="custom" o:connectlocs="254,62;228,62;214,75;369,230;384,199;393,199;254,62" o:connectangles="0,0,0,0,0,0,0"/>
                  </v:shape>
                  <v:shape id="Freeform 22" o:spid="_x0000_s1317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" path="m393,178r-9,l369,209r55,l393,178xe" fillcolor="#375d89" stroked="f">
                    <v:path arrowok="t" o:connecttype="custom" o:connectlocs="393,199;384,199;369,230;424,230;393,199" o:connectangles="0,0,0,0,0"/>
                  </v:shape>
                  <v:shape id="Freeform 21" o:spid="_x0000_s1318" style="position:absolute;left:6058;top:21;width:430;height:1328;visibility:visible;mso-wrap-style:square;v-text-anchor:top" coordsize="430,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" path="m228,41r-27,l214,54,228,41xe" fillcolor="#375d89" stroked="f">
                    <v:path arrowok="t" o:connecttype="custom" o:connectlocs="228,62;201,62;214,75;228,62" o:connectangles="0,0,0,0"/>
                  </v:shape>
                </v:group>
                <v:group id="Group 18" o:spid="_x0000_s1319" style="position:absolute;left:6468;top:597;width:2033;height:71" coordorigin="6468,597" coordsize="20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Freeform 19" o:spid="_x0000_s1320" style="position:absolute;left:6468;top:597;width:2033;height:71;visibility:visible;mso-wrap-style:square;v-text-anchor:top" coordsize="20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" path="m,71r2033,l2033,,,,,71xe" stroked="f">
                    <v:path arrowok="t" o:connecttype="custom" o:connectlocs="0,668;2033,668;2033,597;0,597;0,668" o:connectangles="0,0,0,0,0"/>
                  </v:shape>
                </v:group>
                <v:group id="Group 16" o:spid="_x0000_s1321" style="position:absolute;left:6468;top:1165;width:2033;height:74" coordorigin="6468,1165" coordsize="20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Freeform 17" o:spid="_x0000_s1322" style="position:absolute;left:6468;top:1165;width:2033;height:74;visibility:visible;mso-wrap-style:square;v-text-anchor:top" coordsize="2033,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" path="m,73r2033,l2033,,,,,73xe" stroked="f">
                    <v:path arrowok="t" o:connecttype="custom" o:connectlocs="0,1238;2033,1238;2033,1165;0,1165;0,1238" o:connectangles="0,0,0,0,0"/>
                  </v:shape>
                </v:group>
                <v:group id="Group 7" o:spid="_x0000_s1323" style="position:absolute;left:6461;top:590;width:2045;height:653" coordorigin="6461,590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Freeform 15" o:spid="_x0000_s1324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" path="m2045,l,,,653r2045,l2045,648,14,648,7,641r7,l14,15r-7,l14,7r2031,l2045,xe" stroked="f">
                    <v:path arrowok="t" o:connecttype="custom" o:connectlocs="2045,590;0,590;0,1243;2045,1243;2045,1238;14,1238;7,1231;14,1231;14,605;7,605;14,597;2045,597;2045,590" o:connectangles="0,0,0,0,0,0,0,0,0,0,0,0,0"/>
                  </v:shape>
                  <v:shape id="Freeform 14" o:spid="_x0000_s1325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" path="m14,641r-7,l14,648r,-7xe" stroked="f">
                    <v:path arrowok="t" o:connecttype="custom" o:connectlocs="14,1231;7,1231;14,1238;14,1231" o:connectangles="0,0,0,0"/>
                  </v:shape>
                  <v:shape id="Freeform 13" o:spid="_x0000_s1326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" path="m2033,641l14,641r,7l2033,648r,-7xe" stroked="f">
                    <v:path arrowok="t" o:connecttype="custom" o:connectlocs="2033,1231;14,1231;14,1238;2033,1238;2033,1231" o:connectangles="0,0,0,0,0"/>
                  </v:shape>
                  <v:shape id="Freeform 12" o:spid="_x0000_s1327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" path="m2033,7r,641l2040,641r5,l2045,15r-5,l2033,7xe" stroked="f">
                    <v:path arrowok="t" o:connecttype="custom" o:connectlocs="2033,597;2033,1238;2040,1231;2045,1231;2045,605;2040,605;2033,597" o:connectangles="0,0,0,0,0,0,0"/>
                  </v:shape>
                  <v:shape id="Freeform 11" o:spid="_x0000_s1328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" path="m2045,641r-5,l2033,648r12,l2045,641xe" stroked="f">
                    <v:path arrowok="t" o:connecttype="custom" o:connectlocs="2045,1231;2040,1231;2033,1238;2045,1238;2045,1231" o:connectangles="0,0,0,0,0"/>
                  </v:shape>
                  <v:shape id="Freeform 10" o:spid="_x0000_s1329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" path="m14,7l7,15r7,l14,7xe" stroked="f">
                    <v:path arrowok="t" o:connecttype="custom" o:connectlocs="14,597;7,605;14,605;14,597" o:connectangles="0,0,0,0"/>
                  </v:shape>
                  <v:shape id="Freeform 9" o:spid="_x0000_s1330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" path="m2033,7l14,7r,8l2033,15r,-8xe" stroked="f">
                    <v:path arrowok="t" o:connecttype="custom" o:connectlocs="2033,597;14,597;14,605;2033,605;2033,597" o:connectangles="0,0,0,0,0"/>
                  </v:shape>
                  <v:shape id="Freeform 8" o:spid="_x0000_s1331" style="position:absolute;left:6461;top:590;width:2045;height:653;visibility:visible;mso-wrap-style:square;v-text-anchor:top" coordsize="2045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" path="m2045,7r-12,l2040,15r5,l2045,7xe" stroked="f">
                    <v:path arrowok="t" o:connecttype="custom" o:connectlocs="2045,597;2033,597;2040,605;2045,605;2045,597" o:connectangles="0,0,0,0,0"/>
                  </v:shape>
                </v:group>
                <v:group id="Group 3" o:spid="_x0000_s1332" style="position:absolute;left:6472;top:668;width:2024;height:497" coordorigin="6472,668" coordsize="202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<v:shape id="Freeform 6" o:spid="_x0000_s1333" style="position:absolute;left:6472;top:668;width:2024;height:497;visibility:visible;mso-wrap-style:square;v-text-anchor:top" coordsize="202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" path="m,497r2023,l2023,,,,,497xe" stroked="f">
                    <v:path arrowok="t" o:connecttype="custom" o:connectlocs="0,1165;2023,1165;2023,668;0,668;0,1165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" o:spid="_x0000_s1334" type="#_x0000_t75" style="position:absolute;left:6470;top:667;width:2026;height:4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">
                    <v:imagedata r:id="rId19" o:title=""/>
                  </v:shape>
                  <v:shape id="_x0000_s1335" type="#_x0000_t202" style="position:absolute;left:6058;top:21;width:2448;height:13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  <v:textbox inset="0,0,0,0">
                      <w:txbxContent>
                        <w:p w14:paraId="1D925D17" w14:textId="77777777" w:rsidR="003B482B" w:rsidRDefault="003B482B">
                          <w:pPr>
                            <w:rPr>
                              <w:rFonts w:ascii="Calibri" w:eastAsia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</w:p>
                        <w:p w14:paraId="130A0011" w14:textId="77777777" w:rsidR="003B482B" w:rsidRDefault="003B482B">
                          <w:pPr>
                            <w:rPr>
                              <w:rFonts w:ascii="Calibri" w:eastAsia="Calibri" w:hAnsi="Calibri" w:cs="Calibri"/>
                              <w:b/>
                              <w:bCs/>
                              <w:sz w:val="20"/>
                              <w:szCs w:val="20"/>
                            </w:rPr>
                          </w:pPr>
                        </w:p>
                        <w:p w14:paraId="01B1554F" w14:textId="77777777" w:rsidR="003B482B" w:rsidRDefault="003B482B">
                          <w:pPr>
                            <w:spacing w:before="169"/>
                            <w:ind w:left="551"/>
                            <w:rPr>
                              <w:rFonts w:ascii="Futura Light" w:eastAsia="Futura Light" w:hAnsi="Futura Light" w:cs="Futura Light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Futura Light"/>
                              <w:spacing w:val="-1"/>
                              <w:w w:val="105"/>
                              <w:sz w:val="20"/>
                            </w:rPr>
                            <w:t>Problem</w:t>
                          </w:r>
                          <w:r>
                            <w:rPr>
                              <w:rFonts w:ascii="Futura Light"/>
                              <w:spacing w:val="-32"/>
                              <w:w w:val="10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Futura Light"/>
                              <w:spacing w:val="-1"/>
                              <w:w w:val="105"/>
                              <w:sz w:val="20"/>
                            </w:rPr>
                            <w:t>Complexity</w:t>
                          </w:r>
                        </w:p>
                      </w:txbxContent>
                    </v:textbox>
                  </v:shape>
                </v:group>
                <w10:wrap anchorx="page"/>
              </v:group>
            </w:pict>
          </mc:Fallback>
        </mc:AlternateContent>
      </w:r>
      <w:r w:rsidR="0007046C">
        <w:rPr>
          <w:w w:val="105"/>
        </w:rPr>
        <w:t>EPST</w:t>
      </w:r>
    </w:p>
    <w:p w14:paraId="0C6B2F7E" w14:textId="77777777" w:rsidR="00A726F1" w:rsidRDefault="00A726F1">
      <w:pPr>
        <w:spacing w:before="8"/>
        <w:rPr>
          <w:rFonts w:ascii="Futura Light" w:eastAsia="Futura Light" w:hAnsi="Futura Light" w:cs="Futura Light"/>
          <w:sz w:val="18"/>
          <w:szCs w:val="18"/>
        </w:rPr>
      </w:pPr>
    </w:p>
    <w:p w14:paraId="0709AFF8" w14:textId="77777777" w:rsidR="00A726F1" w:rsidRDefault="0007046C">
      <w:pPr>
        <w:spacing w:line="461" w:lineRule="auto"/>
        <w:ind w:left="2859" w:right="4511"/>
        <w:rPr>
          <w:rFonts w:ascii="Futura Light" w:eastAsia="Futura Light" w:hAnsi="Futura Light" w:cs="Futura Light"/>
          <w:sz w:val="20"/>
          <w:szCs w:val="20"/>
        </w:rPr>
      </w:pPr>
      <w:r>
        <w:rPr>
          <w:rFonts w:ascii="Futura Light"/>
          <w:spacing w:val="-1"/>
          <w:w w:val="105"/>
          <w:sz w:val="20"/>
        </w:rPr>
        <w:t>Production</w:t>
      </w:r>
      <w:r>
        <w:rPr>
          <w:rFonts w:ascii="Futura Light"/>
          <w:spacing w:val="-22"/>
          <w:w w:val="105"/>
          <w:sz w:val="20"/>
        </w:rPr>
        <w:t xml:space="preserve"> </w:t>
      </w:r>
      <w:r>
        <w:rPr>
          <w:rFonts w:ascii="Futura Light"/>
          <w:spacing w:val="-3"/>
          <w:w w:val="105"/>
          <w:sz w:val="20"/>
        </w:rPr>
        <w:t>Team</w:t>
      </w:r>
      <w:r>
        <w:rPr>
          <w:rFonts w:ascii="Times New Roman"/>
          <w:spacing w:val="23"/>
          <w:w w:val="103"/>
          <w:sz w:val="20"/>
        </w:rPr>
        <w:t xml:space="preserve"> </w:t>
      </w:r>
      <w:r>
        <w:rPr>
          <w:rFonts w:ascii="Futura Light"/>
          <w:spacing w:val="-1"/>
          <w:w w:val="105"/>
          <w:sz w:val="20"/>
        </w:rPr>
        <w:t>Front</w:t>
      </w:r>
      <w:r>
        <w:rPr>
          <w:rFonts w:ascii="Futura Light"/>
          <w:spacing w:val="-13"/>
          <w:w w:val="105"/>
          <w:sz w:val="20"/>
        </w:rPr>
        <w:t xml:space="preserve"> </w:t>
      </w:r>
      <w:r>
        <w:rPr>
          <w:rFonts w:ascii="Futura Light"/>
          <w:spacing w:val="-1"/>
          <w:w w:val="105"/>
          <w:sz w:val="20"/>
        </w:rPr>
        <w:t>Line</w:t>
      </w:r>
    </w:p>
    <w:p w14:paraId="19B0839B" w14:textId="77777777" w:rsidR="00A726F1" w:rsidRDefault="0007046C">
      <w:pPr>
        <w:spacing w:line="204" w:lineRule="exact"/>
        <w:ind w:left="151" w:right="164"/>
        <w:rPr>
          <w:rFonts w:ascii="Calibri" w:eastAsia="Calibri" w:hAnsi="Calibri" w:cs="Calibri"/>
          <w:sz w:val="17"/>
          <w:szCs w:val="17"/>
        </w:rPr>
      </w:pPr>
      <w:r>
        <w:rPr>
          <w:rFonts w:ascii="Calibri"/>
          <w:b/>
          <w:color w:val="4E81BD"/>
          <w:spacing w:val="-1"/>
          <w:sz w:val="17"/>
        </w:rPr>
        <w:t>Problem</w:t>
      </w:r>
      <w:r>
        <w:rPr>
          <w:rFonts w:ascii="Calibri"/>
          <w:b/>
          <w:color w:val="4E81BD"/>
          <w:spacing w:val="-9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Solving</w:t>
      </w:r>
      <w:r>
        <w:rPr>
          <w:rFonts w:ascii="Calibri"/>
          <w:b/>
          <w:color w:val="4E81BD"/>
          <w:spacing w:val="-8"/>
          <w:sz w:val="17"/>
        </w:rPr>
        <w:t xml:space="preserve"> </w:t>
      </w:r>
      <w:r>
        <w:rPr>
          <w:rFonts w:ascii="Calibri"/>
          <w:b/>
          <w:color w:val="4E81BD"/>
          <w:spacing w:val="-1"/>
          <w:sz w:val="17"/>
        </w:rPr>
        <w:t>Escalation</w:t>
      </w:r>
    </w:p>
    <w:p w14:paraId="23B581DD" w14:textId="77777777" w:rsidR="00A726F1" w:rsidRDefault="00A726F1">
      <w:pPr>
        <w:spacing w:line="204" w:lineRule="exact"/>
        <w:rPr>
          <w:rFonts w:ascii="Calibri" w:eastAsia="Calibri" w:hAnsi="Calibri" w:cs="Calibri"/>
          <w:sz w:val="17"/>
          <w:szCs w:val="17"/>
        </w:rPr>
        <w:sectPr w:rsidR="00A726F1">
          <w:pgSz w:w="12240" w:h="15840"/>
          <w:pgMar w:top="1280" w:right="1720" w:bottom="1060" w:left="1720" w:header="832" w:footer="862" w:gutter="0"/>
          <w:cols w:space="720"/>
        </w:sectPr>
      </w:pPr>
    </w:p>
    <w:p w14:paraId="0543C9BD" w14:textId="77777777" w:rsidR="00A726F1" w:rsidRDefault="00A726F1">
      <w:pPr>
        <w:spacing w:before="11"/>
        <w:rPr>
          <w:rFonts w:ascii="Calibri" w:eastAsia="Calibri" w:hAnsi="Calibri" w:cs="Calibri"/>
          <w:b/>
          <w:bCs/>
          <w:sz w:val="21"/>
          <w:szCs w:val="21"/>
        </w:rPr>
      </w:pPr>
    </w:p>
    <w:p w14:paraId="149F11F5" w14:textId="77777777" w:rsidR="00A726F1" w:rsidRDefault="0007046C">
      <w:pPr>
        <w:pStyle w:val="Heading1"/>
        <w:ind w:left="151" w:firstLine="0"/>
        <w:jc w:val="both"/>
      </w:pPr>
      <w:bookmarkStart w:id="55" w:name="_TOC_250000"/>
      <w:r>
        <w:rPr>
          <w:color w:val="585858"/>
          <w:spacing w:val="-1"/>
        </w:rPr>
        <w:t>Appendix</w:t>
      </w:r>
      <w:r>
        <w:rPr>
          <w:color w:val="585858"/>
          <w:spacing w:val="4"/>
        </w:rPr>
        <w:t xml:space="preserve"> </w:t>
      </w:r>
      <w:r>
        <w:rPr>
          <w:color w:val="585858"/>
        </w:rPr>
        <w:t xml:space="preserve">3: </w:t>
      </w:r>
      <w:r>
        <w:rPr>
          <w:color w:val="585858"/>
          <w:spacing w:val="17"/>
        </w:rPr>
        <w:t xml:space="preserve"> </w:t>
      </w:r>
      <w:r>
        <w:rPr>
          <w:color w:val="585858"/>
          <w:spacing w:val="-1"/>
        </w:rPr>
        <w:t>Reasoning</w:t>
      </w:r>
      <w:bookmarkEnd w:id="55"/>
    </w:p>
    <w:p w14:paraId="3580A39E" w14:textId="77777777" w:rsidR="00A726F1" w:rsidRDefault="0007046C">
      <w:pPr>
        <w:pStyle w:val="BodyText"/>
        <w:spacing w:before="123"/>
        <w:ind w:left="151" w:firstLine="0"/>
        <w:jc w:val="both"/>
      </w:pPr>
      <w:r>
        <w:rPr>
          <w:color w:val="585858"/>
          <w:w w:val="105"/>
        </w:rPr>
        <w:t>Objective</w:t>
      </w:r>
    </w:p>
    <w:p w14:paraId="2311C668" w14:textId="77777777" w:rsidR="00A726F1" w:rsidRDefault="0007046C">
      <w:pPr>
        <w:pStyle w:val="BodyText"/>
        <w:spacing w:before="159" w:line="286" w:lineRule="auto"/>
        <w:ind w:left="151" w:right="161" w:firstLine="0"/>
        <w:jc w:val="both"/>
      </w:pPr>
      <w:r>
        <w:rPr>
          <w:color w:val="585858"/>
          <w:spacing w:val="-1"/>
          <w:w w:val="105"/>
        </w:rPr>
        <w:t>Reasoning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foundation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for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MTO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provides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consistency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it.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w w:val="105"/>
        </w:rPr>
        <w:t>Reasoning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underpins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each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step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in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w w:val="105"/>
        </w:rPr>
        <w:t>MTO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cycle.</w:t>
      </w:r>
    </w:p>
    <w:p w14:paraId="7BF54DBB" w14:textId="77777777" w:rsidR="00A726F1" w:rsidRDefault="0007046C">
      <w:pPr>
        <w:pStyle w:val="BodyText"/>
        <w:spacing w:before="115"/>
        <w:ind w:left="151" w:firstLine="0"/>
        <w:jc w:val="both"/>
      </w:pPr>
      <w:r>
        <w:rPr>
          <w:color w:val="585858"/>
          <w:w w:val="105"/>
        </w:rPr>
        <w:t>Context</w:t>
      </w:r>
    </w:p>
    <w:p w14:paraId="0CB409DB" w14:textId="77777777" w:rsidR="00A726F1" w:rsidRDefault="0007046C">
      <w:pPr>
        <w:pStyle w:val="BodyText"/>
        <w:spacing w:before="159" w:line="288" w:lineRule="auto"/>
        <w:ind w:left="151" w:right="159" w:hanging="1"/>
        <w:jc w:val="both"/>
      </w:pPr>
      <w:r>
        <w:rPr>
          <w:color w:val="585858"/>
          <w:spacing w:val="-1"/>
          <w:w w:val="105"/>
        </w:rPr>
        <w:t>When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1"/>
          <w:w w:val="105"/>
        </w:rPr>
        <w:t>we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think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talk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about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solving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management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most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focus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14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59"/>
          <w:w w:val="104"/>
        </w:rPr>
        <w:t xml:space="preserve"> </w:t>
      </w:r>
      <w:r>
        <w:rPr>
          <w:color w:val="585858"/>
          <w:spacing w:val="-1"/>
          <w:w w:val="105"/>
        </w:rPr>
        <w:t>detailed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1"/>
          <w:w w:val="105"/>
        </w:rPr>
        <w:t>we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-1"/>
          <w:w w:val="105"/>
        </w:rPr>
        <w:t>believe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needed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solve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problem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7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realise</w:t>
      </w:r>
      <w:proofErr w:type="spellEnd"/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particular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opportunity.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These</w:t>
      </w:r>
      <w:r>
        <w:rPr>
          <w:rFonts w:ascii="Times New Roman"/>
          <w:color w:val="585858"/>
          <w:spacing w:val="99"/>
          <w:w w:val="104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plans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spacing w:val="-1"/>
          <w:w w:val="105"/>
        </w:rPr>
        <w:t>ideas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are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generated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from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10"/>
          <w:w w:val="105"/>
        </w:rPr>
        <w:t xml:space="preserve"> </w:t>
      </w:r>
      <w:r>
        <w:rPr>
          <w:color w:val="585858"/>
          <w:w w:val="105"/>
        </w:rPr>
        <w:t>conclusions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we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w w:val="105"/>
        </w:rPr>
        <w:t>formulate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based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spacing w:val="-1"/>
          <w:w w:val="105"/>
        </w:rPr>
        <w:t>on</w:t>
      </w:r>
      <w:r>
        <w:rPr>
          <w:color w:val="585858"/>
          <w:spacing w:val="13"/>
          <w:w w:val="105"/>
        </w:rPr>
        <w:t xml:space="preserve"> </w:t>
      </w:r>
      <w:r>
        <w:rPr>
          <w:color w:val="585858"/>
          <w:spacing w:val="-1"/>
          <w:w w:val="105"/>
        </w:rPr>
        <w:t>how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we</w:t>
      </w:r>
      <w:r>
        <w:rPr>
          <w:color w:val="585858"/>
          <w:spacing w:val="11"/>
          <w:w w:val="105"/>
        </w:rPr>
        <w:t xml:space="preserve"> </w:t>
      </w:r>
      <w:r>
        <w:rPr>
          <w:color w:val="585858"/>
          <w:spacing w:val="-1"/>
          <w:w w:val="105"/>
        </w:rPr>
        <w:t>understand</w:t>
      </w:r>
      <w:r>
        <w:rPr>
          <w:color w:val="585858"/>
          <w:spacing w:val="12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rFonts w:ascii="Times New Roman"/>
          <w:color w:val="585858"/>
          <w:spacing w:val="53"/>
          <w:w w:val="104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1"/>
          <w:w w:val="105"/>
        </w:rPr>
        <w:t>or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spacing w:val="1"/>
          <w:w w:val="105"/>
        </w:rPr>
        <w:t>we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feel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an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appropriate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7"/>
          <w:w w:val="105"/>
        </w:rPr>
        <w:t xml:space="preserve"> </w:t>
      </w:r>
      <w:r>
        <w:rPr>
          <w:color w:val="585858"/>
          <w:spacing w:val="-1"/>
          <w:w w:val="105"/>
        </w:rPr>
        <w:t>outcome.</w:t>
      </w:r>
      <w:r>
        <w:rPr>
          <w:color w:val="585858"/>
          <w:spacing w:val="8"/>
          <w:w w:val="105"/>
        </w:rPr>
        <w:t xml:space="preserve"> </w:t>
      </w:r>
      <w:r>
        <w:rPr>
          <w:color w:val="585858"/>
          <w:w w:val="105"/>
        </w:rPr>
        <w:t>However,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thinking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process</w:t>
      </w:r>
      <w:r>
        <w:rPr>
          <w:rFonts w:ascii="Times New Roman"/>
          <w:color w:val="585858"/>
          <w:spacing w:val="78"/>
          <w:w w:val="104"/>
        </w:rPr>
        <w:t xml:space="preserve"> </w:t>
      </w:r>
      <w:r>
        <w:rPr>
          <w:color w:val="585858"/>
          <w:spacing w:val="-1"/>
          <w:w w:val="105"/>
        </w:rPr>
        <w:t>involved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spacing w:val="-1"/>
          <w:w w:val="105"/>
        </w:rPr>
        <w:t>in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spacing w:val="-1"/>
          <w:w w:val="105"/>
        </w:rPr>
        <w:t>developing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24"/>
          <w:w w:val="105"/>
        </w:rPr>
        <w:t xml:space="preserve"> </w:t>
      </w:r>
      <w:r>
        <w:rPr>
          <w:color w:val="585858"/>
          <w:spacing w:val="-1"/>
          <w:w w:val="105"/>
        </w:rPr>
        <w:t>conclusion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w w:val="105"/>
        </w:rPr>
        <w:t>invisible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2"/>
          <w:w w:val="105"/>
        </w:rPr>
        <w:t>we</w:t>
      </w:r>
      <w:r>
        <w:rPr>
          <w:color w:val="585858"/>
          <w:spacing w:val="22"/>
          <w:w w:val="105"/>
        </w:rPr>
        <w:t xml:space="preserve"> </w:t>
      </w:r>
      <w:r>
        <w:rPr>
          <w:color w:val="585858"/>
          <w:spacing w:val="-1"/>
          <w:w w:val="105"/>
        </w:rPr>
        <w:t>often</w:t>
      </w:r>
      <w:r>
        <w:rPr>
          <w:color w:val="585858"/>
          <w:spacing w:val="26"/>
          <w:w w:val="105"/>
        </w:rPr>
        <w:t xml:space="preserve"> </w:t>
      </w:r>
      <w:r>
        <w:rPr>
          <w:color w:val="585858"/>
          <w:spacing w:val="-1"/>
          <w:w w:val="105"/>
        </w:rPr>
        <w:t>find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ourselves</w:t>
      </w:r>
      <w:r>
        <w:rPr>
          <w:color w:val="585858"/>
          <w:spacing w:val="23"/>
          <w:w w:val="105"/>
        </w:rPr>
        <w:t xml:space="preserve"> </w:t>
      </w:r>
      <w:r>
        <w:rPr>
          <w:color w:val="585858"/>
          <w:w w:val="105"/>
        </w:rPr>
        <w:t>defending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discounting</w:t>
      </w:r>
      <w:r>
        <w:rPr>
          <w:color w:val="585858"/>
          <w:spacing w:val="21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rFonts w:ascii="Times New Roman"/>
          <w:color w:val="585858"/>
          <w:spacing w:val="69"/>
          <w:w w:val="104"/>
        </w:rPr>
        <w:t xml:space="preserve"> </w:t>
      </w:r>
      <w:r>
        <w:rPr>
          <w:color w:val="585858"/>
          <w:spacing w:val="-1"/>
          <w:w w:val="105"/>
        </w:rPr>
        <w:t>particular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-1"/>
          <w:w w:val="105"/>
        </w:rPr>
        <w:t>view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without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seeking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understand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those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views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positions</w:t>
      </w:r>
      <w:r>
        <w:rPr>
          <w:color w:val="585858"/>
          <w:spacing w:val="-12"/>
          <w:w w:val="105"/>
        </w:rPr>
        <w:t xml:space="preserve"> </w:t>
      </w:r>
      <w:r>
        <w:rPr>
          <w:color w:val="585858"/>
          <w:w w:val="105"/>
        </w:rPr>
        <w:t>were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w w:val="105"/>
        </w:rPr>
        <w:t>developed.</w:t>
      </w:r>
      <w:r>
        <w:rPr>
          <w:color w:val="585858"/>
          <w:spacing w:val="37"/>
          <w:w w:val="105"/>
        </w:rPr>
        <w:t xml:space="preserve"> </w:t>
      </w:r>
      <w:r>
        <w:rPr>
          <w:color w:val="585858"/>
          <w:spacing w:val="-1"/>
          <w:w w:val="105"/>
        </w:rPr>
        <w:t>Exploring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spacing w:val="1"/>
          <w:w w:val="105"/>
        </w:rPr>
        <w:t>the</w:t>
      </w:r>
      <w:r>
        <w:rPr>
          <w:rFonts w:ascii="Times New Roman"/>
          <w:color w:val="585858"/>
          <w:spacing w:val="76"/>
          <w:w w:val="104"/>
        </w:rPr>
        <w:t xml:space="preserve"> </w:t>
      </w:r>
      <w:r>
        <w:rPr>
          <w:color w:val="585858"/>
          <w:spacing w:val="-1"/>
          <w:w w:val="105"/>
        </w:rPr>
        <w:t>reasoning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behind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a conclusion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plan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w w:val="105"/>
        </w:rPr>
        <w:t>will reveal how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"/>
          <w:w w:val="105"/>
        </w:rPr>
        <w:t xml:space="preserve"> equipment</w:t>
      </w:r>
      <w:r>
        <w:rPr>
          <w:color w:val="585858"/>
          <w:spacing w:val="1"/>
          <w:w w:val="105"/>
        </w:rPr>
        <w:t xml:space="preserve"> </w:t>
      </w:r>
      <w:r>
        <w:rPr>
          <w:color w:val="585858"/>
          <w:w w:val="105"/>
        </w:rPr>
        <w:t>and system is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understood</w:t>
      </w:r>
      <w:r>
        <w:rPr>
          <w:color w:val="585858"/>
          <w:spacing w:val="2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rFonts w:ascii="Times New Roman"/>
          <w:color w:val="585858"/>
          <w:spacing w:val="73"/>
          <w:w w:val="104"/>
        </w:rPr>
        <w:t xml:space="preserve"> </w:t>
      </w:r>
      <w:r>
        <w:rPr>
          <w:color w:val="585858"/>
          <w:w w:val="105"/>
        </w:rPr>
        <w:t>provide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insight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desired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outcome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(what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action is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trying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achieve).</w:t>
      </w:r>
    </w:p>
    <w:p w14:paraId="71EAC10A" w14:textId="77777777" w:rsidR="00A726F1" w:rsidRDefault="0007046C">
      <w:pPr>
        <w:spacing w:before="113"/>
        <w:ind w:left="151"/>
        <w:jc w:val="both"/>
        <w:rPr>
          <w:rFonts w:ascii="Futura Medium" w:eastAsia="Futura Medium" w:hAnsi="Futura Medium" w:cs="Futura Medium"/>
          <w:sz w:val="18"/>
          <w:szCs w:val="18"/>
        </w:rPr>
      </w:pPr>
      <w:r>
        <w:rPr>
          <w:rFonts w:ascii="Futura Medium"/>
          <w:i/>
          <w:color w:val="585858"/>
          <w:spacing w:val="-1"/>
          <w:w w:val="105"/>
          <w:sz w:val="18"/>
        </w:rPr>
        <w:t>Note:</w:t>
      </w:r>
      <w:r>
        <w:rPr>
          <w:rFonts w:ascii="Futura Medium"/>
          <w:i/>
          <w:color w:val="585858"/>
          <w:spacing w:val="-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Causal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Reasoning</w:t>
      </w:r>
      <w:r>
        <w:rPr>
          <w:rFonts w:ascii="Futura Medium"/>
          <w:i/>
          <w:color w:val="585858"/>
          <w:spacing w:val="-7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is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required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when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the</w:t>
      </w:r>
      <w:r>
        <w:rPr>
          <w:rFonts w:ascii="Futura Medium"/>
          <w:i/>
          <w:color w:val="585858"/>
          <w:spacing w:val="-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desired</w:t>
      </w:r>
      <w:r>
        <w:rPr>
          <w:rFonts w:ascii="Futura Medium"/>
          <w:i/>
          <w:color w:val="585858"/>
          <w:spacing w:val="-7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outcome</w:t>
      </w:r>
      <w:r>
        <w:rPr>
          <w:rFonts w:ascii="Futura Medium"/>
          <w:i/>
          <w:color w:val="585858"/>
          <w:spacing w:val="-5"/>
          <w:w w:val="105"/>
          <w:sz w:val="18"/>
        </w:rPr>
        <w:t xml:space="preserve"> </w:t>
      </w:r>
      <w:r>
        <w:rPr>
          <w:rFonts w:ascii="Futura Medium"/>
          <w:i/>
          <w:color w:val="585858"/>
          <w:spacing w:val="-1"/>
          <w:w w:val="105"/>
          <w:sz w:val="18"/>
        </w:rPr>
        <w:t>is</w:t>
      </w:r>
      <w:r>
        <w:rPr>
          <w:rFonts w:ascii="Futura Medium"/>
          <w:i/>
          <w:color w:val="585858"/>
          <w:spacing w:val="-6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performance</w:t>
      </w:r>
      <w:r>
        <w:rPr>
          <w:rFonts w:ascii="Futura Medium"/>
          <w:i/>
          <w:color w:val="585858"/>
          <w:spacing w:val="-8"/>
          <w:w w:val="105"/>
          <w:sz w:val="18"/>
        </w:rPr>
        <w:t xml:space="preserve"> </w:t>
      </w:r>
      <w:r>
        <w:rPr>
          <w:rFonts w:ascii="Futura Medium"/>
          <w:i/>
          <w:color w:val="585858"/>
          <w:w w:val="105"/>
          <w:sz w:val="18"/>
        </w:rPr>
        <w:t>improvement</w:t>
      </w:r>
    </w:p>
    <w:p w14:paraId="55FC9C76" w14:textId="77777777" w:rsidR="00A726F1" w:rsidRDefault="0007046C">
      <w:pPr>
        <w:pStyle w:val="BodyText"/>
        <w:spacing w:before="156" w:line="288" w:lineRule="auto"/>
        <w:ind w:left="151" w:right="160" w:firstLine="0"/>
        <w:jc w:val="both"/>
      </w:pPr>
      <w:r>
        <w:rPr>
          <w:color w:val="585858"/>
          <w:spacing w:val="-1"/>
          <w:w w:val="105"/>
        </w:rPr>
        <w:t>Developing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Causal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Reasoning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skill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within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an</w:t>
      </w:r>
      <w:r>
        <w:rPr>
          <w:color w:val="585858"/>
          <w:w w:val="105"/>
        </w:rPr>
        <w:t xml:space="preserve"> </w:t>
      </w:r>
      <w:proofErr w:type="spellStart"/>
      <w:r>
        <w:rPr>
          <w:color w:val="585858"/>
          <w:spacing w:val="-1"/>
          <w:w w:val="105"/>
        </w:rPr>
        <w:t>organisation</w:t>
      </w:r>
      <w:proofErr w:type="spellEnd"/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will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improve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opportunity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identification</w:t>
      </w:r>
      <w:r>
        <w:rPr>
          <w:rFonts w:ascii="Times New Roman"/>
          <w:color w:val="585858"/>
          <w:spacing w:val="94"/>
          <w:w w:val="104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quality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proposed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action.</w:t>
      </w:r>
      <w:r>
        <w:rPr>
          <w:color w:val="585858"/>
          <w:spacing w:val="47"/>
          <w:w w:val="105"/>
        </w:rPr>
        <w:t xml:space="preserve"> </w:t>
      </w:r>
      <w:r>
        <w:rPr>
          <w:color w:val="585858"/>
          <w:spacing w:val="-1"/>
          <w:w w:val="105"/>
        </w:rPr>
        <w:t>Teams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have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more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focused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and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rigorous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conversation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about</w:t>
      </w:r>
      <w:r>
        <w:rPr>
          <w:rFonts w:ascii="Times New Roman"/>
          <w:color w:val="585858"/>
          <w:spacing w:val="85"/>
          <w:w w:val="104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assumptions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beliefs</w:t>
      </w:r>
      <w:r>
        <w:rPr>
          <w:color w:val="585858"/>
          <w:spacing w:val="37"/>
          <w:w w:val="105"/>
        </w:rPr>
        <w:t xml:space="preserve"> </w:t>
      </w:r>
      <w:r>
        <w:rPr>
          <w:color w:val="585858"/>
          <w:spacing w:val="-1"/>
          <w:w w:val="105"/>
        </w:rPr>
        <w:t>held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regarding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33"/>
          <w:w w:val="105"/>
        </w:rPr>
        <w:t xml:space="preserve"> </w:t>
      </w:r>
      <w:r>
        <w:rPr>
          <w:color w:val="585858"/>
          <w:spacing w:val="-1"/>
          <w:w w:val="105"/>
        </w:rPr>
        <w:t>threat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36"/>
          <w:w w:val="105"/>
        </w:rPr>
        <w:t xml:space="preserve"> </w:t>
      </w:r>
      <w:r>
        <w:rPr>
          <w:color w:val="585858"/>
          <w:spacing w:val="-1"/>
          <w:w w:val="105"/>
        </w:rPr>
        <w:t>opportunity</w:t>
      </w:r>
      <w:r>
        <w:rPr>
          <w:color w:val="585858"/>
          <w:spacing w:val="32"/>
          <w:w w:val="105"/>
        </w:rPr>
        <w:t xml:space="preserve"> </w:t>
      </w:r>
      <w:r>
        <w:rPr>
          <w:color w:val="585858"/>
          <w:spacing w:val="-1"/>
          <w:w w:val="105"/>
        </w:rPr>
        <w:t>helping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with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spacing w:val="-1"/>
          <w:w w:val="105"/>
        </w:rPr>
        <w:t>validation</w:t>
      </w:r>
      <w:r>
        <w:rPr>
          <w:color w:val="585858"/>
          <w:spacing w:val="35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34"/>
          <w:w w:val="105"/>
        </w:rPr>
        <w:t xml:space="preserve"> </w:t>
      </w:r>
      <w:r>
        <w:rPr>
          <w:color w:val="585858"/>
          <w:w w:val="105"/>
        </w:rPr>
        <w:t>well</w:t>
      </w:r>
      <w:r>
        <w:rPr>
          <w:color w:val="585858"/>
          <w:spacing w:val="31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rFonts w:ascii="Times New Roman"/>
          <w:color w:val="585858"/>
          <w:spacing w:val="79"/>
          <w:w w:val="104"/>
        </w:rPr>
        <w:t xml:space="preserve"> </w:t>
      </w:r>
      <w:r>
        <w:rPr>
          <w:color w:val="585858"/>
          <w:spacing w:val="-1"/>
          <w:w w:val="105"/>
        </w:rPr>
        <w:t>improving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level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certainty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a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particular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work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as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intended.</w:t>
      </w:r>
    </w:p>
    <w:p w14:paraId="570B3036" w14:textId="77777777" w:rsidR="00A726F1" w:rsidRDefault="0007046C">
      <w:pPr>
        <w:pStyle w:val="BodyText"/>
        <w:spacing w:before="110"/>
        <w:ind w:left="151" w:firstLine="0"/>
        <w:jc w:val="both"/>
      </w:pPr>
      <w:r>
        <w:rPr>
          <w:color w:val="585858"/>
          <w:w w:val="105"/>
        </w:rPr>
        <w:t>Activity</w:t>
      </w:r>
    </w:p>
    <w:p w14:paraId="63455D2F" w14:textId="77777777" w:rsidR="00A726F1" w:rsidRDefault="0007046C">
      <w:pPr>
        <w:pStyle w:val="BodyText"/>
        <w:spacing w:before="159" w:line="288" w:lineRule="auto"/>
        <w:ind w:left="151" w:right="163" w:firstLine="0"/>
        <w:jc w:val="both"/>
      </w:pPr>
      <w:r>
        <w:rPr>
          <w:color w:val="585858"/>
          <w:spacing w:val="-1"/>
          <w:w w:val="105"/>
        </w:rPr>
        <w:t>Reasoning is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about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“connecting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w w:val="105"/>
        </w:rPr>
        <w:t>dots”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when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w w:val="105"/>
        </w:rPr>
        <w:t>presenting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ideas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 xml:space="preserve">or proposals. </w:t>
      </w:r>
      <w:r>
        <w:rPr>
          <w:color w:val="585858"/>
          <w:w w:val="105"/>
        </w:rPr>
        <w:t>This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assists</w:t>
      </w:r>
      <w:r>
        <w:rPr>
          <w:color w:val="585858"/>
          <w:spacing w:val="-2"/>
          <w:w w:val="105"/>
        </w:rPr>
        <w:t xml:space="preserve"> </w:t>
      </w:r>
      <w:r>
        <w:rPr>
          <w:color w:val="585858"/>
          <w:spacing w:val="-1"/>
          <w:w w:val="105"/>
        </w:rPr>
        <w:t>in demonstration</w:t>
      </w:r>
      <w:r>
        <w:rPr>
          <w:rFonts w:ascii="Times New Roman" w:eastAsia="Times New Roman" w:hAnsi="Times New Roman" w:cs="Times New Roman"/>
          <w:color w:val="585858"/>
          <w:spacing w:val="85"/>
          <w:w w:val="104"/>
        </w:rPr>
        <w:t xml:space="preserve"> </w:t>
      </w:r>
      <w:r>
        <w:rPr>
          <w:color w:val="585858"/>
          <w:spacing w:val="-1"/>
          <w:w w:val="105"/>
        </w:rPr>
        <w:t>of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is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understood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what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is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spacing w:val="-1"/>
          <w:w w:val="105"/>
        </w:rPr>
        <w:t>believed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be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best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way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forward.</w:t>
      </w:r>
      <w:r>
        <w:rPr>
          <w:color w:val="585858"/>
          <w:spacing w:val="9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6"/>
          <w:w w:val="105"/>
        </w:rPr>
        <w:t xml:space="preserve"> </w:t>
      </w:r>
      <w:r>
        <w:rPr>
          <w:color w:val="585858"/>
          <w:w w:val="105"/>
        </w:rPr>
        <w:t>following</w:t>
      </w:r>
      <w:r>
        <w:rPr>
          <w:color w:val="585858"/>
          <w:spacing w:val="3"/>
          <w:w w:val="105"/>
        </w:rPr>
        <w:t xml:space="preserve"> </w:t>
      </w:r>
      <w:r>
        <w:rPr>
          <w:color w:val="585858"/>
          <w:spacing w:val="-1"/>
          <w:w w:val="105"/>
        </w:rPr>
        <w:t>should</w:t>
      </w:r>
      <w:r>
        <w:rPr>
          <w:color w:val="585858"/>
          <w:spacing w:val="5"/>
          <w:w w:val="105"/>
        </w:rPr>
        <w:t xml:space="preserve"> </w:t>
      </w:r>
      <w:r>
        <w:rPr>
          <w:color w:val="585858"/>
          <w:spacing w:val="-1"/>
          <w:w w:val="105"/>
        </w:rPr>
        <w:t>be</w:t>
      </w:r>
      <w:r>
        <w:rPr>
          <w:color w:val="585858"/>
          <w:spacing w:val="4"/>
          <w:w w:val="105"/>
        </w:rPr>
        <w:t xml:space="preserve"> </w:t>
      </w:r>
      <w:r>
        <w:rPr>
          <w:color w:val="585858"/>
          <w:w w:val="105"/>
        </w:rPr>
        <w:t>included</w:t>
      </w:r>
      <w:r>
        <w:rPr>
          <w:rFonts w:ascii="Times New Roman" w:eastAsia="Times New Roman" w:hAnsi="Times New Roman" w:cs="Times New Roman"/>
          <w:color w:val="585858"/>
          <w:spacing w:val="59"/>
          <w:w w:val="104"/>
        </w:rPr>
        <w:t xml:space="preserve"> </w:t>
      </w:r>
      <w:r>
        <w:rPr>
          <w:color w:val="585858"/>
          <w:spacing w:val="-1"/>
          <w:w w:val="105"/>
        </w:rPr>
        <w:t>when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communicating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ideas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and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proposals:</w:t>
      </w:r>
    </w:p>
    <w:p w14:paraId="7714BE8B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108"/>
        <w:ind w:hanging="333"/>
      </w:pPr>
      <w:r>
        <w:rPr>
          <w:color w:val="585858"/>
          <w:w w:val="105"/>
        </w:rPr>
        <w:t>A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spacing w:val="-1"/>
          <w:w w:val="105"/>
        </w:rPr>
        <w:t>clear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description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problem/opportunity</w:t>
      </w:r>
    </w:p>
    <w:p w14:paraId="71DEDEF7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Experience/knowledge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pertaining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to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10"/>
          <w:w w:val="105"/>
        </w:rPr>
        <w:t xml:space="preserve"> </w:t>
      </w:r>
      <w:r>
        <w:rPr>
          <w:color w:val="585858"/>
          <w:w w:val="105"/>
        </w:rPr>
        <w:t>equipment</w:t>
      </w:r>
      <w:r>
        <w:rPr>
          <w:color w:val="585858"/>
          <w:spacing w:val="-9"/>
          <w:w w:val="105"/>
        </w:rPr>
        <w:t xml:space="preserve"> </w:t>
      </w:r>
      <w:r>
        <w:rPr>
          <w:color w:val="585858"/>
          <w:spacing w:val="-1"/>
          <w:w w:val="105"/>
        </w:rPr>
        <w:t>or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</w:p>
    <w:p w14:paraId="0E1CAF55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6"/>
        <w:ind w:hanging="333"/>
      </w:pPr>
      <w:r>
        <w:rPr>
          <w:color w:val="585858"/>
          <w:spacing w:val="-1"/>
          <w:w w:val="105"/>
        </w:rPr>
        <w:t>Beliefs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pertaining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to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equipment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system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with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supporting</w:t>
      </w:r>
      <w:r>
        <w:rPr>
          <w:color w:val="585858"/>
          <w:spacing w:val="-6"/>
          <w:w w:val="105"/>
        </w:rPr>
        <w:t xml:space="preserve"> </w:t>
      </w:r>
      <w:r>
        <w:rPr>
          <w:color w:val="585858"/>
          <w:spacing w:val="-1"/>
          <w:w w:val="105"/>
        </w:rPr>
        <w:t>evidence</w:t>
      </w:r>
    </w:p>
    <w:p w14:paraId="7D7EFE42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4"/>
        <w:ind w:hanging="333"/>
      </w:pPr>
      <w:r>
        <w:rPr>
          <w:color w:val="585858"/>
          <w:spacing w:val="-1"/>
          <w:w w:val="105"/>
        </w:rPr>
        <w:t>Success</w:t>
      </w:r>
      <w:r>
        <w:rPr>
          <w:color w:val="585858"/>
          <w:spacing w:val="-11"/>
          <w:w w:val="105"/>
        </w:rPr>
        <w:t xml:space="preserve"> </w:t>
      </w:r>
      <w:r>
        <w:rPr>
          <w:color w:val="585858"/>
          <w:spacing w:val="-1"/>
          <w:w w:val="105"/>
        </w:rPr>
        <w:t>criteria</w:t>
      </w:r>
    </w:p>
    <w:p w14:paraId="0BED1487" w14:textId="77777777" w:rsidR="00A726F1" w:rsidRDefault="0007046C">
      <w:pPr>
        <w:pStyle w:val="BodyText"/>
        <w:numPr>
          <w:ilvl w:val="1"/>
          <w:numId w:val="1"/>
        </w:numPr>
        <w:tabs>
          <w:tab w:val="left" w:pos="822"/>
        </w:tabs>
        <w:spacing w:before="46"/>
        <w:ind w:hanging="333"/>
      </w:pPr>
      <w:r>
        <w:rPr>
          <w:color w:val="585858"/>
          <w:w w:val="105"/>
        </w:rPr>
        <w:t>A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description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1"/>
          <w:w w:val="105"/>
        </w:rPr>
        <w:t>of</w:t>
      </w:r>
      <w:r>
        <w:rPr>
          <w:color w:val="585858"/>
          <w:spacing w:val="-8"/>
          <w:w w:val="105"/>
        </w:rPr>
        <w:t xml:space="preserve"> </w:t>
      </w:r>
      <w:r>
        <w:rPr>
          <w:color w:val="585858"/>
          <w:w w:val="105"/>
        </w:rPr>
        <w:t>how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proposed</w:t>
      </w:r>
      <w:r>
        <w:rPr>
          <w:color w:val="585858"/>
          <w:spacing w:val="-3"/>
          <w:w w:val="105"/>
        </w:rPr>
        <w:t xml:space="preserve"> </w:t>
      </w:r>
      <w:r>
        <w:rPr>
          <w:color w:val="585858"/>
          <w:spacing w:val="-1"/>
          <w:w w:val="105"/>
        </w:rPr>
        <w:t>action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spacing w:val="-1"/>
          <w:w w:val="105"/>
        </w:rPr>
        <w:t>will</w:t>
      </w:r>
      <w:r>
        <w:rPr>
          <w:color w:val="585858"/>
          <w:spacing w:val="-5"/>
          <w:w w:val="105"/>
        </w:rPr>
        <w:t xml:space="preserve"> </w:t>
      </w:r>
      <w:r>
        <w:rPr>
          <w:color w:val="585858"/>
          <w:w w:val="105"/>
        </w:rPr>
        <w:t>achieve</w:t>
      </w:r>
      <w:r>
        <w:rPr>
          <w:color w:val="585858"/>
          <w:spacing w:val="-7"/>
          <w:w w:val="105"/>
        </w:rPr>
        <w:t xml:space="preserve"> </w:t>
      </w:r>
      <w:r>
        <w:rPr>
          <w:color w:val="585858"/>
          <w:w w:val="105"/>
        </w:rPr>
        <w:t>the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intended</w:t>
      </w:r>
      <w:r>
        <w:rPr>
          <w:color w:val="585858"/>
          <w:spacing w:val="-4"/>
          <w:w w:val="105"/>
        </w:rPr>
        <w:t xml:space="preserve"> </w:t>
      </w:r>
      <w:r>
        <w:rPr>
          <w:color w:val="585858"/>
          <w:spacing w:val="-1"/>
          <w:w w:val="105"/>
        </w:rPr>
        <w:t>outcome</w:t>
      </w:r>
    </w:p>
    <w:sectPr w:rsidR="00A726F1">
      <w:pgSz w:w="12240" w:h="15840"/>
      <w:pgMar w:top="1280" w:right="1720" w:bottom="1060" w:left="1720" w:header="832" w:footer="862" w:gutter="0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44" w:author="Ndukwe, Victor C SPDC-UPO/G/PSMR [2]" w:date="2017-08-15T11:56:00Z" w:initials="NVCS">
    <w:p w14:paraId="281426AC" w14:textId="102B1FDA" w:rsidR="003B482B" w:rsidRDefault="003B482B">
      <w:pPr>
        <w:pStyle w:val="CommentText"/>
      </w:pPr>
      <w:r>
        <w:rPr>
          <w:rStyle w:val="CommentReference"/>
        </w:rPr>
        <w:annotationRef/>
      </w:r>
      <w:r>
        <w:t xml:space="preserve">Change in situation should </w:t>
      </w:r>
      <w:r w:rsidR="0043025E">
        <w:t xml:space="preserve">not </w:t>
      </w:r>
      <w:r>
        <w:t xml:space="preserve">make a threat invalid </w:t>
      </w:r>
      <w:r w:rsidR="00445C0E">
        <w:t>rather the threat need to be re-assessed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1426AC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5D0086" w14:textId="77777777" w:rsidR="003B482B" w:rsidRDefault="003B482B">
      <w:r>
        <w:separator/>
      </w:r>
    </w:p>
  </w:endnote>
  <w:endnote w:type="continuationSeparator" w:id="0">
    <w:p w14:paraId="53751C54" w14:textId="77777777" w:rsidR="003B482B" w:rsidRDefault="003B48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Futura Medium">
    <w:altName w:val="Futura Medium"/>
    <w:panose1 w:val="00000400000000000000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Futura Light">
    <w:altName w:val="Futura Light"/>
    <w:panose1 w:val="00000400000000000000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ani">
    <w:altName w:val="Vani"/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Futura Bold">
    <w:altName w:val="Futura Bold"/>
    <w:panose1 w:val="00000900000000000000"/>
    <w:charset w:val="00"/>
    <w:family w:val="auto"/>
    <w:pitch w:val="variable"/>
  </w:font>
  <w:font w:name="Segoe Script">
    <w:altName w:val="Segoe Script"/>
    <w:panose1 w:val="030B0504020000000003"/>
    <w:charset w:val="00"/>
    <w:family w:val="swiss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4DF40E" w14:textId="77777777" w:rsidR="003B482B" w:rsidRDefault="003B482B">
    <w:pPr>
      <w:spacing w:line="14" w:lineRule="auto"/>
      <w:rPr>
        <w:sz w:val="20"/>
        <w:szCs w:val="20"/>
      </w:rPr>
    </w:pPr>
    <w:r>
      <w:rPr>
        <w:noProof/>
        <w:lang w:val="en-GB" w:eastAsia="en-GB"/>
      </w:rPr>
      <w:drawing>
        <wp:anchor distT="0" distB="0" distL="114300" distR="114300" simplePos="0" relativeHeight="503285120" behindDoc="1" locked="0" layoutInCell="1" allowOverlap="1" wp14:anchorId="04409280" wp14:editId="3C40D92B">
          <wp:simplePos x="0" y="0"/>
          <wp:positionH relativeFrom="page">
            <wp:posOffset>3511550</wp:posOffset>
          </wp:positionH>
          <wp:positionV relativeFrom="page">
            <wp:posOffset>9517380</wp:posOffset>
          </wp:positionV>
          <wp:extent cx="2697480" cy="208915"/>
          <wp:effectExtent l="0" t="0" r="0" b="0"/>
          <wp:wrapNone/>
          <wp:docPr id="12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7480" cy="2089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285144" behindDoc="1" locked="0" layoutInCell="1" allowOverlap="1" wp14:anchorId="1ED827F5" wp14:editId="6581939B">
              <wp:simplePos x="0" y="0"/>
              <wp:positionH relativeFrom="page">
                <wp:posOffset>1176020</wp:posOffset>
              </wp:positionH>
              <wp:positionV relativeFrom="page">
                <wp:posOffset>9371330</wp:posOffset>
              </wp:positionV>
              <wp:extent cx="1535430" cy="259715"/>
              <wp:effectExtent l="4445" t="0" r="3175" b="0"/>
              <wp:wrapNone/>
              <wp:docPr id="11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5430" cy="259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CD29D2" w14:textId="77777777" w:rsidR="003B482B" w:rsidRDefault="003B482B">
                          <w:pPr>
                            <w:spacing w:line="244" w:lineRule="auto"/>
                            <w:ind w:left="20" w:right="18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Printed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copies</w:t>
                          </w:r>
                          <w:r>
                            <w:rPr>
                              <w:rFonts w:ascii="Arial"/>
                              <w:color w:val="A6A6A6"/>
                              <w:spacing w:val="-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z w:val="17"/>
                            </w:rPr>
                            <w:t>are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uncontrolled.</w:t>
                          </w:r>
                          <w:r>
                            <w:rPr>
                              <w:rFonts w:ascii="Arial"/>
                              <w:color w:val="A6A6A6"/>
                              <w:spacing w:val="21"/>
                              <w:w w:val="9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MTO_RP_01_v1</w:t>
                          </w:r>
                          <w:r>
                            <w:rPr>
                              <w:rFonts w:ascii="Arial"/>
                              <w:color w:val="A6A6A6"/>
                              <w:spacing w:val="3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z w:val="17"/>
                            </w:rPr>
                            <w:t>15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June</w:t>
                          </w:r>
                          <w:r>
                            <w:rPr>
                              <w:rFonts w:ascii="Arial"/>
                              <w:color w:val="A6A6A6"/>
                              <w:spacing w:val="-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2"/>
                              <w:sz w:val="17"/>
                            </w:rPr>
                            <w:t>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D827F5" id="_x0000_t202" coordsize="21600,21600" o:spt="202" path="m,l,21600r21600,l21600,xe">
              <v:stroke joinstyle="miter"/>
              <v:path gradientshapeok="t" o:connecttype="rect"/>
            </v:shapetype>
            <v:shape id="Text Box 8" o:spid="_x0000_s1337" type="#_x0000_t202" style="position:absolute;margin-left:92.6pt;margin-top:737.9pt;width:120.9pt;height:20.45pt;z-index:-31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" filled="f" stroked="f">
              <v:textbox inset="0,0,0,0">
                <w:txbxContent>
                  <w:p w14:paraId="2FCD29D2" w14:textId="77777777" w:rsidR="003B482B" w:rsidRDefault="003B482B">
                    <w:pPr>
                      <w:spacing w:line="244" w:lineRule="auto"/>
                      <w:ind w:left="20" w:right="18"/>
                      <w:rPr>
                        <w:rFonts w:ascii="Arial" w:eastAsia="Arial" w:hAnsi="Arial" w:cs="Arial"/>
                        <w:sz w:val="17"/>
                        <w:szCs w:val="17"/>
                      </w:rPr>
                    </w:pP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Printed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copies</w:t>
                    </w:r>
                    <w:r>
                      <w:rPr>
                        <w:rFonts w:ascii="Arial"/>
                        <w:color w:val="A6A6A6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z w:val="17"/>
                      </w:rPr>
                      <w:t>are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uncontrolled.</w:t>
                    </w:r>
                    <w:r>
                      <w:rPr>
                        <w:rFonts w:ascii="Arial"/>
                        <w:color w:val="A6A6A6"/>
                        <w:spacing w:val="21"/>
                        <w:w w:val="99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MTO_RP_01_v1</w:t>
                    </w:r>
                    <w:r>
                      <w:rPr>
                        <w:rFonts w:ascii="Arial"/>
                        <w:color w:val="A6A6A6"/>
                        <w:spacing w:val="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z w:val="17"/>
                      </w:rPr>
                      <w:t>15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June</w:t>
                    </w:r>
                    <w:r>
                      <w:rPr>
                        <w:rFonts w:ascii="Arial"/>
                        <w:color w:val="A6A6A6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2"/>
                        <w:sz w:val="17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285168" behindDoc="1" locked="0" layoutInCell="1" allowOverlap="1" wp14:anchorId="37088497" wp14:editId="5CD3622E">
              <wp:simplePos x="0" y="0"/>
              <wp:positionH relativeFrom="page">
                <wp:posOffset>6483350</wp:posOffset>
              </wp:positionH>
              <wp:positionV relativeFrom="page">
                <wp:posOffset>9498965</wp:posOffset>
              </wp:positionV>
              <wp:extent cx="117475" cy="133350"/>
              <wp:effectExtent l="0" t="2540" r="0" b="0"/>
              <wp:wrapNone/>
              <wp:docPr id="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747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22B32B" w14:textId="29B6824B" w:rsidR="003B482B" w:rsidRDefault="003B482B">
                          <w:pPr>
                            <w:spacing w:line="200" w:lineRule="exact"/>
                            <w:ind w:left="40"/>
                            <w:rPr>
                              <w:rFonts w:ascii="Futura Light" w:eastAsia="Futura Light" w:hAnsi="Futura Light" w:cs="Futura Light"/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Futura Light"/>
                              <w:color w:val="A6A6A6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025E">
                            <w:rPr>
                              <w:rFonts w:ascii="Futura Light"/>
                              <w:noProof/>
                              <w:color w:val="A6A6A6"/>
                              <w:sz w:val="17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7088497" id="_x0000_t202" coordsize="21600,21600" o:spt="202" path="m,l,21600r21600,l21600,xe">
              <v:stroke joinstyle="miter"/>
              <v:path gradientshapeok="t" o:connecttype="rect"/>
            </v:shapetype>
            <v:shape id="Text Box 7" o:spid="_x0000_s1338" type="#_x0000_t202" style="position:absolute;margin-left:510.5pt;margin-top:747.95pt;width:9.25pt;height:10.5pt;z-index:-3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" filled="f" stroked="f">
              <v:textbox inset="0,0,0,0">
                <w:txbxContent>
                  <w:p w14:paraId="2022B32B" w14:textId="29B6824B" w:rsidR="003B482B" w:rsidRDefault="003B482B">
                    <w:pPr>
                      <w:spacing w:line="200" w:lineRule="exact"/>
                      <w:ind w:left="40"/>
                      <w:rPr>
                        <w:rFonts w:ascii="Futura Light" w:eastAsia="Futura Light" w:hAnsi="Futura Light" w:cs="Futura Light"/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rPr>
                        <w:rFonts w:ascii="Futura Light"/>
                        <w:color w:val="A6A6A6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3025E">
                      <w:rPr>
                        <w:rFonts w:ascii="Futura Light"/>
                        <w:noProof/>
                        <w:color w:val="A6A6A6"/>
                        <w:sz w:val="17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C43A40" w14:textId="77777777" w:rsidR="003B482B" w:rsidRDefault="003B482B">
    <w:pPr>
      <w:spacing w:line="14" w:lineRule="auto"/>
      <w:rPr>
        <w:sz w:val="20"/>
        <w:szCs w:val="20"/>
      </w:rPr>
    </w:pPr>
    <w:r>
      <w:rPr>
        <w:noProof/>
        <w:lang w:val="en-GB" w:eastAsia="en-GB"/>
      </w:rPr>
      <w:drawing>
        <wp:anchor distT="0" distB="0" distL="114300" distR="114300" simplePos="0" relativeHeight="503285192" behindDoc="1" locked="0" layoutInCell="1" allowOverlap="1" wp14:anchorId="346A69EF" wp14:editId="716ECCE3">
          <wp:simplePos x="0" y="0"/>
          <wp:positionH relativeFrom="page">
            <wp:posOffset>3511550</wp:posOffset>
          </wp:positionH>
          <wp:positionV relativeFrom="page">
            <wp:posOffset>9517380</wp:posOffset>
          </wp:positionV>
          <wp:extent cx="2697480" cy="208915"/>
          <wp:effectExtent l="0" t="0" r="0" b="0"/>
          <wp:wrapNone/>
          <wp:docPr id="9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7480" cy="2089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285216" behindDoc="1" locked="0" layoutInCell="1" allowOverlap="1" wp14:anchorId="42B72337" wp14:editId="06CECD79">
              <wp:simplePos x="0" y="0"/>
              <wp:positionH relativeFrom="page">
                <wp:posOffset>1176020</wp:posOffset>
              </wp:positionH>
              <wp:positionV relativeFrom="page">
                <wp:posOffset>9371330</wp:posOffset>
              </wp:positionV>
              <wp:extent cx="1535430" cy="259715"/>
              <wp:effectExtent l="4445" t="0" r="3175" b="0"/>
              <wp:wrapNone/>
              <wp:docPr id="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5430" cy="259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5DE4EC" w14:textId="77777777" w:rsidR="003B482B" w:rsidRDefault="003B482B">
                          <w:pPr>
                            <w:spacing w:line="244" w:lineRule="auto"/>
                            <w:ind w:left="20" w:right="18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Printed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copies</w:t>
                          </w:r>
                          <w:r>
                            <w:rPr>
                              <w:rFonts w:ascii="Arial"/>
                              <w:color w:val="A6A6A6"/>
                              <w:spacing w:val="-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z w:val="17"/>
                            </w:rPr>
                            <w:t>are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uncontrolled.</w:t>
                          </w:r>
                          <w:r>
                            <w:rPr>
                              <w:rFonts w:ascii="Arial"/>
                              <w:color w:val="A6A6A6"/>
                              <w:spacing w:val="21"/>
                              <w:w w:val="9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MTO_RP_01_v1</w:t>
                          </w:r>
                          <w:r>
                            <w:rPr>
                              <w:rFonts w:ascii="Arial"/>
                              <w:color w:val="A6A6A6"/>
                              <w:spacing w:val="3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z w:val="17"/>
                            </w:rPr>
                            <w:t>15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June</w:t>
                          </w:r>
                          <w:r>
                            <w:rPr>
                              <w:rFonts w:ascii="Arial"/>
                              <w:color w:val="A6A6A6"/>
                              <w:spacing w:val="-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2"/>
                              <w:sz w:val="17"/>
                            </w:rPr>
                            <w:t>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B72337" id="_x0000_t202" coordsize="21600,21600" o:spt="202" path="m,l,21600r21600,l21600,xe">
              <v:stroke joinstyle="miter"/>
              <v:path gradientshapeok="t" o:connecttype="rect"/>
            </v:shapetype>
            <v:shape id="Text Box 5" o:spid="_x0000_s1339" type="#_x0000_t202" style="position:absolute;margin-left:92.6pt;margin-top:737.9pt;width:120.9pt;height:20.45pt;z-index:-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" filled="f" stroked="f">
              <v:textbox inset="0,0,0,0">
                <w:txbxContent>
                  <w:p w14:paraId="325DE4EC" w14:textId="77777777" w:rsidR="003B482B" w:rsidRDefault="003B482B">
                    <w:pPr>
                      <w:spacing w:line="244" w:lineRule="auto"/>
                      <w:ind w:left="20" w:right="18"/>
                      <w:rPr>
                        <w:rFonts w:ascii="Arial" w:eastAsia="Arial" w:hAnsi="Arial" w:cs="Arial"/>
                        <w:sz w:val="17"/>
                        <w:szCs w:val="17"/>
                      </w:rPr>
                    </w:pP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Printed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copies</w:t>
                    </w:r>
                    <w:r>
                      <w:rPr>
                        <w:rFonts w:ascii="Arial"/>
                        <w:color w:val="A6A6A6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z w:val="17"/>
                      </w:rPr>
                      <w:t>are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uncontrolled.</w:t>
                    </w:r>
                    <w:r>
                      <w:rPr>
                        <w:rFonts w:ascii="Arial"/>
                        <w:color w:val="A6A6A6"/>
                        <w:spacing w:val="21"/>
                        <w:w w:val="99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MTO_RP_01_v1</w:t>
                    </w:r>
                    <w:r>
                      <w:rPr>
                        <w:rFonts w:ascii="Arial"/>
                        <w:color w:val="A6A6A6"/>
                        <w:spacing w:val="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z w:val="17"/>
                      </w:rPr>
                      <w:t>15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June</w:t>
                    </w:r>
                    <w:r>
                      <w:rPr>
                        <w:rFonts w:ascii="Arial"/>
                        <w:color w:val="A6A6A6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2"/>
                        <w:sz w:val="17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285240" behindDoc="1" locked="0" layoutInCell="1" allowOverlap="1" wp14:anchorId="46AD624A" wp14:editId="04A087BB">
              <wp:simplePos x="0" y="0"/>
              <wp:positionH relativeFrom="page">
                <wp:posOffset>6417945</wp:posOffset>
              </wp:positionH>
              <wp:positionV relativeFrom="page">
                <wp:posOffset>9498965</wp:posOffset>
              </wp:positionV>
              <wp:extent cx="184785" cy="133350"/>
              <wp:effectExtent l="0" t="2540" r="0" b="0"/>
              <wp:wrapNone/>
              <wp:docPr id="7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" cy="1333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52DE49" w14:textId="052F2A4F" w:rsidR="003B482B" w:rsidRDefault="003B482B">
                          <w:pPr>
                            <w:spacing w:line="200" w:lineRule="exact"/>
                            <w:ind w:left="40"/>
                            <w:rPr>
                              <w:rFonts w:ascii="Futura Light" w:eastAsia="Futura Light" w:hAnsi="Futura Light" w:cs="Futura Light"/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Futura Light"/>
                              <w:color w:val="A6A6A6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025E">
                            <w:rPr>
                              <w:rFonts w:ascii="Futura Light"/>
                              <w:noProof/>
                              <w:color w:val="A6A6A6"/>
                              <w:sz w:val="17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AD624A" id="_x0000_t202" coordsize="21600,21600" o:spt="202" path="m,l,21600r21600,l21600,xe">
              <v:stroke joinstyle="miter"/>
              <v:path gradientshapeok="t" o:connecttype="rect"/>
            </v:shapetype>
            <v:shape id="Text Box 4" o:spid="_x0000_s1340" type="#_x0000_t202" style="position:absolute;margin-left:505.35pt;margin-top:747.95pt;width:14.55pt;height:10.5pt;z-index:-31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" filled="f" stroked="f">
              <v:textbox inset="0,0,0,0">
                <w:txbxContent>
                  <w:p w14:paraId="1C52DE49" w14:textId="052F2A4F" w:rsidR="003B482B" w:rsidRDefault="003B482B">
                    <w:pPr>
                      <w:spacing w:line="200" w:lineRule="exact"/>
                      <w:ind w:left="40"/>
                      <w:rPr>
                        <w:rFonts w:ascii="Futura Light" w:eastAsia="Futura Light" w:hAnsi="Futura Light" w:cs="Futura Light"/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rPr>
                        <w:rFonts w:ascii="Futura Light"/>
                        <w:color w:val="A6A6A6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3025E">
                      <w:rPr>
                        <w:rFonts w:ascii="Futura Light"/>
                        <w:noProof/>
                        <w:color w:val="A6A6A6"/>
                        <w:sz w:val="17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F47797" w14:textId="77777777" w:rsidR="003B482B" w:rsidRDefault="003B482B">
    <w:pPr>
      <w:spacing w:line="14" w:lineRule="auto"/>
      <w:rPr>
        <w:sz w:val="20"/>
        <w:szCs w:val="20"/>
      </w:rPr>
    </w:pPr>
    <w:r>
      <w:rPr>
        <w:noProof/>
        <w:lang w:val="en-GB" w:eastAsia="en-GB"/>
      </w:rPr>
      <w:drawing>
        <wp:anchor distT="0" distB="0" distL="114300" distR="114300" simplePos="0" relativeHeight="503285264" behindDoc="1" locked="0" layoutInCell="1" allowOverlap="1" wp14:anchorId="1D83B20E" wp14:editId="60528180">
          <wp:simplePos x="0" y="0"/>
          <wp:positionH relativeFrom="page">
            <wp:posOffset>3511550</wp:posOffset>
          </wp:positionH>
          <wp:positionV relativeFrom="page">
            <wp:posOffset>9517380</wp:posOffset>
          </wp:positionV>
          <wp:extent cx="2697480" cy="208915"/>
          <wp:effectExtent l="0" t="0" r="0" b="0"/>
          <wp:wrapNone/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97480" cy="2089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285288" behindDoc="1" locked="0" layoutInCell="1" allowOverlap="1" wp14:anchorId="583EF11A" wp14:editId="01B457FA">
              <wp:simplePos x="0" y="0"/>
              <wp:positionH relativeFrom="page">
                <wp:posOffset>1176020</wp:posOffset>
              </wp:positionH>
              <wp:positionV relativeFrom="page">
                <wp:posOffset>9371330</wp:posOffset>
              </wp:positionV>
              <wp:extent cx="1535430" cy="259715"/>
              <wp:effectExtent l="4445" t="0" r="3175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5430" cy="2597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643BE" w14:textId="77777777" w:rsidR="003B482B" w:rsidRDefault="003B482B">
                          <w:pPr>
                            <w:spacing w:line="244" w:lineRule="auto"/>
                            <w:ind w:left="20" w:right="18"/>
                            <w:rPr>
                              <w:rFonts w:ascii="Arial" w:eastAsia="Arial" w:hAnsi="Arial" w:cs="Arial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Printed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copies</w:t>
                          </w:r>
                          <w:r>
                            <w:rPr>
                              <w:rFonts w:ascii="Arial"/>
                              <w:color w:val="A6A6A6"/>
                              <w:spacing w:val="-7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z w:val="17"/>
                            </w:rPr>
                            <w:t>are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uncontrolled.</w:t>
                          </w:r>
                          <w:r>
                            <w:rPr>
                              <w:rFonts w:ascii="Arial"/>
                              <w:color w:val="A6A6A6"/>
                              <w:spacing w:val="21"/>
                              <w:w w:val="99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MTO_RP_01_v1</w:t>
                          </w:r>
                          <w:r>
                            <w:rPr>
                              <w:rFonts w:ascii="Arial"/>
                              <w:color w:val="A6A6A6"/>
                              <w:spacing w:val="3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z w:val="17"/>
                            </w:rPr>
                            <w:t>15</w:t>
                          </w:r>
                          <w:r>
                            <w:rPr>
                              <w:rFonts w:ascii="Arial"/>
                              <w:color w:val="A6A6A6"/>
                              <w:spacing w:val="-8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1"/>
                              <w:sz w:val="17"/>
                            </w:rPr>
                            <w:t>June</w:t>
                          </w:r>
                          <w:r>
                            <w:rPr>
                              <w:rFonts w:ascii="Arial"/>
                              <w:color w:val="A6A6A6"/>
                              <w:spacing w:val="-5"/>
                              <w:sz w:val="17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color w:val="A6A6A6"/>
                              <w:spacing w:val="-2"/>
                              <w:sz w:val="17"/>
                            </w:rPr>
                            <w:t>17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EF11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341" type="#_x0000_t202" style="position:absolute;margin-left:92.6pt;margin-top:737.9pt;width:120.9pt;height:20.45pt;z-index:-31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" filled="f" stroked="f">
              <v:textbox inset="0,0,0,0">
                <w:txbxContent>
                  <w:p w14:paraId="02C643BE" w14:textId="77777777" w:rsidR="003B482B" w:rsidRDefault="003B482B">
                    <w:pPr>
                      <w:spacing w:line="244" w:lineRule="auto"/>
                      <w:ind w:left="20" w:right="18"/>
                      <w:rPr>
                        <w:rFonts w:ascii="Arial" w:eastAsia="Arial" w:hAnsi="Arial" w:cs="Arial"/>
                        <w:sz w:val="17"/>
                        <w:szCs w:val="17"/>
                      </w:rPr>
                    </w:pP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Printed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copies</w:t>
                    </w:r>
                    <w:r>
                      <w:rPr>
                        <w:rFonts w:ascii="Arial"/>
                        <w:color w:val="A6A6A6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z w:val="17"/>
                      </w:rPr>
                      <w:t>are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uncontrolled.</w:t>
                    </w:r>
                    <w:r>
                      <w:rPr>
                        <w:rFonts w:ascii="Arial"/>
                        <w:color w:val="A6A6A6"/>
                        <w:spacing w:val="21"/>
                        <w:w w:val="99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MTO_RP_01_v1</w:t>
                    </w:r>
                    <w:r>
                      <w:rPr>
                        <w:rFonts w:ascii="Arial"/>
                        <w:color w:val="A6A6A6"/>
                        <w:spacing w:val="3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z w:val="17"/>
                      </w:rPr>
                      <w:t>15</w:t>
                    </w:r>
                    <w:r>
                      <w:rPr>
                        <w:rFonts w:ascii="Arial"/>
                        <w:color w:val="A6A6A6"/>
                        <w:spacing w:val="-8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1"/>
                        <w:sz w:val="17"/>
                      </w:rPr>
                      <w:t>June</w:t>
                    </w:r>
                    <w:r>
                      <w:rPr>
                        <w:rFonts w:ascii="Arial"/>
                        <w:color w:val="A6A6A6"/>
                        <w:spacing w:val="-5"/>
                        <w:sz w:val="17"/>
                      </w:rPr>
                      <w:t xml:space="preserve"> </w:t>
                    </w:r>
                    <w:r>
                      <w:rPr>
                        <w:rFonts w:ascii="Arial"/>
                        <w:color w:val="A6A6A6"/>
                        <w:spacing w:val="-2"/>
                        <w:sz w:val="17"/>
                      </w:rPr>
                      <w:t>17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285312" behindDoc="1" locked="0" layoutInCell="1" allowOverlap="1" wp14:anchorId="7E9FCA03" wp14:editId="5315DE23">
              <wp:simplePos x="0" y="0"/>
              <wp:positionH relativeFrom="page">
                <wp:posOffset>6417945</wp:posOffset>
              </wp:positionH>
              <wp:positionV relativeFrom="page">
                <wp:posOffset>9498965</wp:posOffset>
              </wp:positionV>
              <wp:extent cx="184785" cy="134620"/>
              <wp:effectExtent l="0" t="254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85" cy="13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F81497" w14:textId="74E137E6" w:rsidR="003B482B" w:rsidRDefault="003B482B">
                          <w:pPr>
                            <w:spacing w:line="200" w:lineRule="exact"/>
                            <w:ind w:left="40"/>
                            <w:rPr>
                              <w:rFonts w:ascii="Futura Light" w:eastAsia="Futura Light" w:hAnsi="Futura Light" w:cs="Futura Light"/>
                              <w:sz w:val="17"/>
                              <w:szCs w:val="17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Futura Light"/>
                              <w:color w:val="A6A6A6"/>
                              <w:sz w:val="17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3025E">
                            <w:rPr>
                              <w:rFonts w:ascii="Futura Light"/>
                              <w:noProof/>
                              <w:color w:val="A6A6A6"/>
                              <w:sz w:val="17"/>
                            </w:rP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9FCA03" id="_x0000_t202" coordsize="21600,21600" o:spt="202" path="m,l,21600r21600,l21600,xe">
              <v:stroke joinstyle="miter"/>
              <v:path gradientshapeok="t" o:connecttype="rect"/>
            </v:shapetype>
            <v:shape id="Text Box 1" o:spid="_x0000_s1342" type="#_x0000_t202" style="position:absolute;margin-left:505.35pt;margin-top:747.95pt;width:14.55pt;height:10.6pt;z-index:-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" filled="f" stroked="f">
              <v:textbox inset="0,0,0,0">
                <w:txbxContent>
                  <w:p w14:paraId="1FF81497" w14:textId="74E137E6" w:rsidR="003B482B" w:rsidRDefault="003B482B">
                    <w:pPr>
                      <w:spacing w:line="200" w:lineRule="exact"/>
                      <w:ind w:left="40"/>
                      <w:rPr>
                        <w:rFonts w:ascii="Futura Light" w:eastAsia="Futura Light" w:hAnsi="Futura Light" w:cs="Futura Light"/>
                        <w:sz w:val="17"/>
                        <w:szCs w:val="17"/>
                      </w:rPr>
                    </w:pPr>
                    <w:r>
                      <w:fldChar w:fldCharType="begin"/>
                    </w:r>
                    <w:r>
                      <w:rPr>
                        <w:rFonts w:ascii="Futura Light"/>
                        <w:color w:val="A6A6A6"/>
                        <w:sz w:val="17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3025E">
                      <w:rPr>
                        <w:rFonts w:ascii="Futura Light"/>
                        <w:noProof/>
                        <w:color w:val="A6A6A6"/>
                        <w:sz w:val="17"/>
                      </w:rP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B8C3B8" w14:textId="77777777" w:rsidR="003B482B" w:rsidRDefault="003B482B">
      <w:r>
        <w:separator/>
      </w:r>
    </w:p>
  </w:footnote>
  <w:footnote w:type="continuationSeparator" w:id="0">
    <w:p w14:paraId="77E86890" w14:textId="77777777" w:rsidR="003B482B" w:rsidRDefault="003B48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82AA9E" w14:textId="77777777" w:rsidR="003B482B" w:rsidRDefault="003B482B">
    <w:pPr>
      <w:spacing w:line="14" w:lineRule="auto"/>
      <w:rPr>
        <w:sz w:val="20"/>
        <w:szCs w:val="20"/>
      </w:rPr>
    </w:pPr>
    <w:r>
      <w:rPr>
        <w:noProof/>
        <w:lang w:val="en-GB" w:eastAsia="en-GB"/>
      </w:rPr>
      <mc:AlternateContent>
        <mc:Choice Requires="wpg">
          <w:drawing>
            <wp:anchor distT="0" distB="0" distL="114300" distR="114300" simplePos="0" relativeHeight="503285072" behindDoc="1" locked="0" layoutInCell="1" allowOverlap="1" wp14:anchorId="7FEF1894" wp14:editId="128ED1AA">
              <wp:simplePos x="0" y="0"/>
              <wp:positionH relativeFrom="page">
                <wp:posOffset>1191895</wp:posOffset>
              </wp:positionH>
              <wp:positionV relativeFrom="page">
                <wp:posOffset>807720</wp:posOffset>
              </wp:positionV>
              <wp:extent cx="5415280" cy="1270"/>
              <wp:effectExtent l="10795" t="7620" r="12700" b="10160"/>
              <wp:wrapNone/>
              <wp:docPr id="14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415280" cy="1270"/>
                        <a:chOff x="1877" y="1272"/>
                        <a:chExt cx="8528" cy="2"/>
                      </a:xfrm>
                    </wpg:grpSpPr>
                    <wps:wsp>
                      <wps:cNvPr id="15" name="Freeform 12"/>
                      <wps:cNvSpPr>
                        <a:spLocks/>
                      </wps:cNvSpPr>
                      <wps:spPr bwMode="auto">
                        <a:xfrm>
                          <a:off x="1877" y="1272"/>
                          <a:ext cx="8528" cy="2"/>
                        </a:xfrm>
                        <a:custGeom>
                          <a:avLst/>
                          <a:gdLst>
                            <a:gd name="T0" fmla="+- 0 1877 1877"/>
                            <a:gd name="T1" fmla="*/ T0 w 8528"/>
                            <a:gd name="T2" fmla="+- 0 10404 1877"/>
                            <a:gd name="T3" fmla="*/ T2 w 8528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528">
                              <a:moveTo>
                                <a:pt x="0" y="0"/>
                              </a:moveTo>
                              <a:lnTo>
                                <a:pt x="8527" y="0"/>
                              </a:lnTo>
                            </a:path>
                          </a:pathLst>
                        </a:custGeom>
                        <a:noFill/>
                        <a:ln w="10414">
                          <a:solidFill>
                            <a:srgbClr val="DDDDD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D0B73C" id="Group 11" o:spid="_x0000_s1026" style="position:absolute;margin-left:93.85pt;margin-top:63.6pt;width:426.4pt;height:.1pt;z-index:-31408;mso-position-horizontal-relative:page;mso-position-vertical-relative:page" coordorigin="1877,1272" coordsize="8528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">
              <v:shape id="Freeform 12" o:spid="_x0000_s1027" style="position:absolute;left:1877;top:1272;width:8528;height:2;visibility:visible;mso-wrap-style:square;v-text-anchor:top" coordsize="852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" path="m,l8527,e" filled="f" strokecolor="#ddd" strokeweight=".82pt">
                <v:path arrowok="t" o:connecttype="custom" o:connectlocs="0,0;8527,0" o:connectangles="0,0"/>
              </v:shape>
              <w10:wrap anchorx="page" anchory="page"/>
            </v:group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503285096" behindDoc="1" locked="0" layoutInCell="1" allowOverlap="1" wp14:anchorId="0C0E2FD1" wp14:editId="174D1C3A">
              <wp:simplePos x="0" y="0"/>
              <wp:positionH relativeFrom="page">
                <wp:posOffset>1176020</wp:posOffset>
              </wp:positionH>
              <wp:positionV relativeFrom="page">
                <wp:posOffset>515620</wp:posOffset>
              </wp:positionV>
              <wp:extent cx="3946525" cy="172720"/>
              <wp:effectExtent l="4445" t="1270" r="1905" b="0"/>
              <wp:wrapNone/>
              <wp:docPr id="1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46525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299374" w14:textId="77777777" w:rsidR="003B482B" w:rsidRDefault="003B482B">
                          <w:pPr>
                            <w:pStyle w:val="BodyText"/>
                            <w:spacing w:line="272" w:lineRule="exact"/>
                            <w:ind w:left="20" w:firstLine="0"/>
                            <w:rPr>
                              <w:rFonts w:ascii="Vani" w:eastAsia="Vani" w:hAnsi="Vani" w:cs="Vani"/>
                            </w:rPr>
                          </w:pPr>
                          <w:r>
                            <w:rPr>
                              <w:rFonts w:ascii="Futura Bold"/>
                              <w:b/>
                              <w:color w:val="D42D11"/>
                              <w:w w:val="105"/>
                            </w:rPr>
                            <w:t>Shell</w:t>
                          </w:r>
                          <w:r>
                            <w:rPr>
                              <w:rFonts w:ascii="Futura Bold"/>
                              <w:b/>
                              <w:color w:val="D42D11"/>
                              <w:spacing w:val="-9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818181"/>
                              <w:w w:val="105"/>
                            </w:rPr>
                            <w:t>|</w:t>
                          </w:r>
                          <w:r>
                            <w:rPr>
                              <w:rFonts w:ascii="Segoe Script"/>
                              <w:color w:val="818181"/>
                              <w:spacing w:val="-13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w w:val="105"/>
                            </w:rPr>
                            <w:t>MTO</w:t>
                          </w:r>
                          <w:r>
                            <w:rPr>
                              <w:rFonts w:ascii="Vani"/>
                              <w:color w:val="818181"/>
                              <w:spacing w:val="-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w w:val="105"/>
                            </w:rPr>
                            <w:t>-</w:t>
                          </w:r>
                          <w:r>
                            <w:rPr>
                              <w:rFonts w:ascii="Vani"/>
                              <w:color w:val="818181"/>
                              <w:spacing w:val="-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spacing w:val="-1"/>
                              <w:w w:val="105"/>
                            </w:rPr>
                            <w:t>Manage</w:t>
                          </w:r>
                          <w:r>
                            <w:rPr>
                              <w:rFonts w:ascii="Vani"/>
                              <w:color w:val="818181"/>
                              <w:spacing w:val="-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spacing w:val="-1"/>
                              <w:w w:val="105"/>
                            </w:rPr>
                            <w:t>Threats</w:t>
                          </w:r>
                          <w:r>
                            <w:rPr>
                              <w:rFonts w:ascii="Vani"/>
                              <w:color w:val="818181"/>
                              <w:spacing w:val="-4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spacing w:val="-2"/>
                              <w:w w:val="105"/>
                            </w:rPr>
                            <w:t>a</w:t>
                          </w:r>
                          <w:r>
                            <w:rPr>
                              <w:rFonts w:ascii="Vani"/>
                              <w:color w:val="818181"/>
                              <w:spacing w:val="-3"/>
                              <w:w w:val="105"/>
                            </w:rPr>
                            <w:t>n</w:t>
                          </w:r>
                          <w:r>
                            <w:rPr>
                              <w:rFonts w:ascii="Vani"/>
                              <w:color w:val="818181"/>
                              <w:spacing w:val="-2"/>
                              <w:w w:val="105"/>
                            </w:rPr>
                            <w:t>d</w:t>
                          </w:r>
                          <w:r>
                            <w:rPr>
                              <w:rFonts w:ascii="Vani"/>
                              <w:color w:val="818181"/>
                              <w:spacing w:val="-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w w:val="105"/>
                            </w:rPr>
                            <w:t>Opportunities</w:t>
                          </w:r>
                          <w:r>
                            <w:rPr>
                              <w:rFonts w:ascii="Vani"/>
                              <w:color w:val="818181"/>
                              <w:spacing w:val="-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spacing w:val="-1"/>
                              <w:w w:val="105"/>
                            </w:rPr>
                            <w:t>Recommended</w:t>
                          </w:r>
                          <w:r>
                            <w:rPr>
                              <w:rFonts w:ascii="Vani"/>
                              <w:color w:val="818181"/>
                              <w:spacing w:val="-5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Vani"/>
                              <w:color w:val="818181"/>
                              <w:spacing w:val="-1"/>
                              <w:w w:val="105"/>
                            </w:rPr>
                            <w:t>Practice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E2FD1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336" type="#_x0000_t202" style="position:absolute;margin-left:92.6pt;margin-top:40.6pt;width:310.75pt;height:13.6pt;z-index:-31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" filled="f" stroked="f">
              <v:textbox inset="0,0,0,0">
                <w:txbxContent>
                  <w:p w14:paraId="5C299374" w14:textId="77777777" w:rsidR="003B482B" w:rsidRDefault="003B482B">
                    <w:pPr>
                      <w:pStyle w:val="BodyText"/>
                      <w:spacing w:line="272" w:lineRule="exact"/>
                      <w:ind w:left="20" w:firstLine="0"/>
                      <w:rPr>
                        <w:rFonts w:ascii="Vani" w:eastAsia="Vani" w:hAnsi="Vani" w:cs="Vani"/>
                      </w:rPr>
                    </w:pPr>
                    <w:r>
                      <w:rPr>
                        <w:rFonts w:ascii="Futura Bold"/>
                        <w:b/>
                        <w:color w:val="D42D11"/>
                        <w:w w:val="105"/>
                      </w:rPr>
                      <w:t>Shell</w:t>
                    </w:r>
                    <w:r>
                      <w:rPr>
                        <w:rFonts w:ascii="Futura Bold"/>
                        <w:b/>
                        <w:color w:val="D42D11"/>
                        <w:spacing w:val="-9"/>
                        <w:w w:val="105"/>
                      </w:rPr>
                      <w:t xml:space="preserve"> </w:t>
                    </w:r>
                    <w:r>
                      <w:rPr>
                        <w:rFonts w:ascii="Segoe Script"/>
                        <w:color w:val="818181"/>
                        <w:w w:val="105"/>
                      </w:rPr>
                      <w:t>|</w:t>
                    </w:r>
                    <w:r>
                      <w:rPr>
                        <w:rFonts w:ascii="Segoe Script"/>
                        <w:color w:val="818181"/>
                        <w:spacing w:val="-13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w w:val="105"/>
                      </w:rPr>
                      <w:t>MTO</w:t>
                    </w:r>
                    <w:r>
                      <w:rPr>
                        <w:rFonts w:ascii="Vani"/>
                        <w:color w:val="818181"/>
                        <w:spacing w:val="-7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w w:val="105"/>
                      </w:rPr>
                      <w:t>-</w:t>
                    </w:r>
                    <w:r>
                      <w:rPr>
                        <w:rFonts w:ascii="Vani"/>
                        <w:color w:val="818181"/>
                        <w:spacing w:val="-6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spacing w:val="-1"/>
                        <w:w w:val="105"/>
                      </w:rPr>
                      <w:t>Manage</w:t>
                    </w:r>
                    <w:r>
                      <w:rPr>
                        <w:rFonts w:ascii="Vani"/>
                        <w:color w:val="818181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spacing w:val="-1"/>
                        <w:w w:val="105"/>
                      </w:rPr>
                      <w:t>Threats</w:t>
                    </w:r>
                    <w:r>
                      <w:rPr>
                        <w:rFonts w:ascii="Vani"/>
                        <w:color w:val="818181"/>
                        <w:spacing w:val="-4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spacing w:val="-2"/>
                        <w:w w:val="105"/>
                      </w:rPr>
                      <w:t>a</w:t>
                    </w:r>
                    <w:r>
                      <w:rPr>
                        <w:rFonts w:ascii="Vani"/>
                        <w:color w:val="818181"/>
                        <w:spacing w:val="-3"/>
                        <w:w w:val="105"/>
                      </w:rPr>
                      <w:t>n</w:t>
                    </w:r>
                    <w:r>
                      <w:rPr>
                        <w:rFonts w:ascii="Vani"/>
                        <w:color w:val="818181"/>
                        <w:spacing w:val="-2"/>
                        <w:w w:val="105"/>
                      </w:rPr>
                      <w:t>d</w:t>
                    </w:r>
                    <w:r>
                      <w:rPr>
                        <w:rFonts w:ascii="Vani"/>
                        <w:color w:val="818181"/>
                        <w:spacing w:val="-6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w w:val="105"/>
                      </w:rPr>
                      <w:t>Opportunities</w:t>
                    </w:r>
                    <w:r>
                      <w:rPr>
                        <w:rFonts w:ascii="Vani"/>
                        <w:color w:val="818181"/>
                        <w:spacing w:val="-6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spacing w:val="-1"/>
                        <w:w w:val="105"/>
                      </w:rPr>
                      <w:t>Recommended</w:t>
                    </w:r>
                    <w:r>
                      <w:rPr>
                        <w:rFonts w:ascii="Vani"/>
                        <w:color w:val="818181"/>
                        <w:spacing w:val="-5"/>
                        <w:w w:val="105"/>
                      </w:rPr>
                      <w:t xml:space="preserve"> </w:t>
                    </w:r>
                    <w:r>
                      <w:rPr>
                        <w:rFonts w:ascii="Vani"/>
                        <w:color w:val="818181"/>
                        <w:spacing w:val="-1"/>
                        <w:w w:val="105"/>
                      </w:rPr>
                      <w:t>Practice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6809B4"/>
    <w:multiLevelType w:val="multilevel"/>
    <w:tmpl w:val="4FC6B210"/>
    <w:lvl w:ilvl="0">
      <w:start w:val="1"/>
      <w:numFmt w:val="decimal"/>
      <w:lvlText w:val="%1"/>
      <w:lvlJc w:val="left"/>
      <w:pPr>
        <w:ind w:left="684" w:hanging="533"/>
        <w:jc w:val="left"/>
      </w:pPr>
      <w:rPr>
        <w:rFonts w:ascii="Futura Medium" w:eastAsia="Futura Medium" w:hAnsi="Futura Medium" w:hint="default"/>
        <w:color w:val="D42D11"/>
        <w:w w:val="101"/>
        <w:sz w:val="26"/>
        <w:szCs w:val="26"/>
      </w:rPr>
    </w:lvl>
    <w:lvl w:ilvl="1">
      <w:start w:val="1"/>
      <w:numFmt w:val="decimal"/>
      <w:lvlText w:val="%1.%2"/>
      <w:lvlJc w:val="left"/>
      <w:pPr>
        <w:ind w:left="694" w:hanging="543"/>
        <w:jc w:val="left"/>
      </w:pPr>
      <w:rPr>
        <w:rFonts w:ascii="Futura Medium" w:eastAsia="Futura Medium" w:hAnsi="Futura Medium" w:hint="default"/>
        <w:color w:val="585858"/>
        <w:spacing w:val="1"/>
        <w:w w:val="101"/>
        <w:sz w:val="26"/>
        <w:szCs w:val="26"/>
      </w:rPr>
    </w:lvl>
    <w:lvl w:ilvl="2">
      <w:start w:val="1"/>
      <w:numFmt w:val="bullet"/>
      <w:lvlText w:val=""/>
      <w:lvlJc w:val="left"/>
      <w:pPr>
        <w:ind w:left="821" w:hanging="334"/>
      </w:pPr>
      <w:rPr>
        <w:rFonts w:ascii="Symbol" w:eastAsia="Symbol" w:hAnsi="Symbol" w:hint="default"/>
        <w:color w:val="585858"/>
        <w:w w:val="104"/>
        <w:sz w:val="18"/>
        <w:szCs w:val="18"/>
      </w:rPr>
    </w:lvl>
    <w:lvl w:ilvl="3">
      <w:start w:val="1"/>
      <w:numFmt w:val="bullet"/>
      <w:lvlText w:val="o"/>
      <w:lvlJc w:val="left"/>
      <w:pPr>
        <w:ind w:left="1157" w:hanging="336"/>
      </w:pPr>
      <w:rPr>
        <w:rFonts w:ascii="Courier New" w:eastAsia="Courier New" w:hAnsi="Courier New" w:hint="default"/>
        <w:color w:val="585858"/>
        <w:w w:val="104"/>
        <w:sz w:val="18"/>
        <w:szCs w:val="18"/>
      </w:rPr>
    </w:lvl>
    <w:lvl w:ilvl="4">
      <w:start w:val="1"/>
      <w:numFmt w:val="bullet"/>
      <w:lvlText w:val="•"/>
      <w:lvlJc w:val="left"/>
      <w:pPr>
        <w:ind w:left="821" w:hanging="33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21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821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821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21" w:hanging="336"/>
      </w:pPr>
      <w:rPr>
        <w:rFonts w:hint="default"/>
      </w:rPr>
    </w:lvl>
  </w:abstractNum>
  <w:abstractNum w:abstractNumId="1" w15:restartNumberingAfterBreak="0">
    <w:nsid w:val="55A72B1E"/>
    <w:multiLevelType w:val="hybridMultilevel"/>
    <w:tmpl w:val="B2F84FA8"/>
    <w:lvl w:ilvl="0" w:tplc="58204A94">
      <w:start w:val="1"/>
      <w:numFmt w:val="bullet"/>
      <w:lvlText w:val="-"/>
      <w:lvlJc w:val="left"/>
      <w:pPr>
        <w:ind w:left="598" w:hanging="339"/>
      </w:pPr>
      <w:rPr>
        <w:rFonts w:ascii="Futura Medium" w:eastAsia="Futura Medium" w:hAnsi="Futura Medium" w:hint="default"/>
        <w:color w:val="585858"/>
        <w:w w:val="104"/>
        <w:sz w:val="18"/>
        <w:szCs w:val="18"/>
      </w:rPr>
    </w:lvl>
    <w:lvl w:ilvl="1" w:tplc="7A8A6472">
      <w:start w:val="1"/>
      <w:numFmt w:val="bullet"/>
      <w:lvlText w:val=""/>
      <w:lvlJc w:val="left"/>
      <w:pPr>
        <w:ind w:left="821" w:hanging="334"/>
      </w:pPr>
      <w:rPr>
        <w:rFonts w:ascii="Symbol" w:eastAsia="Symbol" w:hAnsi="Symbol" w:hint="default"/>
        <w:color w:val="585858"/>
        <w:w w:val="104"/>
        <w:sz w:val="18"/>
        <w:szCs w:val="18"/>
      </w:rPr>
    </w:lvl>
    <w:lvl w:ilvl="2" w:tplc="EF205F8E">
      <w:start w:val="1"/>
      <w:numFmt w:val="bullet"/>
      <w:lvlText w:val="o"/>
      <w:lvlJc w:val="left"/>
      <w:pPr>
        <w:ind w:left="1217" w:hanging="264"/>
      </w:pPr>
      <w:rPr>
        <w:rFonts w:ascii="Courier New" w:eastAsia="Courier New" w:hAnsi="Courier New" w:hint="default"/>
        <w:color w:val="585858"/>
        <w:w w:val="104"/>
        <w:sz w:val="18"/>
        <w:szCs w:val="18"/>
      </w:rPr>
    </w:lvl>
    <w:lvl w:ilvl="3" w:tplc="24F08354">
      <w:start w:val="1"/>
      <w:numFmt w:val="bullet"/>
      <w:lvlText w:val="•"/>
      <w:lvlJc w:val="left"/>
      <w:pPr>
        <w:ind w:left="1217" w:hanging="264"/>
      </w:pPr>
      <w:rPr>
        <w:rFonts w:hint="default"/>
      </w:rPr>
    </w:lvl>
    <w:lvl w:ilvl="4" w:tplc="B1047568">
      <w:start w:val="1"/>
      <w:numFmt w:val="bullet"/>
      <w:lvlText w:val="•"/>
      <w:lvlJc w:val="left"/>
      <w:pPr>
        <w:ind w:left="2046" w:hanging="264"/>
      </w:pPr>
      <w:rPr>
        <w:rFonts w:hint="default"/>
      </w:rPr>
    </w:lvl>
    <w:lvl w:ilvl="5" w:tplc="BA76D902">
      <w:start w:val="1"/>
      <w:numFmt w:val="bullet"/>
      <w:lvlText w:val="•"/>
      <w:lvlJc w:val="left"/>
      <w:pPr>
        <w:ind w:left="2874" w:hanging="264"/>
      </w:pPr>
      <w:rPr>
        <w:rFonts w:hint="default"/>
      </w:rPr>
    </w:lvl>
    <w:lvl w:ilvl="6" w:tplc="D258FA36">
      <w:start w:val="1"/>
      <w:numFmt w:val="bullet"/>
      <w:lvlText w:val="•"/>
      <w:lvlJc w:val="left"/>
      <w:pPr>
        <w:ind w:left="3702" w:hanging="264"/>
      </w:pPr>
      <w:rPr>
        <w:rFonts w:hint="default"/>
      </w:rPr>
    </w:lvl>
    <w:lvl w:ilvl="7" w:tplc="9D46238C">
      <w:start w:val="1"/>
      <w:numFmt w:val="bullet"/>
      <w:lvlText w:val="•"/>
      <w:lvlJc w:val="left"/>
      <w:pPr>
        <w:ind w:left="4531" w:hanging="264"/>
      </w:pPr>
      <w:rPr>
        <w:rFonts w:hint="default"/>
      </w:rPr>
    </w:lvl>
    <w:lvl w:ilvl="8" w:tplc="1DA473BE">
      <w:start w:val="1"/>
      <w:numFmt w:val="bullet"/>
      <w:lvlText w:val="•"/>
      <w:lvlJc w:val="left"/>
      <w:pPr>
        <w:ind w:left="5359" w:hanging="264"/>
      </w:pPr>
      <w:rPr>
        <w:rFonts w:hint="default"/>
      </w:rPr>
    </w:lvl>
  </w:abstractNum>
  <w:abstractNum w:abstractNumId="2" w15:restartNumberingAfterBreak="0">
    <w:nsid w:val="5A69255A"/>
    <w:multiLevelType w:val="hybridMultilevel"/>
    <w:tmpl w:val="5D946A64"/>
    <w:lvl w:ilvl="0" w:tplc="EEC241F4">
      <w:start w:val="1"/>
      <w:numFmt w:val="decimal"/>
      <w:lvlText w:val="%1."/>
      <w:lvlJc w:val="left"/>
      <w:pPr>
        <w:ind w:left="152" w:hanging="231"/>
        <w:jc w:val="left"/>
      </w:pPr>
      <w:rPr>
        <w:rFonts w:ascii="Futura Medium" w:eastAsia="Futura Medium" w:hAnsi="Futura Medium" w:hint="default"/>
        <w:color w:val="585858"/>
        <w:spacing w:val="-1"/>
        <w:w w:val="104"/>
        <w:sz w:val="18"/>
        <w:szCs w:val="18"/>
      </w:rPr>
    </w:lvl>
    <w:lvl w:ilvl="1" w:tplc="BA26FCD6">
      <w:start w:val="1"/>
      <w:numFmt w:val="bullet"/>
      <w:lvlText w:val=""/>
      <w:lvlJc w:val="left"/>
      <w:pPr>
        <w:ind w:left="828" w:hanging="339"/>
      </w:pPr>
      <w:rPr>
        <w:rFonts w:ascii="Symbol" w:eastAsia="Symbol" w:hAnsi="Symbol" w:hint="default"/>
        <w:color w:val="585858"/>
        <w:w w:val="104"/>
        <w:sz w:val="18"/>
        <w:szCs w:val="18"/>
      </w:rPr>
    </w:lvl>
    <w:lvl w:ilvl="2" w:tplc="5322BBF0">
      <w:start w:val="1"/>
      <w:numFmt w:val="bullet"/>
      <w:lvlText w:val="•"/>
      <w:lvlJc w:val="left"/>
      <w:pPr>
        <w:ind w:left="1714" w:hanging="339"/>
      </w:pPr>
      <w:rPr>
        <w:rFonts w:hint="default"/>
      </w:rPr>
    </w:lvl>
    <w:lvl w:ilvl="3" w:tplc="99C8F28E">
      <w:start w:val="1"/>
      <w:numFmt w:val="bullet"/>
      <w:lvlText w:val="•"/>
      <w:lvlJc w:val="left"/>
      <w:pPr>
        <w:ind w:left="2600" w:hanging="339"/>
      </w:pPr>
      <w:rPr>
        <w:rFonts w:hint="default"/>
      </w:rPr>
    </w:lvl>
    <w:lvl w:ilvl="4" w:tplc="C94AAE72">
      <w:start w:val="1"/>
      <w:numFmt w:val="bullet"/>
      <w:lvlText w:val="•"/>
      <w:lvlJc w:val="left"/>
      <w:pPr>
        <w:ind w:left="3485" w:hanging="339"/>
      </w:pPr>
      <w:rPr>
        <w:rFonts w:hint="default"/>
      </w:rPr>
    </w:lvl>
    <w:lvl w:ilvl="5" w:tplc="BEC2B4A6">
      <w:start w:val="1"/>
      <w:numFmt w:val="bullet"/>
      <w:lvlText w:val="•"/>
      <w:lvlJc w:val="left"/>
      <w:pPr>
        <w:ind w:left="4371" w:hanging="339"/>
      </w:pPr>
      <w:rPr>
        <w:rFonts w:hint="default"/>
      </w:rPr>
    </w:lvl>
    <w:lvl w:ilvl="6" w:tplc="CFE40BAE">
      <w:start w:val="1"/>
      <w:numFmt w:val="bullet"/>
      <w:lvlText w:val="•"/>
      <w:lvlJc w:val="left"/>
      <w:pPr>
        <w:ind w:left="5257" w:hanging="339"/>
      </w:pPr>
      <w:rPr>
        <w:rFonts w:hint="default"/>
      </w:rPr>
    </w:lvl>
    <w:lvl w:ilvl="7" w:tplc="7E4233EE">
      <w:start w:val="1"/>
      <w:numFmt w:val="bullet"/>
      <w:lvlText w:val="•"/>
      <w:lvlJc w:val="left"/>
      <w:pPr>
        <w:ind w:left="6142" w:hanging="339"/>
      </w:pPr>
      <w:rPr>
        <w:rFonts w:hint="default"/>
      </w:rPr>
    </w:lvl>
    <w:lvl w:ilvl="8" w:tplc="BC3E2106">
      <w:start w:val="1"/>
      <w:numFmt w:val="bullet"/>
      <w:lvlText w:val="•"/>
      <w:lvlJc w:val="left"/>
      <w:pPr>
        <w:ind w:left="7028" w:hanging="339"/>
      </w:pPr>
      <w:rPr>
        <w:rFonts w:hint="default"/>
      </w:rPr>
    </w:lvl>
  </w:abstractNum>
  <w:abstractNum w:abstractNumId="3" w15:restartNumberingAfterBreak="0">
    <w:nsid w:val="5CB26B63"/>
    <w:multiLevelType w:val="multilevel"/>
    <w:tmpl w:val="AF3AAF80"/>
    <w:lvl w:ilvl="0">
      <w:start w:val="1"/>
      <w:numFmt w:val="decimal"/>
      <w:lvlText w:val="%1"/>
      <w:lvlJc w:val="left"/>
      <w:pPr>
        <w:ind w:left="564" w:hanging="413"/>
        <w:jc w:val="left"/>
      </w:pPr>
      <w:rPr>
        <w:rFonts w:ascii="Futura Medium" w:eastAsia="Futura Medium" w:hAnsi="Futura Medium" w:hint="default"/>
        <w:color w:val="D42D11"/>
        <w:w w:val="102"/>
        <w:sz w:val="22"/>
        <w:szCs w:val="22"/>
      </w:rPr>
    </w:lvl>
    <w:lvl w:ilvl="1">
      <w:start w:val="1"/>
      <w:numFmt w:val="decimal"/>
      <w:lvlText w:val="%1.%2"/>
      <w:lvlJc w:val="left"/>
      <w:pPr>
        <w:ind w:left="980" w:hanging="620"/>
        <w:jc w:val="left"/>
      </w:pPr>
      <w:rPr>
        <w:rFonts w:ascii="Futura Medium" w:eastAsia="Futura Medium" w:hAnsi="Futura Medium" w:hint="default"/>
        <w:color w:val="585858"/>
        <w:spacing w:val="-1"/>
        <w:w w:val="104"/>
        <w:sz w:val="18"/>
        <w:szCs w:val="18"/>
      </w:rPr>
    </w:lvl>
    <w:lvl w:ilvl="2">
      <w:start w:val="1"/>
      <w:numFmt w:val="decimal"/>
      <w:lvlText w:val="%1.%2.%3"/>
      <w:lvlJc w:val="left"/>
      <w:pPr>
        <w:ind w:left="1186" w:hanging="622"/>
        <w:jc w:val="left"/>
      </w:pPr>
      <w:rPr>
        <w:rFonts w:ascii="Futura Light" w:eastAsia="Futura Light" w:hAnsi="Futura Light" w:hint="default"/>
        <w:color w:val="585858"/>
        <w:spacing w:val="-1"/>
        <w:w w:val="104"/>
        <w:sz w:val="18"/>
        <w:szCs w:val="18"/>
      </w:rPr>
    </w:lvl>
    <w:lvl w:ilvl="3">
      <w:start w:val="1"/>
      <w:numFmt w:val="bullet"/>
      <w:lvlText w:val="•"/>
      <w:lvlJc w:val="left"/>
      <w:pPr>
        <w:ind w:left="2138" w:hanging="6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89" w:hanging="6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41" w:hanging="6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93" w:hanging="6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44" w:hanging="6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6" w:hanging="622"/>
      </w:pPr>
      <w:rPr>
        <w:rFonts w:hint="default"/>
      </w:rPr>
    </w:lvl>
  </w:abstractNum>
  <w:abstractNum w:abstractNumId="4" w15:restartNumberingAfterBreak="0">
    <w:nsid w:val="685542FC"/>
    <w:multiLevelType w:val="hybridMultilevel"/>
    <w:tmpl w:val="F278938E"/>
    <w:lvl w:ilvl="0" w:tplc="4C4E9A60">
      <w:start w:val="1"/>
      <w:numFmt w:val="bullet"/>
      <w:lvlText w:val=""/>
      <w:lvlJc w:val="left"/>
      <w:pPr>
        <w:ind w:left="936" w:hanging="339"/>
      </w:pPr>
      <w:rPr>
        <w:rFonts w:ascii="Symbol" w:eastAsia="Symbol" w:hAnsi="Symbol" w:hint="default"/>
        <w:color w:val="585858"/>
        <w:w w:val="104"/>
        <w:sz w:val="18"/>
        <w:szCs w:val="18"/>
      </w:rPr>
    </w:lvl>
    <w:lvl w:ilvl="1" w:tplc="D3BC4E8E">
      <w:start w:val="1"/>
      <w:numFmt w:val="bullet"/>
      <w:lvlText w:val="•"/>
      <w:lvlJc w:val="left"/>
      <w:pPr>
        <w:ind w:left="1614" w:hanging="339"/>
      </w:pPr>
      <w:rPr>
        <w:rFonts w:hint="default"/>
      </w:rPr>
    </w:lvl>
    <w:lvl w:ilvl="2" w:tplc="EF82FF2C">
      <w:start w:val="1"/>
      <w:numFmt w:val="bullet"/>
      <w:lvlText w:val="•"/>
      <w:lvlJc w:val="left"/>
      <w:pPr>
        <w:ind w:left="2292" w:hanging="339"/>
      </w:pPr>
      <w:rPr>
        <w:rFonts w:hint="default"/>
      </w:rPr>
    </w:lvl>
    <w:lvl w:ilvl="3" w:tplc="FD78A334">
      <w:start w:val="1"/>
      <w:numFmt w:val="bullet"/>
      <w:lvlText w:val="•"/>
      <w:lvlJc w:val="left"/>
      <w:pPr>
        <w:ind w:left="2970" w:hanging="339"/>
      </w:pPr>
      <w:rPr>
        <w:rFonts w:hint="default"/>
      </w:rPr>
    </w:lvl>
    <w:lvl w:ilvl="4" w:tplc="8EDE5164">
      <w:start w:val="1"/>
      <w:numFmt w:val="bullet"/>
      <w:lvlText w:val="•"/>
      <w:lvlJc w:val="left"/>
      <w:pPr>
        <w:ind w:left="3648" w:hanging="339"/>
      </w:pPr>
      <w:rPr>
        <w:rFonts w:hint="default"/>
      </w:rPr>
    </w:lvl>
    <w:lvl w:ilvl="5" w:tplc="F31AD356">
      <w:start w:val="1"/>
      <w:numFmt w:val="bullet"/>
      <w:lvlText w:val="•"/>
      <w:lvlJc w:val="left"/>
      <w:pPr>
        <w:ind w:left="4326" w:hanging="339"/>
      </w:pPr>
      <w:rPr>
        <w:rFonts w:hint="default"/>
      </w:rPr>
    </w:lvl>
    <w:lvl w:ilvl="6" w:tplc="2CF4DD9A">
      <w:start w:val="1"/>
      <w:numFmt w:val="bullet"/>
      <w:lvlText w:val="•"/>
      <w:lvlJc w:val="left"/>
      <w:pPr>
        <w:ind w:left="5003" w:hanging="339"/>
      </w:pPr>
      <w:rPr>
        <w:rFonts w:hint="default"/>
      </w:rPr>
    </w:lvl>
    <w:lvl w:ilvl="7" w:tplc="172099B2">
      <w:start w:val="1"/>
      <w:numFmt w:val="bullet"/>
      <w:lvlText w:val="•"/>
      <w:lvlJc w:val="left"/>
      <w:pPr>
        <w:ind w:left="5681" w:hanging="339"/>
      </w:pPr>
      <w:rPr>
        <w:rFonts w:hint="default"/>
      </w:rPr>
    </w:lvl>
    <w:lvl w:ilvl="8" w:tplc="B644E7B6">
      <w:start w:val="1"/>
      <w:numFmt w:val="bullet"/>
      <w:lvlText w:val="•"/>
      <w:lvlJc w:val="left"/>
      <w:pPr>
        <w:ind w:left="6359" w:hanging="339"/>
      </w:pPr>
      <w:rPr>
        <w:rFonts w:hint="default"/>
      </w:rPr>
    </w:lvl>
  </w:abstractNum>
  <w:abstractNum w:abstractNumId="5" w15:restartNumberingAfterBreak="0">
    <w:nsid w:val="77926B3D"/>
    <w:multiLevelType w:val="hybridMultilevel"/>
    <w:tmpl w:val="C3D43448"/>
    <w:lvl w:ilvl="0" w:tplc="1A4426CE">
      <w:start w:val="1"/>
      <w:numFmt w:val="bullet"/>
      <w:lvlText w:val=""/>
      <w:lvlJc w:val="left"/>
      <w:pPr>
        <w:ind w:left="821" w:hanging="334"/>
      </w:pPr>
      <w:rPr>
        <w:rFonts w:ascii="Symbol" w:eastAsia="Symbol" w:hAnsi="Symbol" w:hint="default"/>
        <w:color w:val="585858"/>
        <w:w w:val="104"/>
        <w:sz w:val="18"/>
        <w:szCs w:val="18"/>
      </w:rPr>
    </w:lvl>
    <w:lvl w:ilvl="1" w:tplc="03BEC902">
      <w:start w:val="1"/>
      <w:numFmt w:val="bullet"/>
      <w:lvlText w:val="•"/>
      <w:lvlJc w:val="left"/>
      <w:pPr>
        <w:ind w:left="1619" w:hanging="334"/>
      </w:pPr>
      <w:rPr>
        <w:rFonts w:hint="default"/>
      </w:rPr>
    </w:lvl>
    <w:lvl w:ilvl="2" w:tplc="E54EA6B8">
      <w:start w:val="1"/>
      <w:numFmt w:val="bullet"/>
      <w:lvlText w:val="•"/>
      <w:lvlJc w:val="left"/>
      <w:pPr>
        <w:ind w:left="2417" w:hanging="334"/>
      </w:pPr>
      <w:rPr>
        <w:rFonts w:hint="default"/>
      </w:rPr>
    </w:lvl>
    <w:lvl w:ilvl="3" w:tplc="55E493D6">
      <w:start w:val="1"/>
      <w:numFmt w:val="bullet"/>
      <w:lvlText w:val="•"/>
      <w:lvlJc w:val="left"/>
      <w:pPr>
        <w:ind w:left="3215" w:hanging="334"/>
      </w:pPr>
      <w:rPr>
        <w:rFonts w:hint="default"/>
      </w:rPr>
    </w:lvl>
    <w:lvl w:ilvl="4" w:tplc="091010BE">
      <w:start w:val="1"/>
      <w:numFmt w:val="bullet"/>
      <w:lvlText w:val="•"/>
      <w:lvlJc w:val="left"/>
      <w:pPr>
        <w:ind w:left="4012" w:hanging="334"/>
      </w:pPr>
      <w:rPr>
        <w:rFonts w:hint="default"/>
      </w:rPr>
    </w:lvl>
    <w:lvl w:ilvl="5" w:tplc="91C47DC4">
      <w:start w:val="1"/>
      <w:numFmt w:val="bullet"/>
      <w:lvlText w:val="•"/>
      <w:lvlJc w:val="left"/>
      <w:pPr>
        <w:ind w:left="4810" w:hanging="334"/>
      </w:pPr>
      <w:rPr>
        <w:rFonts w:hint="default"/>
      </w:rPr>
    </w:lvl>
    <w:lvl w:ilvl="6" w:tplc="62106B1A">
      <w:start w:val="1"/>
      <w:numFmt w:val="bullet"/>
      <w:lvlText w:val="•"/>
      <w:lvlJc w:val="left"/>
      <w:pPr>
        <w:ind w:left="5608" w:hanging="334"/>
      </w:pPr>
      <w:rPr>
        <w:rFonts w:hint="default"/>
      </w:rPr>
    </w:lvl>
    <w:lvl w:ilvl="7" w:tplc="553C4496">
      <w:start w:val="1"/>
      <w:numFmt w:val="bullet"/>
      <w:lvlText w:val="•"/>
      <w:lvlJc w:val="left"/>
      <w:pPr>
        <w:ind w:left="6406" w:hanging="334"/>
      </w:pPr>
      <w:rPr>
        <w:rFonts w:hint="default"/>
      </w:rPr>
    </w:lvl>
    <w:lvl w:ilvl="8" w:tplc="AC6E72D4">
      <w:start w:val="1"/>
      <w:numFmt w:val="bullet"/>
      <w:lvlText w:val="•"/>
      <w:lvlJc w:val="left"/>
      <w:pPr>
        <w:ind w:left="7204" w:hanging="334"/>
      </w:pPr>
      <w:rPr>
        <w:rFonts w:hint="default"/>
      </w:rPr>
    </w:lvl>
  </w:abstractNum>
  <w:abstractNum w:abstractNumId="6" w15:restartNumberingAfterBreak="0">
    <w:nsid w:val="78A94F88"/>
    <w:multiLevelType w:val="hybridMultilevel"/>
    <w:tmpl w:val="ADF62322"/>
    <w:lvl w:ilvl="0" w:tplc="2CC6F61E">
      <w:start w:val="1"/>
      <w:numFmt w:val="decimal"/>
      <w:lvlText w:val="%1."/>
      <w:lvlJc w:val="left"/>
      <w:pPr>
        <w:ind w:left="936" w:hanging="339"/>
        <w:jc w:val="left"/>
      </w:pPr>
      <w:rPr>
        <w:rFonts w:ascii="Futura Medium" w:eastAsia="Futura Medium" w:hAnsi="Futura Medium" w:hint="default"/>
        <w:color w:val="585858"/>
        <w:spacing w:val="-1"/>
        <w:w w:val="104"/>
        <w:sz w:val="18"/>
        <w:szCs w:val="18"/>
      </w:rPr>
    </w:lvl>
    <w:lvl w:ilvl="1" w:tplc="908CB45C">
      <w:start w:val="1"/>
      <w:numFmt w:val="bullet"/>
      <w:lvlText w:val="•"/>
      <w:lvlJc w:val="left"/>
      <w:pPr>
        <w:ind w:left="1614" w:hanging="339"/>
      </w:pPr>
      <w:rPr>
        <w:rFonts w:hint="default"/>
      </w:rPr>
    </w:lvl>
    <w:lvl w:ilvl="2" w:tplc="AD540F70">
      <w:start w:val="1"/>
      <w:numFmt w:val="bullet"/>
      <w:lvlText w:val="•"/>
      <w:lvlJc w:val="left"/>
      <w:pPr>
        <w:ind w:left="2292" w:hanging="339"/>
      </w:pPr>
      <w:rPr>
        <w:rFonts w:hint="default"/>
      </w:rPr>
    </w:lvl>
    <w:lvl w:ilvl="3" w:tplc="7BBA2712">
      <w:start w:val="1"/>
      <w:numFmt w:val="bullet"/>
      <w:lvlText w:val="•"/>
      <w:lvlJc w:val="left"/>
      <w:pPr>
        <w:ind w:left="2970" w:hanging="339"/>
      </w:pPr>
      <w:rPr>
        <w:rFonts w:hint="default"/>
      </w:rPr>
    </w:lvl>
    <w:lvl w:ilvl="4" w:tplc="64D258BE">
      <w:start w:val="1"/>
      <w:numFmt w:val="bullet"/>
      <w:lvlText w:val="•"/>
      <w:lvlJc w:val="left"/>
      <w:pPr>
        <w:ind w:left="3648" w:hanging="339"/>
      </w:pPr>
      <w:rPr>
        <w:rFonts w:hint="default"/>
      </w:rPr>
    </w:lvl>
    <w:lvl w:ilvl="5" w:tplc="DEF84D90">
      <w:start w:val="1"/>
      <w:numFmt w:val="bullet"/>
      <w:lvlText w:val="•"/>
      <w:lvlJc w:val="left"/>
      <w:pPr>
        <w:ind w:left="4325" w:hanging="339"/>
      </w:pPr>
      <w:rPr>
        <w:rFonts w:hint="default"/>
      </w:rPr>
    </w:lvl>
    <w:lvl w:ilvl="6" w:tplc="20D84B22">
      <w:start w:val="1"/>
      <w:numFmt w:val="bullet"/>
      <w:lvlText w:val="•"/>
      <w:lvlJc w:val="left"/>
      <w:pPr>
        <w:ind w:left="5003" w:hanging="339"/>
      </w:pPr>
      <w:rPr>
        <w:rFonts w:hint="default"/>
      </w:rPr>
    </w:lvl>
    <w:lvl w:ilvl="7" w:tplc="E7C2BC46">
      <w:start w:val="1"/>
      <w:numFmt w:val="bullet"/>
      <w:lvlText w:val="•"/>
      <w:lvlJc w:val="left"/>
      <w:pPr>
        <w:ind w:left="5681" w:hanging="339"/>
      </w:pPr>
      <w:rPr>
        <w:rFonts w:hint="default"/>
      </w:rPr>
    </w:lvl>
    <w:lvl w:ilvl="8" w:tplc="39AC0CDE">
      <w:start w:val="1"/>
      <w:numFmt w:val="bullet"/>
      <w:lvlText w:val="•"/>
      <w:lvlJc w:val="left"/>
      <w:pPr>
        <w:ind w:left="6359" w:hanging="339"/>
      </w:pPr>
      <w:rPr>
        <w:rFonts w:hint="default"/>
      </w:rPr>
    </w:lvl>
  </w:abstractNum>
  <w:abstractNum w:abstractNumId="7" w15:restartNumberingAfterBreak="0">
    <w:nsid w:val="7CB87A43"/>
    <w:multiLevelType w:val="multilevel"/>
    <w:tmpl w:val="3A728132"/>
    <w:lvl w:ilvl="0">
      <w:start w:val="2"/>
      <w:numFmt w:val="decimal"/>
      <w:lvlText w:val="%1"/>
      <w:lvlJc w:val="left"/>
      <w:pPr>
        <w:ind w:left="1220" w:hanging="802"/>
        <w:jc w:val="left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1220" w:hanging="802"/>
        <w:jc w:val="left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0" w:hanging="802"/>
        <w:jc w:val="left"/>
      </w:pPr>
      <w:rPr>
        <w:rFonts w:ascii="Futura Light" w:eastAsia="Futura Light" w:hAnsi="Futura Light" w:hint="default"/>
        <w:color w:val="585858"/>
        <w:spacing w:val="-1"/>
        <w:w w:val="104"/>
        <w:sz w:val="18"/>
        <w:szCs w:val="18"/>
      </w:rPr>
    </w:lvl>
    <w:lvl w:ilvl="3">
      <w:start w:val="1"/>
      <w:numFmt w:val="bullet"/>
      <w:lvlText w:val=""/>
      <w:lvlJc w:val="left"/>
      <w:pPr>
        <w:ind w:left="821" w:hanging="334"/>
      </w:pPr>
      <w:rPr>
        <w:rFonts w:ascii="Symbol" w:eastAsia="Symbol" w:hAnsi="Symbol" w:hint="default"/>
        <w:color w:val="585858"/>
        <w:w w:val="104"/>
        <w:sz w:val="18"/>
        <w:szCs w:val="18"/>
      </w:rPr>
    </w:lvl>
    <w:lvl w:ilvl="4">
      <w:start w:val="1"/>
      <w:numFmt w:val="bullet"/>
      <w:lvlText w:val="o"/>
      <w:lvlJc w:val="left"/>
      <w:pPr>
        <w:ind w:left="1157" w:hanging="336"/>
      </w:pPr>
      <w:rPr>
        <w:rFonts w:ascii="Courier New" w:eastAsia="Courier New" w:hAnsi="Courier New" w:hint="default"/>
        <w:color w:val="585858"/>
        <w:w w:val="104"/>
        <w:sz w:val="18"/>
        <w:szCs w:val="18"/>
      </w:rPr>
    </w:lvl>
    <w:lvl w:ilvl="5">
      <w:start w:val="1"/>
      <w:numFmt w:val="bullet"/>
      <w:lvlText w:val="•"/>
      <w:lvlJc w:val="left"/>
      <w:pPr>
        <w:ind w:left="1486" w:hanging="33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949" w:hanging="33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411" w:hanging="33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74" w:hanging="336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Ndukwe, Victor C SPDC-UPO/G/PSMR">
    <w15:presenceInfo w15:providerId="None" w15:userId="Ndukwe, Victor C SPDC-UPO/G/PSMR"/>
  </w15:person>
  <w15:person w15:author="Ndukwe, Victor C SPDC-UPO/G/PSMR [2]">
    <w15:presenceInfo w15:providerId="AD" w15:userId="S-1-5-21-1202660629-507921405-682003330-430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trackRevisions/>
  <w:defaultTabStop w:val="720"/>
  <w:drawingGridHorizontalSpacing w:val="11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6F1"/>
    <w:rsid w:val="0007046C"/>
    <w:rsid w:val="000E2F18"/>
    <w:rsid w:val="003B482B"/>
    <w:rsid w:val="0043025E"/>
    <w:rsid w:val="00445C0E"/>
    <w:rsid w:val="00816E9D"/>
    <w:rsid w:val="00A45618"/>
    <w:rsid w:val="00A726F1"/>
    <w:rsid w:val="00B20318"/>
    <w:rsid w:val="00F155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2D55E23"/>
  <w15:docId w15:val="{8E31143D-ABB4-44DB-BBFB-407B3715A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49"/>
      <w:ind w:left="694" w:hanging="542"/>
      <w:outlineLvl w:val="0"/>
    </w:pPr>
    <w:rPr>
      <w:rFonts w:ascii="Futura Medium" w:eastAsia="Futura Medium" w:hAnsi="Futura Medium"/>
      <w:sz w:val="26"/>
      <w:szCs w:val="26"/>
    </w:rPr>
  </w:style>
  <w:style w:type="paragraph" w:styleId="Heading2">
    <w:name w:val="heading 2"/>
    <w:basedOn w:val="Normal"/>
    <w:uiPriority w:val="1"/>
    <w:qFormat/>
    <w:pPr>
      <w:ind w:left="1220" w:hanging="802"/>
      <w:outlineLvl w:val="1"/>
    </w:pPr>
    <w:rPr>
      <w:rFonts w:ascii="Futura Medium" w:eastAsia="Futura Medium" w:hAnsi="Futura Medium"/>
    </w:rPr>
  </w:style>
  <w:style w:type="paragraph" w:styleId="Heading3">
    <w:name w:val="heading 3"/>
    <w:basedOn w:val="Normal"/>
    <w:uiPriority w:val="1"/>
    <w:qFormat/>
    <w:pPr>
      <w:ind w:left="2859"/>
      <w:outlineLvl w:val="2"/>
    </w:pPr>
    <w:rPr>
      <w:rFonts w:ascii="Futura Light" w:eastAsia="Futura Light" w:hAnsi="Futura Light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63"/>
      <w:ind w:left="564" w:hanging="412"/>
    </w:pPr>
    <w:rPr>
      <w:rFonts w:ascii="Futura Medium" w:eastAsia="Futura Medium" w:hAnsi="Futura Medium"/>
    </w:rPr>
  </w:style>
  <w:style w:type="paragraph" w:styleId="TOC2">
    <w:name w:val="toc 2"/>
    <w:basedOn w:val="Normal"/>
    <w:uiPriority w:val="1"/>
    <w:qFormat/>
    <w:pPr>
      <w:spacing w:before="157"/>
      <w:ind w:left="980" w:hanging="620"/>
    </w:pPr>
    <w:rPr>
      <w:rFonts w:ascii="Futura Medium" w:eastAsia="Futura Medium" w:hAnsi="Futura Medium"/>
      <w:sz w:val="18"/>
      <w:szCs w:val="18"/>
    </w:rPr>
  </w:style>
  <w:style w:type="paragraph" w:styleId="TOC3">
    <w:name w:val="toc 3"/>
    <w:basedOn w:val="Normal"/>
    <w:uiPriority w:val="1"/>
    <w:qFormat/>
    <w:pPr>
      <w:spacing w:before="47"/>
      <w:ind w:left="1186" w:hanging="622"/>
    </w:pPr>
    <w:rPr>
      <w:rFonts w:ascii="Futura Medium" w:eastAsia="Futura Medium" w:hAnsi="Futura Medium"/>
      <w:sz w:val="18"/>
      <w:szCs w:val="18"/>
    </w:rPr>
  </w:style>
  <w:style w:type="paragraph" w:styleId="BodyText">
    <w:name w:val="Body Text"/>
    <w:basedOn w:val="Normal"/>
    <w:uiPriority w:val="1"/>
    <w:qFormat/>
    <w:pPr>
      <w:ind w:left="821" w:hanging="333"/>
    </w:pPr>
    <w:rPr>
      <w:rFonts w:ascii="Futura Medium" w:eastAsia="Futura Medium" w:hAnsi="Futura Medium"/>
      <w:sz w:val="18"/>
      <w:szCs w:val="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0E2F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2F18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B48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B48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B482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B48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B482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microsoft.com/office/2011/relationships/commentsExtended" Target="commentsExtended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7BE8B-6E95-4DA0-867A-8E09E61E8A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24</Pages>
  <Words>6386</Words>
  <Characters>36402</Characters>
  <Application>Microsoft Office Word</Application>
  <DocSecurity>0</DocSecurity>
  <Lines>303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AMS MTO RP 1_Tagus Draft 3_v3</vt:lpstr>
    </vt:vector>
  </TitlesOfParts>
  <Company/>
  <LinksUpToDate>false</LinksUpToDate>
  <CharactersWithSpaces>42703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AMS MTO RP 1_Tagus Draft 3_v3</dc:title>
  <dc:creator>Justin.Blanchard</dc:creator>
  <cp:lastModifiedBy>Ndukwe, Victor C SPDC-UPO/G/PSMR</cp:lastModifiedBy>
  <cp:revision>5</cp:revision>
  <dcterms:created xsi:type="dcterms:W3CDTF">2017-08-03T06:51:00Z</dcterms:created>
  <dcterms:modified xsi:type="dcterms:W3CDTF">2017-09-06T09:25:00Z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2017-06-15T00:00:00Z</vt:filetime>
  </property>
  <property fmtid="{D5CDD505-2E9C-101B-9397-08002B2CF9AE}" pid="3" name="LastSaved">
    <vt:filetime>2017-07-31T00:00:00Z</vt:filetime>
  </property>
</Properties>
</file>